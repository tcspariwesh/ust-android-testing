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972" w:rsidRDefault="00E72972">
      <w:pPr>
        <w:rPr>
          <w:rFonts w:ascii="Times New Roman" w:hAnsi="Times New Roman" w:cs="Times New Roman"/>
          <w:sz w:val="16"/>
          <w:szCs w:val="16"/>
          <w:lang w:val="en-US"/>
        </w:rPr>
      </w:pPr>
    </w:p>
    <w:p w:rsidR="005B58D5" w:rsidRDefault="00E72972" w:rsidP="00E72972">
      <w:pPr>
        <w:jc w:val="center"/>
        <w:rPr>
          <w:rFonts w:ascii="Times New Roman" w:hAnsi="Times New Roman" w:cs="Times New Roman"/>
          <w:sz w:val="96"/>
          <w:szCs w:val="96"/>
          <w:lang w:val="en-US"/>
        </w:rPr>
      </w:pPr>
      <w:r w:rsidRPr="00E72972">
        <w:rPr>
          <w:rFonts w:ascii="Times New Roman" w:hAnsi="Times New Roman" w:cs="Times New Roman"/>
          <w:sz w:val="96"/>
          <w:szCs w:val="96"/>
          <w:highlight w:val="yellow"/>
          <w:lang w:val="en-US"/>
        </w:rPr>
        <w:t xml:space="preserve">Android Apps in </w:t>
      </w:r>
    </w:p>
    <w:p w:rsidR="00E72972" w:rsidRDefault="00E72972" w:rsidP="00E72972">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Do-It Yourself Approach </w:t>
      </w:r>
    </w:p>
    <w:p w:rsidR="00E72972" w:rsidRDefault="00E72972" w:rsidP="00E72972">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to </w:t>
      </w:r>
    </w:p>
    <w:p w:rsidR="00E72972" w:rsidRDefault="00E72972" w:rsidP="00E72972">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Learning Mobile App Development in Android </w:t>
      </w:r>
    </w:p>
    <w:p w:rsidR="00E72972" w:rsidRDefault="00E72972" w:rsidP="00A2056F">
      <w:pPr>
        <w:rPr>
          <w:rFonts w:ascii="Times New Roman" w:hAnsi="Times New Roman" w:cs="Times New Roman"/>
          <w:sz w:val="32"/>
          <w:szCs w:val="32"/>
          <w:lang w:val="en-US"/>
        </w:rPr>
      </w:pPr>
    </w:p>
    <w:p w:rsidR="00E72972" w:rsidRDefault="00E72972" w:rsidP="00E72972">
      <w:pPr>
        <w:jc w:val="center"/>
        <w:rPr>
          <w:rFonts w:ascii="Times New Roman" w:hAnsi="Times New Roman" w:cs="Times New Roman"/>
          <w:sz w:val="32"/>
          <w:szCs w:val="32"/>
          <w:lang w:val="en-US"/>
        </w:rPr>
      </w:pPr>
    </w:p>
    <w:p w:rsidR="00E72972" w:rsidRDefault="00E72972" w:rsidP="00E72972">
      <w:pPr>
        <w:jc w:val="center"/>
        <w:rPr>
          <w:rFonts w:ascii="Times New Roman" w:hAnsi="Times New Roman" w:cs="Times New Roman"/>
          <w:sz w:val="32"/>
          <w:szCs w:val="32"/>
          <w:lang w:val="en-US"/>
        </w:rPr>
      </w:pPr>
    </w:p>
    <w:p w:rsidR="00E72972" w:rsidRDefault="00EA420A" w:rsidP="00E72972">
      <w:pPr>
        <w:jc w:val="center"/>
        <w:rPr>
          <w:rFonts w:ascii="Times New Roman" w:hAnsi="Times New Roman" w:cs="Times New Roman"/>
          <w:sz w:val="32"/>
          <w:szCs w:val="32"/>
          <w:lang w:val="en-US"/>
        </w:rPr>
      </w:pPr>
      <w:r>
        <w:rPr>
          <w:rFonts w:ascii="Times New Roman" w:hAnsi="Times New Roman" w:cs="Times New Roman"/>
          <w:sz w:val="32"/>
          <w:szCs w:val="32"/>
          <w:lang w:val="en-US"/>
        </w:rPr>
        <w:t>May 2025</w:t>
      </w:r>
    </w:p>
    <w:p w:rsidR="00E72972" w:rsidRPr="00E72972" w:rsidRDefault="00E72972" w:rsidP="00E72972">
      <w:pPr>
        <w:jc w:val="center"/>
        <w:rPr>
          <w:rFonts w:ascii="Times New Roman" w:hAnsi="Times New Roman" w:cs="Times New Roman"/>
          <w:sz w:val="32"/>
          <w:szCs w:val="32"/>
          <w:lang w:val="en-US"/>
        </w:rPr>
      </w:pPr>
    </w:p>
    <w:p w:rsidR="00E72972" w:rsidRDefault="00E72972">
      <w:pPr>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br w:type="page"/>
      </w:r>
    </w:p>
    <w:p w:rsidR="008639C3" w:rsidRPr="00045775" w:rsidRDefault="008639C3">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Overview</w:t>
      </w:r>
    </w:p>
    <w:p w:rsidR="008639C3" w:rsidRDefault="008639C3">
      <w:pPr>
        <w:rPr>
          <w:rFonts w:ascii="Times New Roman" w:hAnsi="Times New Roman" w:cs="Times New Roman"/>
          <w:sz w:val="24"/>
          <w:szCs w:val="24"/>
          <w:lang w:val="en-US"/>
        </w:rPr>
      </w:pPr>
      <w:r>
        <w:rPr>
          <w:rFonts w:ascii="Times New Roman" w:hAnsi="Times New Roman" w:cs="Times New Roman"/>
          <w:sz w:val="24"/>
          <w:szCs w:val="24"/>
          <w:lang w:val="en-US"/>
        </w:rPr>
        <w:t>Learning is a continuous life-long process in the software development and design industry and change happens so fast it makes it very difficult to keep pace with it.</w:t>
      </w:r>
    </w:p>
    <w:p w:rsidR="008639C3" w:rsidRDefault="008639C3">
      <w:pPr>
        <w:rPr>
          <w:rFonts w:ascii="Times New Roman" w:hAnsi="Times New Roman" w:cs="Times New Roman"/>
          <w:sz w:val="24"/>
          <w:szCs w:val="24"/>
          <w:lang w:val="en-US"/>
        </w:rPr>
      </w:pPr>
      <w:r>
        <w:rPr>
          <w:rFonts w:ascii="Times New Roman" w:hAnsi="Times New Roman" w:cs="Times New Roman"/>
          <w:sz w:val="24"/>
          <w:szCs w:val="24"/>
          <w:lang w:val="en-US"/>
        </w:rPr>
        <w:t>Android Nougat, Marshmallow, Lollipop bring us great opportunities, several issues and a requirement to learn rapidly and implement just as fast.</w:t>
      </w:r>
    </w:p>
    <w:p w:rsidR="008639C3" w:rsidRDefault="008639C3">
      <w:pPr>
        <w:rPr>
          <w:rFonts w:ascii="Times New Roman" w:hAnsi="Times New Roman" w:cs="Times New Roman"/>
          <w:sz w:val="24"/>
          <w:szCs w:val="24"/>
          <w:lang w:val="en-US"/>
        </w:rPr>
      </w:pPr>
      <w:r>
        <w:rPr>
          <w:rFonts w:ascii="Times New Roman" w:hAnsi="Times New Roman" w:cs="Times New Roman"/>
          <w:sz w:val="24"/>
          <w:szCs w:val="24"/>
          <w:lang w:val="en-US"/>
        </w:rPr>
        <w:t>Android Wear is the next big thing happening and will change very rapidly for the simple arrival of the Bluetooth new version 5 and other similar developments.</w:t>
      </w:r>
    </w:p>
    <w:p w:rsidR="008639C3" w:rsidRDefault="008639C3">
      <w:pPr>
        <w:rPr>
          <w:rFonts w:ascii="Times New Roman" w:hAnsi="Times New Roman" w:cs="Times New Roman"/>
          <w:sz w:val="24"/>
          <w:szCs w:val="24"/>
          <w:lang w:val="en-US"/>
        </w:rPr>
      </w:pPr>
      <w:r>
        <w:rPr>
          <w:rFonts w:ascii="Times New Roman" w:hAnsi="Times New Roman" w:cs="Times New Roman"/>
          <w:sz w:val="24"/>
          <w:szCs w:val="24"/>
          <w:lang w:val="en-US"/>
        </w:rPr>
        <w:t>Android Auto and Wear bring two big income generating opportunities to the new age entrepreneur and full time developer to contribute to the worldwide market and make an impact that could benefit the innovator right now.</w:t>
      </w:r>
    </w:p>
    <w:p w:rsidR="008639C3" w:rsidRDefault="008639C3">
      <w:pPr>
        <w:rPr>
          <w:rFonts w:ascii="Times New Roman" w:hAnsi="Times New Roman" w:cs="Times New Roman"/>
          <w:sz w:val="24"/>
          <w:szCs w:val="24"/>
          <w:lang w:val="en-US"/>
        </w:rPr>
      </w:pPr>
      <w:r>
        <w:rPr>
          <w:rFonts w:ascii="Times New Roman" w:hAnsi="Times New Roman" w:cs="Times New Roman"/>
          <w:sz w:val="24"/>
          <w:szCs w:val="24"/>
          <w:lang w:val="en-US"/>
        </w:rPr>
        <w:t>Imagine 80% of the mobile devices shipped and sold are Android devices today which opens a big money spinning environment for the people with initiative to explore and exploit it.</w:t>
      </w:r>
    </w:p>
    <w:p w:rsidR="008639C3" w:rsidRDefault="008639C3">
      <w:pPr>
        <w:rPr>
          <w:rFonts w:ascii="Times New Roman" w:hAnsi="Times New Roman" w:cs="Times New Roman"/>
          <w:sz w:val="24"/>
          <w:szCs w:val="24"/>
          <w:lang w:val="en-US"/>
        </w:rPr>
      </w:pPr>
      <w:r>
        <w:rPr>
          <w:rFonts w:ascii="Times New Roman" w:hAnsi="Times New Roman" w:cs="Times New Roman"/>
          <w:sz w:val="24"/>
          <w:szCs w:val="24"/>
          <w:lang w:val="en-US"/>
        </w:rPr>
        <w:t>Simple, elegant apps with UI pleasing to the audience that actually deliver results is the hot demand right now.</w:t>
      </w:r>
    </w:p>
    <w:p w:rsidR="008639C3" w:rsidRDefault="008639C3">
      <w:pPr>
        <w:rPr>
          <w:rFonts w:ascii="Times New Roman" w:hAnsi="Times New Roman" w:cs="Times New Roman"/>
          <w:sz w:val="24"/>
          <w:szCs w:val="24"/>
          <w:lang w:val="en-US"/>
        </w:rPr>
      </w:pPr>
      <w:r>
        <w:rPr>
          <w:rFonts w:ascii="Times New Roman" w:hAnsi="Times New Roman" w:cs="Times New Roman"/>
          <w:sz w:val="24"/>
          <w:szCs w:val="24"/>
          <w:lang w:val="en-US"/>
        </w:rPr>
        <w:t>So whatever your background with Android App development made so easy to learn and practice the world is at your feet for taking.</w:t>
      </w:r>
    </w:p>
    <w:p w:rsidR="008639C3" w:rsidRDefault="008639C3">
      <w:pPr>
        <w:rPr>
          <w:rFonts w:ascii="Times New Roman" w:hAnsi="Times New Roman" w:cs="Times New Roman"/>
          <w:sz w:val="24"/>
          <w:szCs w:val="24"/>
          <w:lang w:val="en-US"/>
        </w:rPr>
      </w:pPr>
    </w:p>
    <w:p w:rsidR="008639C3" w:rsidRDefault="008639C3">
      <w:pPr>
        <w:rPr>
          <w:rFonts w:ascii="Times New Roman" w:hAnsi="Times New Roman" w:cs="Times New Roman"/>
          <w:b/>
          <w:sz w:val="48"/>
          <w:szCs w:val="48"/>
          <w:u w:val="single"/>
          <w:lang w:val="en-US"/>
        </w:rPr>
      </w:pPr>
      <w:r>
        <w:rPr>
          <w:rFonts w:ascii="Times New Roman" w:hAnsi="Times New Roman" w:cs="Times New Roman"/>
          <w:b/>
          <w:sz w:val="48"/>
          <w:szCs w:val="48"/>
          <w:u w:val="single"/>
          <w:lang w:val="en-US"/>
        </w:rPr>
        <w:br w:type="page"/>
      </w:r>
    </w:p>
    <w:p w:rsidR="00450507" w:rsidRDefault="00841578" w:rsidP="00632FE3">
      <w:pPr>
        <w:jc w:val="center"/>
        <w:rPr>
          <w:rFonts w:ascii="Times New Roman" w:hAnsi="Times New Roman" w:cs="Times New Roman"/>
          <w:b/>
          <w:sz w:val="48"/>
          <w:szCs w:val="48"/>
          <w:u w:val="single"/>
          <w:lang w:val="en-US"/>
        </w:rPr>
      </w:pPr>
      <w:r w:rsidRPr="00632FE3">
        <w:rPr>
          <w:rFonts w:ascii="Times New Roman" w:hAnsi="Times New Roman" w:cs="Times New Roman"/>
          <w:b/>
          <w:sz w:val="48"/>
          <w:szCs w:val="48"/>
          <w:u w:val="single"/>
          <w:lang w:val="en-US"/>
        </w:rPr>
        <w:lastRenderedPageBreak/>
        <w:t>Table of Contents</w:t>
      </w:r>
    </w:p>
    <w:p w:rsidR="006D3C39" w:rsidRPr="006D3C39" w:rsidRDefault="006D3C39" w:rsidP="00632FE3">
      <w:pPr>
        <w:jc w:val="center"/>
        <w:rPr>
          <w:rFonts w:ascii="Times New Roman" w:hAnsi="Times New Roman" w:cs="Times New Roman"/>
          <w:sz w:val="16"/>
          <w:szCs w:val="16"/>
          <w:lang w:val="en-US"/>
        </w:rPr>
      </w:pPr>
    </w:p>
    <w:p w:rsidR="00E72972" w:rsidRDefault="00E72972"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Pr>
          <w:rFonts w:ascii="Times New Roman" w:hAnsi="Times New Roman" w:cs="Times New Roman"/>
          <w:sz w:val="24"/>
          <w:szCs w:val="24"/>
          <w:lang w:val="en-US"/>
        </w:rPr>
        <w:t>Cover Page</w:t>
      </w:r>
    </w:p>
    <w:p w:rsidR="00E72972" w:rsidRDefault="00E72972"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Pr>
          <w:rFonts w:ascii="Times New Roman" w:hAnsi="Times New Roman" w:cs="Times New Roman"/>
          <w:sz w:val="24"/>
          <w:szCs w:val="24"/>
          <w:lang w:val="en-US"/>
        </w:rPr>
        <w:t>Overview</w:t>
      </w:r>
    </w:p>
    <w:p w:rsidR="00632FE3" w:rsidRDefault="00632FE3"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32FE3">
        <w:rPr>
          <w:rFonts w:ascii="Times New Roman" w:hAnsi="Times New Roman" w:cs="Times New Roman"/>
          <w:sz w:val="24"/>
          <w:szCs w:val="24"/>
          <w:lang w:val="en-US"/>
        </w:rPr>
        <w:t>Chapter One</w:t>
      </w:r>
      <w:r w:rsidRPr="00632FE3">
        <w:rPr>
          <w:rFonts w:ascii="Times New Roman" w:hAnsi="Times New Roman" w:cs="Times New Roman"/>
          <w:sz w:val="24"/>
          <w:szCs w:val="24"/>
          <w:lang w:val="en-US"/>
        </w:rPr>
        <w:tab/>
      </w:r>
      <w:r w:rsidRPr="00632FE3">
        <w:rPr>
          <w:rFonts w:ascii="Times New Roman" w:hAnsi="Times New Roman" w:cs="Times New Roman"/>
          <w:sz w:val="24"/>
          <w:szCs w:val="24"/>
          <w:lang w:val="en-US"/>
        </w:rPr>
        <w:tab/>
      </w:r>
      <w:r w:rsidR="0065554F">
        <w:rPr>
          <w:rFonts w:ascii="Times New Roman" w:hAnsi="Times New Roman" w:cs="Times New Roman"/>
          <w:sz w:val="24"/>
          <w:szCs w:val="24"/>
          <w:lang w:val="en-US"/>
        </w:rPr>
        <w:tab/>
      </w:r>
      <w:r w:rsidRPr="00632FE3">
        <w:rPr>
          <w:rFonts w:ascii="Times New Roman" w:hAnsi="Times New Roman" w:cs="Times New Roman"/>
          <w:sz w:val="24"/>
          <w:szCs w:val="24"/>
          <w:lang w:val="en-US"/>
        </w:rPr>
        <w:t>Overview of Android</w:t>
      </w:r>
    </w:p>
    <w:p w:rsidR="00632FE3" w:rsidRPr="00632FE3" w:rsidRDefault="00632FE3"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32FE3">
        <w:rPr>
          <w:rFonts w:ascii="Times New Roman" w:hAnsi="Times New Roman" w:cs="Times New Roman"/>
          <w:sz w:val="24"/>
          <w:szCs w:val="24"/>
          <w:lang w:val="en-US"/>
        </w:rPr>
        <w:t xml:space="preserve">Chapter Two </w:t>
      </w:r>
      <w:r w:rsidRPr="00632FE3">
        <w:rPr>
          <w:rFonts w:ascii="Times New Roman" w:hAnsi="Times New Roman" w:cs="Times New Roman"/>
          <w:sz w:val="24"/>
          <w:szCs w:val="24"/>
          <w:lang w:val="en-US"/>
        </w:rPr>
        <w:tab/>
      </w:r>
      <w:r w:rsidRPr="00632FE3">
        <w:rPr>
          <w:rFonts w:ascii="Times New Roman" w:hAnsi="Times New Roman" w:cs="Times New Roman"/>
          <w:sz w:val="24"/>
          <w:szCs w:val="24"/>
          <w:lang w:val="en-US"/>
        </w:rPr>
        <w:tab/>
      </w:r>
      <w:r w:rsidR="0065554F">
        <w:rPr>
          <w:rFonts w:ascii="Times New Roman" w:hAnsi="Times New Roman" w:cs="Times New Roman"/>
          <w:sz w:val="24"/>
          <w:szCs w:val="24"/>
          <w:lang w:val="en-US"/>
        </w:rPr>
        <w:tab/>
      </w:r>
      <w:r w:rsidRPr="00632FE3">
        <w:rPr>
          <w:rFonts w:ascii="Times New Roman" w:hAnsi="Times New Roman" w:cs="Times New Roman"/>
          <w:sz w:val="24"/>
          <w:szCs w:val="24"/>
          <w:lang w:val="en-US"/>
        </w:rPr>
        <w:t>Main Building Blocks of Android</w:t>
      </w:r>
    </w:p>
    <w:p w:rsidR="00632FE3" w:rsidRPr="00632FE3" w:rsidRDefault="00632FE3"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32FE3">
        <w:rPr>
          <w:rFonts w:ascii="Times New Roman" w:hAnsi="Times New Roman" w:cs="Times New Roman"/>
          <w:sz w:val="24"/>
          <w:szCs w:val="24"/>
          <w:lang w:val="en-US"/>
        </w:rPr>
        <w:t xml:space="preserve">Chapter Three </w:t>
      </w:r>
      <w:r>
        <w:rPr>
          <w:rFonts w:ascii="Times New Roman" w:hAnsi="Times New Roman" w:cs="Times New Roman"/>
          <w:sz w:val="24"/>
          <w:szCs w:val="24"/>
          <w:lang w:val="en-US"/>
        </w:rPr>
        <w:tab/>
      </w:r>
      <w:r w:rsidRPr="00632FE3">
        <w:rPr>
          <w:rFonts w:ascii="Times New Roman" w:hAnsi="Times New Roman" w:cs="Times New Roman"/>
          <w:sz w:val="24"/>
          <w:szCs w:val="24"/>
          <w:lang w:val="en-US"/>
        </w:rPr>
        <w:tab/>
      </w:r>
      <w:r w:rsidR="0065554F">
        <w:rPr>
          <w:rFonts w:ascii="Times New Roman" w:hAnsi="Times New Roman" w:cs="Times New Roman"/>
          <w:sz w:val="24"/>
          <w:szCs w:val="24"/>
          <w:lang w:val="en-US"/>
        </w:rPr>
        <w:tab/>
      </w:r>
      <w:r w:rsidRPr="00632FE3">
        <w:rPr>
          <w:rFonts w:ascii="Times New Roman" w:hAnsi="Times New Roman" w:cs="Times New Roman"/>
          <w:sz w:val="24"/>
          <w:szCs w:val="24"/>
          <w:lang w:val="en-US"/>
        </w:rPr>
        <w:t xml:space="preserve">Graphical User Interface, Views, Layouts </w:t>
      </w:r>
      <w:r w:rsidR="0065554F">
        <w:rPr>
          <w:rFonts w:ascii="Times New Roman" w:hAnsi="Times New Roman" w:cs="Times New Roman"/>
          <w:sz w:val="24"/>
          <w:szCs w:val="24"/>
          <w:lang w:val="en-US"/>
        </w:rPr>
        <w:t>,</w:t>
      </w:r>
      <w:r w:rsidRPr="00632FE3">
        <w:rPr>
          <w:rFonts w:ascii="Times New Roman" w:hAnsi="Times New Roman" w:cs="Times New Roman"/>
          <w:sz w:val="24"/>
          <w:szCs w:val="24"/>
          <w:lang w:val="en-US"/>
        </w:rPr>
        <w:t xml:space="preserve"> Dynamic UI</w:t>
      </w:r>
    </w:p>
    <w:p w:rsidR="00632FE3" w:rsidRPr="00632FE3" w:rsidRDefault="00632FE3"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32FE3">
        <w:rPr>
          <w:rFonts w:ascii="Times New Roman" w:hAnsi="Times New Roman" w:cs="Times New Roman"/>
          <w:sz w:val="24"/>
          <w:szCs w:val="24"/>
          <w:lang w:val="en-US"/>
        </w:rPr>
        <w:t>Chapter Four</w:t>
      </w:r>
      <w:r w:rsidRPr="00632FE3">
        <w:rPr>
          <w:rFonts w:ascii="Times New Roman" w:hAnsi="Times New Roman" w:cs="Times New Roman"/>
          <w:sz w:val="24"/>
          <w:szCs w:val="24"/>
          <w:lang w:val="en-US"/>
        </w:rPr>
        <w:tab/>
      </w:r>
      <w:r w:rsidR="007B4E27">
        <w:rPr>
          <w:rFonts w:ascii="Times New Roman" w:hAnsi="Times New Roman" w:cs="Times New Roman"/>
          <w:sz w:val="24"/>
          <w:szCs w:val="24"/>
          <w:lang w:val="en-US"/>
        </w:rPr>
        <w:t>Part I</w:t>
      </w:r>
      <w:r w:rsidRPr="00632FE3">
        <w:rPr>
          <w:rFonts w:ascii="Times New Roman" w:hAnsi="Times New Roman" w:cs="Times New Roman"/>
          <w:sz w:val="24"/>
          <w:szCs w:val="24"/>
          <w:lang w:val="en-US"/>
        </w:rPr>
        <w:tab/>
      </w:r>
      <w:r w:rsidR="0065554F">
        <w:rPr>
          <w:rFonts w:ascii="Times New Roman" w:hAnsi="Times New Roman" w:cs="Times New Roman"/>
          <w:sz w:val="24"/>
          <w:szCs w:val="24"/>
          <w:lang w:val="en-US"/>
        </w:rPr>
        <w:tab/>
      </w:r>
      <w:r w:rsidRPr="00632FE3">
        <w:rPr>
          <w:rFonts w:ascii="Times New Roman" w:hAnsi="Times New Roman" w:cs="Times New Roman"/>
          <w:sz w:val="24"/>
          <w:szCs w:val="24"/>
          <w:lang w:val="en-US"/>
        </w:rPr>
        <w:t>Android Services, Android IPC &amp; RPC, AIDL, APIs</w:t>
      </w:r>
    </w:p>
    <w:p w:rsidR="007B4E27" w:rsidRDefault="007B4E27"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Pr>
          <w:rFonts w:ascii="Times New Roman" w:hAnsi="Times New Roman" w:cs="Times New Roman"/>
          <w:sz w:val="24"/>
          <w:szCs w:val="24"/>
          <w:lang w:val="en-US"/>
        </w:rPr>
        <w:t>Chapter Four   Part II</w:t>
      </w:r>
      <w:r>
        <w:rPr>
          <w:rFonts w:ascii="Times New Roman" w:hAnsi="Times New Roman" w:cs="Times New Roman"/>
          <w:sz w:val="24"/>
          <w:szCs w:val="24"/>
          <w:lang w:val="en-US"/>
        </w:rPr>
        <w:tab/>
      </w:r>
      <w:r>
        <w:rPr>
          <w:rFonts w:ascii="Times New Roman" w:hAnsi="Times New Roman" w:cs="Times New Roman"/>
          <w:sz w:val="24"/>
          <w:szCs w:val="24"/>
          <w:lang w:val="en-US"/>
        </w:rPr>
        <w:tab/>
        <w:t>AsyncTask, JobScheduler, Loader, Handler</w:t>
      </w:r>
    </w:p>
    <w:p w:rsidR="00632FE3" w:rsidRPr="00632FE3" w:rsidRDefault="00632FE3"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32FE3">
        <w:rPr>
          <w:rFonts w:ascii="Times New Roman" w:hAnsi="Times New Roman" w:cs="Times New Roman"/>
          <w:sz w:val="24"/>
          <w:szCs w:val="24"/>
          <w:lang w:val="en-US"/>
        </w:rPr>
        <w:t>Chapter Five</w:t>
      </w:r>
      <w:r w:rsidRPr="00632FE3">
        <w:rPr>
          <w:rFonts w:ascii="Times New Roman" w:hAnsi="Times New Roman" w:cs="Times New Roman"/>
          <w:sz w:val="24"/>
          <w:szCs w:val="24"/>
          <w:lang w:val="en-US"/>
        </w:rPr>
        <w:tab/>
      </w:r>
      <w:r w:rsidRPr="00632FE3">
        <w:rPr>
          <w:rFonts w:ascii="Times New Roman" w:hAnsi="Times New Roman" w:cs="Times New Roman"/>
          <w:sz w:val="24"/>
          <w:szCs w:val="24"/>
          <w:lang w:val="en-US"/>
        </w:rPr>
        <w:tab/>
      </w:r>
      <w:r w:rsidR="0065554F">
        <w:rPr>
          <w:rFonts w:ascii="Times New Roman" w:hAnsi="Times New Roman" w:cs="Times New Roman"/>
          <w:sz w:val="24"/>
          <w:szCs w:val="24"/>
          <w:lang w:val="en-US"/>
        </w:rPr>
        <w:tab/>
      </w:r>
      <w:r w:rsidRPr="00632FE3">
        <w:rPr>
          <w:rFonts w:ascii="Times New Roman" w:hAnsi="Times New Roman" w:cs="Times New Roman"/>
          <w:sz w:val="24"/>
          <w:szCs w:val="24"/>
          <w:lang w:val="en-US"/>
        </w:rPr>
        <w:t>Android Threading, Multiple Threads, Thread Lifecycle</w:t>
      </w:r>
    </w:p>
    <w:p w:rsidR="00632FE3" w:rsidRPr="00632FE3" w:rsidRDefault="00632FE3"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32FE3">
        <w:rPr>
          <w:rFonts w:ascii="Times New Roman" w:hAnsi="Times New Roman" w:cs="Times New Roman"/>
          <w:sz w:val="24"/>
          <w:szCs w:val="24"/>
          <w:lang w:val="en-US"/>
        </w:rPr>
        <w:t>Chapter Six</w:t>
      </w:r>
      <w:r w:rsidRPr="00632FE3">
        <w:rPr>
          <w:rFonts w:ascii="Times New Roman" w:hAnsi="Times New Roman" w:cs="Times New Roman"/>
          <w:sz w:val="24"/>
          <w:szCs w:val="24"/>
          <w:lang w:val="en-US"/>
        </w:rPr>
        <w:tab/>
      </w:r>
      <w:r w:rsidRPr="00632FE3">
        <w:rPr>
          <w:rFonts w:ascii="Times New Roman" w:hAnsi="Times New Roman" w:cs="Times New Roman"/>
          <w:sz w:val="24"/>
          <w:szCs w:val="24"/>
          <w:lang w:val="en-US"/>
        </w:rPr>
        <w:tab/>
      </w:r>
      <w:r w:rsidR="0065554F">
        <w:rPr>
          <w:rFonts w:ascii="Times New Roman" w:hAnsi="Times New Roman" w:cs="Times New Roman"/>
          <w:sz w:val="24"/>
          <w:szCs w:val="24"/>
          <w:lang w:val="en-US"/>
        </w:rPr>
        <w:tab/>
      </w:r>
      <w:r w:rsidRPr="00632FE3">
        <w:rPr>
          <w:rFonts w:ascii="Times New Roman" w:hAnsi="Times New Roman" w:cs="Times New Roman"/>
          <w:sz w:val="24"/>
          <w:szCs w:val="24"/>
          <w:lang w:val="en-US"/>
        </w:rPr>
        <w:t>Hardware Interface and Sensors</w:t>
      </w:r>
    </w:p>
    <w:p w:rsidR="00D73567" w:rsidRPr="0065554F" w:rsidRDefault="00D73567"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5554F">
        <w:rPr>
          <w:rFonts w:ascii="Times New Roman" w:hAnsi="Times New Roman" w:cs="Times New Roman"/>
          <w:sz w:val="24"/>
          <w:szCs w:val="24"/>
          <w:lang w:val="en-US"/>
        </w:rPr>
        <w:t>Chapter Seven</w:t>
      </w:r>
      <w:r w:rsidRPr="0065554F">
        <w:rPr>
          <w:rFonts w:ascii="Times New Roman" w:hAnsi="Times New Roman" w:cs="Times New Roman"/>
          <w:sz w:val="24"/>
          <w:szCs w:val="24"/>
          <w:lang w:val="en-US"/>
        </w:rPr>
        <w:tab/>
      </w:r>
      <w:r w:rsidRPr="0065554F">
        <w:rPr>
          <w:rFonts w:ascii="Times New Roman" w:hAnsi="Times New Roman" w:cs="Times New Roman"/>
          <w:sz w:val="24"/>
          <w:szCs w:val="24"/>
          <w:lang w:val="en-US"/>
        </w:rPr>
        <w:tab/>
      </w:r>
      <w:r w:rsidR="0065554F">
        <w:rPr>
          <w:rFonts w:ascii="Times New Roman" w:hAnsi="Times New Roman" w:cs="Times New Roman"/>
          <w:sz w:val="24"/>
          <w:szCs w:val="24"/>
          <w:lang w:val="en-US"/>
        </w:rPr>
        <w:tab/>
      </w:r>
      <w:r w:rsidRPr="0065554F">
        <w:rPr>
          <w:rFonts w:ascii="Times New Roman" w:hAnsi="Times New Roman" w:cs="Times New Roman"/>
          <w:sz w:val="24"/>
          <w:szCs w:val="24"/>
          <w:lang w:val="en-US"/>
        </w:rPr>
        <w:t xml:space="preserve">Networking, Web Service, Remote APIs </w:t>
      </w:r>
    </w:p>
    <w:p w:rsidR="005342AD" w:rsidRPr="0065554F" w:rsidRDefault="005342AD" w:rsidP="006D3C39">
      <w:pPr>
        <w:pStyle w:val="ListParagraph"/>
        <w:numPr>
          <w:ilvl w:val="0"/>
          <w:numId w:val="1"/>
        </w:numPr>
        <w:spacing w:after="0" w:line="480" w:lineRule="auto"/>
        <w:ind w:left="714" w:hanging="357"/>
        <w:rPr>
          <w:rFonts w:ascii="Times New Roman" w:hAnsi="Times New Roman" w:cs="Times New Roman"/>
          <w:lang w:val="en-US"/>
        </w:rPr>
      </w:pPr>
      <w:r w:rsidRPr="0065554F">
        <w:rPr>
          <w:rFonts w:ascii="Times New Roman" w:hAnsi="Times New Roman" w:cs="Times New Roman"/>
          <w:sz w:val="24"/>
          <w:szCs w:val="24"/>
          <w:lang w:val="en-US"/>
        </w:rPr>
        <w:t>Chapter Eight - Part One</w:t>
      </w:r>
      <w:r w:rsidRPr="0065554F">
        <w:rPr>
          <w:rFonts w:ascii="Times New Roman" w:hAnsi="Times New Roman" w:cs="Times New Roman"/>
          <w:sz w:val="24"/>
          <w:szCs w:val="24"/>
          <w:lang w:val="en-US"/>
        </w:rPr>
        <w:tab/>
        <w:t>Maps, Location and Activity APIs</w:t>
      </w:r>
      <w:r w:rsidRPr="0065554F">
        <w:rPr>
          <w:rFonts w:ascii="Times New Roman" w:hAnsi="Times New Roman" w:cs="Times New Roman"/>
          <w:lang w:val="en-US"/>
        </w:rPr>
        <w:t xml:space="preserve"> </w:t>
      </w:r>
    </w:p>
    <w:p w:rsidR="005342AD" w:rsidRPr="0065554F" w:rsidRDefault="005342AD" w:rsidP="006D3C39">
      <w:pPr>
        <w:pStyle w:val="ListParagraph"/>
        <w:spacing w:after="0" w:line="480" w:lineRule="auto"/>
        <w:ind w:left="714"/>
        <w:rPr>
          <w:rFonts w:ascii="Times New Roman" w:hAnsi="Times New Roman" w:cs="Times New Roman"/>
          <w:sz w:val="24"/>
          <w:szCs w:val="24"/>
          <w:lang w:val="en-US"/>
        </w:rPr>
      </w:pPr>
      <w:r w:rsidRPr="0065554F">
        <w:rPr>
          <w:rFonts w:ascii="Times New Roman" w:hAnsi="Times New Roman" w:cs="Times New Roman"/>
          <w:sz w:val="24"/>
          <w:szCs w:val="24"/>
          <w:lang w:val="en-US"/>
        </w:rPr>
        <w:t>Chapter Eight - Part Two</w:t>
      </w:r>
      <w:r w:rsidRPr="0065554F">
        <w:rPr>
          <w:rFonts w:ascii="Times New Roman" w:hAnsi="Times New Roman" w:cs="Times New Roman"/>
          <w:sz w:val="24"/>
          <w:szCs w:val="24"/>
          <w:lang w:val="en-US"/>
        </w:rPr>
        <w:tab/>
        <w:t>String</w:t>
      </w:r>
      <w:r w:rsidR="000C501C">
        <w:rPr>
          <w:rFonts w:ascii="Times New Roman" w:hAnsi="Times New Roman" w:cs="Times New Roman"/>
          <w:sz w:val="24"/>
          <w:szCs w:val="24"/>
          <w:lang w:val="en-US"/>
        </w:rPr>
        <w:t xml:space="preserve"> </w:t>
      </w:r>
      <w:r w:rsidRPr="0065554F">
        <w:rPr>
          <w:rFonts w:ascii="Times New Roman" w:hAnsi="Times New Roman" w:cs="Times New Roman"/>
          <w:sz w:val="24"/>
          <w:szCs w:val="24"/>
          <w:lang w:val="en-US"/>
        </w:rPr>
        <w:t>Localization</w:t>
      </w:r>
      <w:r w:rsidR="000C501C">
        <w:rPr>
          <w:rFonts w:ascii="Times New Roman" w:hAnsi="Times New Roman" w:cs="Times New Roman"/>
          <w:sz w:val="24"/>
          <w:szCs w:val="24"/>
          <w:lang w:val="en-US"/>
        </w:rPr>
        <w:t xml:space="preserve"> and </w:t>
      </w:r>
      <w:r w:rsidRPr="0065554F">
        <w:rPr>
          <w:rFonts w:ascii="Times New Roman" w:hAnsi="Times New Roman" w:cs="Times New Roman"/>
          <w:sz w:val="24"/>
          <w:szCs w:val="24"/>
          <w:lang w:val="en-US"/>
        </w:rPr>
        <w:t>Internationalization</w:t>
      </w:r>
    </w:p>
    <w:p w:rsidR="0065554F" w:rsidRPr="0065554F" w:rsidRDefault="0065554F"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5554F">
        <w:rPr>
          <w:rFonts w:ascii="Times New Roman" w:hAnsi="Times New Roman" w:cs="Times New Roman"/>
          <w:sz w:val="24"/>
          <w:szCs w:val="24"/>
          <w:lang w:val="en-US"/>
        </w:rPr>
        <w:t>Chapter Nine</w:t>
      </w:r>
      <w:r w:rsidRPr="0065554F">
        <w:rPr>
          <w:rFonts w:ascii="Times New Roman" w:hAnsi="Times New Roman" w:cs="Times New Roman"/>
          <w:sz w:val="24"/>
          <w:szCs w:val="24"/>
          <w:lang w:val="en-US"/>
        </w:rPr>
        <w:tab/>
      </w:r>
      <w:r w:rsidRPr="0065554F">
        <w:rPr>
          <w:rFonts w:ascii="Times New Roman" w:hAnsi="Times New Roman" w:cs="Times New Roman"/>
          <w:sz w:val="24"/>
          <w:szCs w:val="24"/>
          <w:lang w:val="en-US"/>
        </w:rPr>
        <w:tab/>
      </w:r>
      <w:r w:rsidRPr="0065554F">
        <w:rPr>
          <w:rFonts w:ascii="Times New Roman" w:hAnsi="Times New Roman" w:cs="Times New Roman"/>
          <w:sz w:val="24"/>
          <w:szCs w:val="24"/>
          <w:lang w:val="en-US"/>
        </w:rPr>
        <w:tab/>
        <w:t>Data Storage Methods</w:t>
      </w:r>
    </w:p>
    <w:p w:rsidR="0065554F" w:rsidRPr="0065554F" w:rsidRDefault="0065554F"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65554F">
        <w:rPr>
          <w:rFonts w:ascii="Times New Roman" w:hAnsi="Times New Roman" w:cs="Times New Roman"/>
          <w:sz w:val="24"/>
          <w:szCs w:val="24"/>
          <w:lang w:val="en-US"/>
        </w:rPr>
        <w:t>Chapter Ten</w:t>
      </w:r>
      <w:r w:rsidRPr="0065554F">
        <w:rPr>
          <w:rFonts w:ascii="Times New Roman" w:hAnsi="Times New Roman" w:cs="Times New Roman"/>
          <w:sz w:val="24"/>
          <w:szCs w:val="24"/>
          <w:lang w:val="en-US"/>
        </w:rPr>
        <w:tab/>
      </w:r>
      <w:r w:rsidRPr="0065554F">
        <w:rPr>
          <w:rFonts w:ascii="Times New Roman" w:hAnsi="Times New Roman" w:cs="Times New Roman"/>
          <w:sz w:val="24"/>
          <w:szCs w:val="24"/>
          <w:lang w:val="en-US"/>
        </w:rPr>
        <w:tab/>
      </w:r>
      <w:r w:rsidRPr="0065554F">
        <w:rPr>
          <w:rFonts w:ascii="Times New Roman" w:hAnsi="Times New Roman" w:cs="Times New Roman"/>
          <w:sz w:val="24"/>
          <w:szCs w:val="24"/>
          <w:lang w:val="en-US"/>
        </w:rPr>
        <w:tab/>
        <w:t xml:space="preserve">In-App Billing </w:t>
      </w:r>
    </w:p>
    <w:p w:rsidR="00EF5A66" w:rsidRPr="00EF5A66" w:rsidRDefault="00EF5A66" w:rsidP="006D3C39">
      <w:pPr>
        <w:pStyle w:val="ListParagraph"/>
        <w:numPr>
          <w:ilvl w:val="0"/>
          <w:numId w:val="1"/>
        </w:numPr>
        <w:spacing w:after="0" w:line="480" w:lineRule="auto"/>
        <w:ind w:left="714" w:hanging="357"/>
        <w:rPr>
          <w:rFonts w:ascii="Times New Roman" w:hAnsi="Times New Roman" w:cs="Times New Roman"/>
          <w:sz w:val="18"/>
          <w:szCs w:val="18"/>
          <w:lang w:val="en-US"/>
        </w:rPr>
      </w:pPr>
      <w:r w:rsidRPr="00EF5A66">
        <w:rPr>
          <w:rFonts w:ascii="Times New Roman" w:hAnsi="Times New Roman" w:cs="Times New Roman"/>
          <w:sz w:val="24"/>
          <w:szCs w:val="24"/>
          <w:lang w:val="en-US"/>
        </w:rPr>
        <w:t>Chapter Eleven</w:t>
      </w:r>
      <w:r w:rsidRPr="00EF5A66">
        <w:rPr>
          <w:rFonts w:ascii="Times New Roman" w:hAnsi="Times New Roman" w:cs="Times New Roman"/>
          <w:sz w:val="24"/>
          <w:szCs w:val="24"/>
          <w:lang w:val="en-US"/>
        </w:rPr>
        <w:tab/>
      </w:r>
      <w:r w:rsidRPr="00EF5A66">
        <w:rPr>
          <w:rFonts w:ascii="Times New Roman" w:hAnsi="Times New Roman" w:cs="Times New Roman"/>
          <w:sz w:val="24"/>
          <w:szCs w:val="24"/>
          <w:lang w:val="en-US"/>
        </w:rPr>
        <w:tab/>
        <w:t>Push Messages</w:t>
      </w:r>
    </w:p>
    <w:p w:rsidR="00EF5A66" w:rsidRPr="00EF5A66" w:rsidRDefault="00EF5A66" w:rsidP="006D3C39">
      <w:pPr>
        <w:pStyle w:val="ListParagraph"/>
        <w:numPr>
          <w:ilvl w:val="0"/>
          <w:numId w:val="1"/>
        </w:numPr>
        <w:spacing w:after="0" w:line="480" w:lineRule="auto"/>
        <w:ind w:left="714" w:hanging="357"/>
        <w:rPr>
          <w:rFonts w:ascii="Times New Roman" w:hAnsi="Times New Roman" w:cs="Times New Roman"/>
          <w:sz w:val="24"/>
          <w:szCs w:val="24"/>
          <w:lang w:val="en-US"/>
        </w:rPr>
      </w:pPr>
      <w:r w:rsidRPr="00EF5A66">
        <w:rPr>
          <w:rFonts w:ascii="Times New Roman" w:hAnsi="Times New Roman" w:cs="Times New Roman"/>
          <w:sz w:val="24"/>
          <w:szCs w:val="24"/>
          <w:lang w:val="en-US"/>
        </w:rPr>
        <w:t>Chapter Twelve</w:t>
      </w:r>
      <w:r w:rsidRPr="00EF5A66">
        <w:rPr>
          <w:rFonts w:ascii="Times New Roman" w:hAnsi="Times New Roman" w:cs="Times New Roman"/>
          <w:sz w:val="24"/>
          <w:szCs w:val="24"/>
          <w:lang w:val="en-US"/>
        </w:rPr>
        <w:tab/>
      </w:r>
      <w:r w:rsidRPr="00EF5A66">
        <w:rPr>
          <w:rFonts w:ascii="Times New Roman" w:hAnsi="Times New Roman" w:cs="Times New Roman"/>
          <w:sz w:val="24"/>
          <w:szCs w:val="24"/>
          <w:lang w:val="en-US"/>
        </w:rPr>
        <w:tab/>
        <w:t>Communicating with Remote Devices</w:t>
      </w:r>
    </w:p>
    <w:p w:rsidR="003F61D6" w:rsidRPr="00910800" w:rsidRDefault="003F61D6" w:rsidP="006D3C39">
      <w:pPr>
        <w:pStyle w:val="ListParagraph"/>
        <w:numPr>
          <w:ilvl w:val="0"/>
          <w:numId w:val="1"/>
        </w:numPr>
        <w:spacing w:after="0" w:line="480" w:lineRule="auto"/>
        <w:ind w:left="714" w:hanging="357"/>
        <w:rPr>
          <w:rFonts w:ascii="Times New Roman" w:hAnsi="Times New Roman" w:cs="Times New Roman"/>
          <w:sz w:val="20"/>
          <w:szCs w:val="20"/>
          <w:lang w:val="en-US"/>
        </w:rPr>
      </w:pPr>
      <w:r w:rsidRPr="003F61D6">
        <w:rPr>
          <w:rFonts w:ascii="Times New Roman" w:hAnsi="Times New Roman" w:cs="Times New Roman"/>
          <w:sz w:val="24"/>
          <w:szCs w:val="24"/>
          <w:lang w:val="en-US"/>
        </w:rPr>
        <w:t>Chapter Thirteen</w:t>
      </w:r>
      <w:r w:rsidRPr="003F61D6">
        <w:rPr>
          <w:rFonts w:ascii="Times New Roman" w:hAnsi="Times New Roman" w:cs="Times New Roman"/>
          <w:sz w:val="24"/>
          <w:szCs w:val="24"/>
          <w:lang w:val="en-US"/>
        </w:rPr>
        <w:tab/>
      </w:r>
      <w:r w:rsidRPr="003F61D6">
        <w:rPr>
          <w:rFonts w:ascii="Times New Roman" w:hAnsi="Times New Roman" w:cs="Times New Roman"/>
          <w:sz w:val="24"/>
          <w:szCs w:val="24"/>
          <w:lang w:val="en-US"/>
        </w:rPr>
        <w:tab/>
        <w:t xml:space="preserve">How to Write a Test Case and Use it in Android </w:t>
      </w:r>
    </w:p>
    <w:p w:rsidR="00910800" w:rsidRPr="003F61D6" w:rsidRDefault="00910800" w:rsidP="00910800">
      <w:pPr>
        <w:pStyle w:val="ListParagraph"/>
        <w:spacing w:after="0" w:line="480" w:lineRule="auto"/>
        <w:ind w:left="714"/>
        <w:rPr>
          <w:rFonts w:ascii="Times New Roman" w:hAnsi="Times New Roman" w:cs="Times New Roman"/>
          <w:sz w:val="20"/>
          <w:szCs w:val="20"/>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TDD (Test Driven Development in Android)</w:t>
      </w:r>
    </w:p>
    <w:p w:rsidR="003F61D6" w:rsidRPr="003F61D6" w:rsidRDefault="003F61D6" w:rsidP="006D3C39">
      <w:pPr>
        <w:pStyle w:val="ListParagraph"/>
        <w:numPr>
          <w:ilvl w:val="0"/>
          <w:numId w:val="1"/>
        </w:numPr>
        <w:spacing w:after="0" w:line="480" w:lineRule="auto"/>
        <w:ind w:left="714" w:hanging="357"/>
        <w:rPr>
          <w:rFonts w:ascii="Times New Roman" w:hAnsi="Times New Roman" w:cs="Times New Roman"/>
          <w:sz w:val="20"/>
          <w:szCs w:val="20"/>
          <w:lang w:val="en-US"/>
        </w:rPr>
      </w:pPr>
      <w:r w:rsidRPr="003F61D6">
        <w:rPr>
          <w:rFonts w:ascii="Times New Roman" w:hAnsi="Times New Roman" w:cs="Times New Roman"/>
          <w:sz w:val="24"/>
          <w:szCs w:val="24"/>
          <w:lang w:val="en-US"/>
        </w:rPr>
        <w:t>Chapter Fourteen</w:t>
      </w:r>
      <w:r w:rsidRPr="003F61D6">
        <w:rPr>
          <w:rFonts w:ascii="Times New Roman" w:hAnsi="Times New Roman" w:cs="Times New Roman"/>
          <w:sz w:val="24"/>
          <w:szCs w:val="24"/>
          <w:lang w:val="en-US"/>
        </w:rPr>
        <w:tab/>
      </w:r>
      <w:r w:rsidRPr="003F61D6">
        <w:rPr>
          <w:rFonts w:ascii="Times New Roman" w:hAnsi="Times New Roman" w:cs="Times New Roman"/>
          <w:sz w:val="24"/>
          <w:szCs w:val="24"/>
          <w:lang w:val="en-US"/>
        </w:rPr>
        <w:tab/>
        <w:t>Google Play Services and Distributing the App</w:t>
      </w:r>
    </w:p>
    <w:p w:rsidR="00F72436" w:rsidRPr="00E72972" w:rsidRDefault="00F72436" w:rsidP="006D3C39">
      <w:pPr>
        <w:pStyle w:val="ListParagraph"/>
        <w:numPr>
          <w:ilvl w:val="0"/>
          <w:numId w:val="1"/>
        </w:numPr>
        <w:spacing w:after="0" w:line="480" w:lineRule="auto"/>
        <w:ind w:left="714" w:hanging="357"/>
        <w:rPr>
          <w:rFonts w:ascii="Times New Roman" w:hAnsi="Times New Roman" w:cs="Times New Roman"/>
          <w:lang w:val="en-US"/>
        </w:rPr>
      </w:pPr>
      <w:r w:rsidRPr="00F72436">
        <w:rPr>
          <w:rFonts w:ascii="Times New Roman" w:hAnsi="Times New Roman" w:cs="Times New Roman"/>
          <w:sz w:val="24"/>
          <w:szCs w:val="24"/>
          <w:lang w:val="en-US"/>
        </w:rPr>
        <w:t>Chapter Fifteen</w:t>
      </w:r>
      <w:r w:rsidRPr="00F72436">
        <w:rPr>
          <w:rFonts w:ascii="Times New Roman" w:hAnsi="Times New Roman" w:cs="Times New Roman"/>
          <w:sz w:val="24"/>
          <w:szCs w:val="24"/>
          <w:lang w:val="en-US"/>
        </w:rPr>
        <w:tab/>
      </w:r>
      <w:r w:rsidRPr="00F72436">
        <w:rPr>
          <w:rFonts w:ascii="Times New Roman" w:hAnsi="Times New Roman" w:cs="Times New Roman"/>
          <w:sz w:val="24"/>
          <w:szCs w:val="24"/>
          <w:lang w:val="en-US"/>
        </w:rPr>
        <w:tab/>
      </w:r>
      <w:r>
        <w:rPr>
          <w:rFonts w:ascii="Times New Roman" w:hAnsi="Times New Roman" w:cs="Times New Roman"/>
          <w:sz w:val="24"/>
          <w:szCs w:val="24"/>
          <w:lang w:val="en-US"/>
        </w:rPr>
        <w:t>Using Dependencies as P</w:t>
      </w:r>
      <w:r w:rsidRPr="00F72436">
        <w:rPr>
          <w:rFonts w:ascii="Times New Roman" w:hAnsi="Times New Roman" w:cs="Times New Roman"/>
          <w:sz w:val="24"/>
          <w:szCs w:val="24"/>
          <w:lang w:val="en-US"/>
        </w:rPr>
        <w:t>icasso, Butterknife, Cupboard</w:t>
      </w:r>
    </w:p>
    <w:p w:rsidR="00E72972" w:rsidRPr="00E72972" w:rsidRDefault="00E72972" w:rsidP="006D3C39">
      <w:pPr>
        <w:pStyle w:val="ListParagraph"/>
        <w:numPr>
          <w:ilvl w:val="0"/>
          <w:numId w:val="1"/>
        </w:numPr>
        <w:spacing w:after="0" w:line="480" w:lineRule="auto"/>
        <w:ind w:left="714" w:hanging="357"/>
        <w:rPr>
          <w:rFonts w:ascii="Times New Roman" w:hAnsi="Times New Roman" w:cs="Times New Roman"/>
          <w:lang w:val="en-US"/>
        </w:rPr>
      </w:pPr>
      <w:r>
        <w:rPr>
          <w:rFonts w:ascii="Times New Roman" w:hAnsi="Times New Roman" w:cs="Times New Roman"/>
          <w:sz w:val="24"/>
          <w:szCs w:val="24"/>
          <w:lang w:val="en-US"/>
        </w:rPr>
        <w:t>Additional Information</w:t>
      </w:r>
      <w:r>
        <w:rPr>
          <w:rFonts w:ascii="Times New Roman" w:hAnsi="Times New Roman" w:cs="Times New Roman"/>
          <w:sz w:val="24"/>
          <w:szCs w:val="24"/>
          <w:lang w:val="en-US"/>
        </w:rPr>
        <w:tab/>
        <w:t>Tips and Tricks for the Developer</w:t>
      </w:r>
    </w:p>
    <w:p w:rsidR="00E72972" w:rsidRPr="00E72972" w:rsidRDefault="00E72972" w:rsidP="006D3C39">
      <w:pPr>
        <w:pStyle w:val="ListParagraph"/>
        <w:numPr>
          <w:ilvl w:val="0"/>
          <w:numId w:val="1"/>
        </w:numPr>
        <w:spacing w:after="0" w:line="480" w:lineRule="auto"/>
        <w:ind w:left="714" w:hanging="357"/>
        <w:rPr>
          <w:rFonts w:ascii="Times New Roman" w:hAnsi="Times New Roman" w:cs="Times New Roman"/>
          <w:lang w:val="en-US"/>
        </w:rPr>
      </w:pPr>
      <w:r>
        <w:rPr>
          <w:rFonts w:ascii="Times New Roman" w:hAnsi="Times New Roman" w:cs="Times New Roman"/>
          <w:sz w:val="24"/>
          <w:szCs w:val="24"/>
          <w:lang w:val="en-US"/>
        </w:rPr>
        <w:t>Conclusion</w:t>
      </w:r>
    </w:p>
    <w:p w:rsidR="00E72972" w:rsidRPr="00F72436" w:rsidRDefault="00E72972" w:rsidP="00E72972">
      <w:pPr>
        <w:pStyle w:val="ListParagraph"/>
        <w:spacing w:after="0" w:line="480" w:lineRule="auto"/>
        <w:ind w:left="714"/>
        <w:rPr>
          <w:rFonts w:ascii="Times New Roman" w:hAnsi="Times New Roman" w:cs="Times New Roman"/>
          <w:lang w:val="en-US"/>
        </w:rPr>
      </w:pPr>
    </w:p>
    <w:p w:rsidR="00632FE3" w:rsidRPr="003F61D6" w:rsidRDefault="00632FE3" w:rsidP="00F72436">
      <w:pPr>
        <w:pStyle w:val="ListParagraph"/>
        <w:rPr>
          <w:rFonts w:ascii="Times New Roman" w:hAnsi="Times New Roman" w:cs="Times New Roman"/>
          <w:sz w:val="24"/>
          <w:szCs w:val="24"/>
          <w:lang w:val="en-US"/>
        </w:rPr>
      </w:pPr>
    </w:p>
    <w:p w:rsidR="005033F3" w:rsidRPr="007B4E27" w:rsidRDefault="00AB3FCF">
      <w:pPr>
        <w:rPr>
          <w:rFonts w:ascii="Times New Roman" w:hAnsi="Times New Roman" w:cs="Times New Roman"/>
          <w:b/>
          <w:sz w:val="24"/>
          <w:szCs w:val="24"/>
          <w:lang w:val="en-US"/>
        </w:rPr>
      </w:pPr>
      <w:r w:rsidRPr="007B4E27">
        <w:rPr>
          <w:rFonts w:ascii="Times New Roman" w:hAnsi="Times New Roman" w:cs="Times New Roman"/>
          <w:b/>
          <w:sz w:val="24"/>
          <w:szCs w:val="24"/>
          <w:lang w:val="en-US"/>
        </w:rPr>
        <w:t>ample Projects Illustrated in Android Studio for Beginners</w:t>
      </w: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Design Stage</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https://developer.android.com/training/</w:t>
      </w:r>
      <w:r w:rsidRPr="00AB3FCF">
        <w:rPr>
          <w:rFonts w:ascii="Times New Roman" w:hAnsi="Times New Roman" w:cs="Times New Roman"/>
          <w:b/>
          <w:sz w:val="18"/>
          <w:szCs w:val="18"/>
          <w:lang w:val="en-US"/>
        </w:rPr>
        <w:t>design-navigation</w:t>
      </w:r>
      <w:r w:rsidRPr="00AB3FCF">
        <w:rPr>
          <w:rFonts w:ascii="Times New Roman" w:hAnsi="Times New Roman" w:cs="Times New Roman"/>
          <w:sz w:val="18"/>
          <w:szCs w:val="18"/>
          <w:lang w:val="en-US"/>
        </w:rPr>
        <w:t>/wireframing.html</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https://balsamiq.com/for/web-designers/?gclid=Cj0KEQjwxbDIBRCL99Wls-nLicoBEiQAWroh6qil9ysqLUDDZoRqgmjdETB5NGLePElVdaXKBTnXIWsaAi768P8HAQ</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http://wireframesketcher.com/create/android-mockups.html</w:t>
      </w:r>
    </w:p>
    <w:p w:rsidR="00AB3FCF" w:rsidRPr="00AB3FCF" w:rsidRDefault="00AB3FCF" w:rsidP="00AB3FCF">
      <w:pPr>
        <w:pStyle w:val="ListParagraph"/>
        <w:ind w:left="1080"/>
        <w:rPr>
          <w:rFonts w:ascii="Times New Roman" w:hAnsi="Times New Roman" w:cs="Times New Roman"/>
          <w:b/>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Manifest file</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https://code.tutsplus.com/tutorials/android-sdk-</w:t>
      </w:r>
      <w:r w:rsidRPr="00AB3FCF">
        <w:rPr>
          <w:rFonts w:ascii="Times New Roman" w:hAnsi="Times New Roman" w:cs="Times New Roman"/>
          <w:b/>
          <w:sz w:val="18"/>
          <w:szCs w:val="18"/>
          <w:lang w:val="en-US"/>
        </w:rPr>
        <w:t>project-manifest</w:t>
      </w:r>
      <w:r w:rsidRPr="00AB3FCF">
        <w:rPr>
          <w:rFonts w:ascii="Times New Roman" w:hAnsi="Times New Roman" w:cs="Times New Roman"/>
          <w:sz w:val="18"/>
          <w:szCs w:val="18"/>
          <w:lang w:val="en-US"/>
        </w:rPr>
        <w:t>--mobile-20606</w:t>
      </w:r>
    </w:p>
    <w:p w:rsidR="00EE31B7" w:rsidRPr="00AB3FCF" w:rsidRDefault="00EE31B7"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http://androidexample.com/ - Facebook Integration</w:t>
      </w:r>
    </w:p>
    <w:p w:rsidR="00AB3FCF" w:rsidRPr="00AB3FCF" w:rsidRDefault="00AB3FCF" w:rsidP="00AB3FCF">
      <w:pPr>
        <w:pStyle w:val="ListParagraph"/>
        <w:ind w:left="1080"/>
        <w:rPr>
          <w:rFonts w:ascii="Times New Roman" w:hAnsi="Times New Roman" w:cs="Times New Roman"/>
          <w:b/>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Activities</w:t>
      </w:r>
    </w:p>
    <w:p w:rsidR="00AB3FCF" w:rsidRPr="00AB3FCF" w:rsidRDefault="00AB3FCF" w:rsidP="007F373F">
      <w:pPr>
        <w:pStyle w:val="ListParagraph"/>
        <w:numPr>
          <w:ilvl w:val="0"/>
          <w:numId w:val="83"/>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https://medium.com/@JakobUlbrich/</w:t>
      </w:r>
      <w:r w:rsidRPr="00AB3FCF">
        <w:rPr>
          <w:rFonts w:ascii="Times New Roman" w:hAnsi="Times New Roman" w:cs="Times New Roman"/>
          <w:b/>
          <w:sz w:val="18"/>
          <w:szCs w:val="18"/>
          <w:lang w:val="en-US"/>
        </w:rPr>
        <w:t>building-a-settings-</w:t>
      </w:r>
      <w:r w:rsidRPr="00AB3FCF">
        <w:rPr>
          <w:rFonts w:ascii="Times New Roman" w:hAnsi="Times New Roman" w:cs="Times New Roman"/>
          <w:sz w:val="18"/>
          <w:szCs w:val="18"/>
          <w:lang w:val="en-US"/>
        </w:rPr>
        <w:t>screen-for-android-part-1-5959aa49337c</w:t>
      </w:r>
    </w:p>
    <w:p w:rsidR="00AB3FCF" w:rsidRPr="00AB3FCF" w:rsidRDefault="00AB3FCF" w:rsidP="00AB3FCF">
      <w:pPr>
        <w:pStyle w:val="ListParagraph"/>
        <w:ind w:left="1080"/>
        <w:rPr>
          <w:rFonts w:ascii="Times New Roman" w:hAnsi="Times New Roman" w:cs="Times New Roman"/>
          <w:b/>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Intents</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http://programmerguru.com/android-tutorial/android-</w:t>
      </w:r>
      <w:r w:rsidRPr="00AB3FCF">
        <w:rPr>
          <w:rFonts w:ascii="Times New Roman" w:hAnsi="Times New Roman" w:cs="Times New Roman"/>
          <w:b/>
          <w:sz w:val="18"/>
          <w:szCs w:val="18"/>
          <w:lang w:val="en-US"/>
        </w:rPr>
        <w:t>intent</w:t>
      </w:r>
      <w:r w:rsidRPr="00AB3FCF">
        <w:rPr>
          <w:rFonts w:ascii="Times New Roman" w:hAnsi="Times New Roman" w:cs="Times New Roman"/>
          <w:sz w:val="18"/>
          <w:szCs w:val="18"/>
          <w:lang w:val="en-US"/>
        </w:rPr>
        <w:t>-example/</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https://www.mkyong.com/android/android-</w:t>
      </w:r>
      <w:r w:rsidRPr="00AB3FCF">
        <w:rPr>
          <w:rFonts w:ascii="Times New Roman" w:hAnsi="Times New Roman" w:cs="Times New Roman"/>
          <w:b/>
          <w:sz w:val="18"/>
          <w:szCs w:val="18"/>
          <w:lang w:val="en-US"/>
        </w:rPr>
        <w:t>activity-from-one-screen</w:t>
      </w:r>
      <w:r w:rsidRPr="00AB3FCF">
        <w:rPr>
          <w:rFonts w:ascii="Times New Roman" w:hAnsi="Times New Roman" w:cs="Times New Roman"/>
          <w:sz w:val="18"/>
          <w:szCs w:val="18"/>
          <w:lang w:val="en-US"/>
        </w:rPr>
        <w:t>-to-another-screen/</w:t>
      </w:r>
    </w:p>
    <w:p w:rsidR="00AB3FCF" w:rsidRPr="00AB3FCF" w:rsidRDefault="00AB3FCF" w:rsidP="00AB3FCF">
      <w:pPr>
        <w:pStyle w:val="ListParagraph"/>
        <w:ind w:left="1080"/>
        <w:rPr>
          <w:rFonts w:ascii="Times New Roman" w:hAnsi="Times New Roman" w:cs="Times New Roman"/>
          <w:b/>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Service</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http://www.techotopia.com/index.php/Implementing_an_Android</w:t>
      </w:r>
      <w:r w:rsidRPr="00AB3FCF">
        <w:rPr>
          <w:rFonts w:ascii="Times New Roman" w:hAnsi="Times New Roman" w:cs="Times New Roman"/>
          <w:b/>
          <w:sz w:val="18"/>
          <w:szCs w:val="18"/>
          <w:lang w:val="en-US"/>
        </w:rPr>
        <w:t>_Started_Service</w:t>
      </w:r>
      <w:r w:rsidRPr="00AB3FCF">
        <w:rPr>
          <w:rFonts w:ascii="Times New Roman" w:hAnsi="Times New Roman" w:cs="Times New Roman"/>
          <w:sz w:val="18"/>
          <w:szCs w:val="18"/>
          <w:lang w:val="en-US"/>
        </w:rPr>
        <w:t>_%E2%80%93_A_Worked_Example</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http://inchoo.net/dev-talk/android-development/android-simple-service/</w:t>
      </w:r>
    </w:p>
    <w:p w:rsidR="00AB3FCF" w:rsidRPr="00AB3FCF" w:rsidRDefault="00AB3FCF" w:rsidP="005033F3">
      <w:pPr>
        <w:pStyle w:val="ListParagraph"/>
        <w:ind w:left="1080"/>
        <w:rPr>
          <w:rFonts w:ascii="Times New Roman" w:hAnsi="Times New Roman" w:cs="Times New Roman"/>
          <w:b/>
          <w:sz w:val="18"/>
          <w:szCs w:val="18"/>
          <w:lang w:val="en-US"/>
        </w:rPr>
      </w:pPr>
    </w:p>
    <w:p w:rsidR="00AB3FCF" w:rsidRPr="00AB3FCF" w:rsidRDefault="00AB3FCF" w:rsidP="005033F3">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Broadcast Receiver</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http://www.journaldev.com/10356/android-</w:t>
      </w:r>
      <w:r w:rsidRPr="00AB3FCF">
        <w:rPr>
          <w:rFonts w:ascii="Times New Roman" w:hAnsi="Times New Roman" w:cs="Times New Roman"/>
          <w:b/>
          <w:sz w:val="18"/>
          <w:szCs w:val="18"/>
          <w:lang w:val="en-US"/>
        </w:rPr>
        <w:t>broadcastreceive</w:t>
      </w:r>
      <w:r w:rsidRPr="00AB3FCF">
        <w:rPr>
          <w:rFonts w:ascii="Times New Roman" w:hAnsi="Times New Roman" w:cs="Times New Roman"/>
          <w:sz w:val="18"/>
          <w:szCs w:val="18"/>
          <w:lang w:val="en-US"/>
        </w:rPr>
        <w:t>r-example-tutorial</w:t>
      </w:r>
    </w:p>
    <w:p w:rsidR="00AB3FCF" w:rsidRPr="00AB3FCF" w:rsidRDefault="00AB3FCF" w:rsidP="005033F3">
      <w:pPr>
        <w:pStyle w:val="ListParagraph"/>
        <w:ind w:left="1080"/>
        <w:rPr>
          <w:rFonts w:ascii="Times New Roman" w:hAnsi="Times New Roman" w:cs="Times New Roman"/>
          <w:b/>
          <w:sz w:val="18"/>
          <w:szCs w:val="18"/>
          <w:lang w:val="en-US"/>
        </w:rPr>
      </w:pPr>
    </w:p>
    <w:p w:rsidR="005033F3" w:rsidRPr="00AB3FCF" w:rsidRDefault="00AB3FCF" w:rsidP="005033F3">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Content Provider - SharedPrefs, SQLite and Media Store</w:t>
      </w:r>
    </w:p>
    <w:p w:rsidR="005033F3" w:rsidRPr="00AB3FCF" w:rsidRDefault="005033F3"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http://www.journaldev.com/9412/android-shared-preferences-example-tutorial</w:t>
      </w:r>
    </w:p>
    <w:p w:rsidR="005033F3" w:rsidRPr="00AB3FCF" w:rsidRDefault="005033F3"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https://examples.javacodegeeks.com/android/core/content/android-</w:t>
      </w:r>
      <w:r w:rsidRPr="00AB3FCF">
        <w:rPr>
          <w:rFonts w:ascii="Times New Roman" w:hAnsi="Times New Roman" w:cs="Times New Roman"/>
          <w:b/>
          <w:sz w:val="18"/>
          <w:szCs w:val="18"/>
          <w:lang w:val="en-US"/>
        </w:rPr>
        <w:t>sharedpreferences</w:t>
      </w:r>
      <w:r w:rsidRPr="00AB3FCF">
        <w:rPr>
          <w:rFonts w:ascii="Times New Roman" w:hAnsi="Times New Roman" w:cs="Times New Roman"/>
          <w:sz w:val="18"/>
          <w:szCs w:val="18"/>
          <w:lang w:val="en-US"/>
        </w:rPr>
        <w:t>-example/</w:t>
      </w:r>
    </w:p>
    <w:p w:rsidR="005033F3" w:rsidRPr="00AB3FCF" w:rsidRDefault="005033F3"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http://www.androidhive.info/2011/11/android-</w:t>
      </w:r>
      <w:r w:rsidRPr="00AB3FCF">
        <w:rPr>
          <w:rFonts w:ascii="Times New Roman" w:hAnsi="Times New Roman" w:cs="Times New Roman"/>
          <w:b/>
          <w:sz w:val="18"/>
          <w:szCs w:val="18"/>
          <w:lang w:val="en-US"/>
        </w:rPr>
        <w:t>sqlite</w:t>
      </w:r>
      <w:r w:rsidRPr="00AB3FCF">
        <w:rPr>
          <w:rFonts w:ascii="Times New Roman" w:hAnsi="Times New Roman" w:cs="Times New Roman"/>
          <w:sz w:val="18"/>
          <w:szCs w:val="18"/>
          <w:lang w:val="en-US"/>
        </w:rPr>
        <w:t>-database-tutorial/</w:t>
      </w:r>
    </w:p>
    <w:p w:rsidR="005033F3" w:rsidRPr="00AB3FCF" w:rsidRDefault="005033F3"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https://www.javatpoint.com/android-sqlite-tutorial</w:t>
      </w:r>
    </w:p>
    <w:p w:rsidR="005033F3" w:rsidRPr="00AB3FCF" w:rsidRDefault="005033F3"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http://mobilesiri.com/android-sqlite-database-tutorial-using-android-studio/</w:t>
      </w:r>
    </w:p>
    <w:p w:rsidR="005033F3" w:rsidRPr="00AB3FCF" w:rsidRDefault="005033F3"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https://www.codeproject.com/Articles/1031191/Android-SQLite-for-Beginners</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https://www.sandersdenardi.com/</w:t>
      </w:r>
      <w:r w:rsidRPr="00AB3FCF">
        <w:rPr>
          <w:rFonts w:ascii="Times New Roman" w:hAnsi="Times New Roman" w:cs="Times New Roman"/>
          <w:b/>
          <w:sz w:val="18"/>
          <w:szCs w:val="18"/>
          <w:lang w:val="en-US"/>
        </w:rPr>
        <w:t>querying-and-removing-media</w:t>
      </w:r>
      <w:r w:rsidRPr="00AB3FCF">
        <w:rPr>
          <w:rFonts w:ascii="Times New Roman" w:hAnsi="Times New Roman" w:cs="Times New Roman"/>
          <w:sz w:val="18"/>
          <w:szCs w:val="18"/>
          <w:lang w:val="en-US"/>
        </w:rPr>
        <w:t>-from-android-mediastore/</w:t>
      </w:r>
    </w:p>
    <w:p w:rsidR="005033F3" w:rsidRPr="00AB3FCF" w:rsidRDefault="005033F3" w:rsidP="005033F3">
      <w:pPr>
        <w:pStyle w:val="ListParagraph"/>
        <w:ind w:left="1080"/>
        <w:rPr>
          <w:rFonts w:ascii="Times New Roman" w:hAnsi="Times New Roman" w:cs="Times New Roman"/>
          <w:b/>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Device Hardware - Camera, USB, Bluetooth, USB, etc.</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https://www.tutorialspoint.com/android/android_camera.htm</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https://code.tutsplus.com/tutorials/create-a-bluetooth-scanner-with-androids-bluetooth-api--cms-24084</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http://www.theappguruz.com/blog/android-bluetooth-connection-demo</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https://examples.javacodegeeks.com/android/core/bluetooth/bluetoothadapter/android-bluetooth-example/</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https://karanbalkar.com/2014/02/tutorial-73-working-with-bluetooth-in-android/</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http://stackoverflow.com/questions/11638216/how-to-make-an-basic-android-usb-host-application</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http://stackoverflow.com/questions/10183794/how-to-communicate-with-a-usb-device</w:t>
      </w:r>
    </w:p>
    <w:p w:rsidR="00AB3FCF" w:rsidRPr="00AB3FCF" w:rsidRDefault="00AB3FCF" w:rsidP="00AB3FCF">
      <w:pPr>
        <w:pStyle w:val="ListParagraph"/>
        <w:ind w:left="1080"/>
        <w:rPr>
          <w:rFonts w:ascii="Times New Roman" w:hAnsi="Times New Roman" w:cs="Times New Roman"/>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Telephony, TelephonyManager</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https://www.javatpoint.com/android-</w:t>
      </w:r>
      <w:r w:rsidRPr="00AB3FCF">
        <w:rPr>
          <w:rFonts w:ascii="Times New Roman" w:hAnsi="Times New Roman" w:cs="Times New Roman"/>
          <w:b/>
          <w:sz w:val="18"/>
          <w:szCs w:val="18"/>
          <w:lang w:val="en-US"/>
        </w:rPr>
        <w:t>telephony-</w:t>
      </w:r>
      <w:r w:rsidRPr="00AB3FCF">
        <w:rPr>
          <w:rFonts w:ascii="Times New Roman" w:hAnsi="Times New Roman" w:cs="Times New Roman"/>
          <w:sz w:val="18"/>
          <w:szCs w:val="18"/>
          <w:lang w:val="en-US"/>
        </w:rPr>
        <w:t>manager-tutorial</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http://stackoverflow.com/questions/7514163/using-</w:t>
      </w:r>
      <w:r w:rsidRPr="00AB3FCF">
        <w:rPr>
          <w:rFonts w:ascii="Times New Roman" w:hAnsi="Times New Roman" w:cs="Times New Roman"/>
          <w:b/>
          <w:sz w:val="18"/>
          <w:szCs w:val="18"/>
          <w:lang w:val="en-US"/>
        </w:rPr>
        <w:t>telephony-manager</w:t>
      </w:r>
      <w:r w:rsidRPr="00AB3FCF">
        <w:rPr>
          <w:rFonts w:ascii="Times New Roman" w:hAnsi="Times New Roman" w:cs="Times New Roman"/>
          <w:sz w:val="18"/>
          <w:szCs w:val="18"/>
          <w:lang w:val="en-US"/>
        </w:rPr>
        <w:t>-in-android-to-find-imei-number</w:t>
      </w:r>
    </w:p>
    <w:p w:rsidR="00AB3FCF" w:rsidRPr="00AB3FCF" w:rsidRDefault="00AB3FCF" w:rsidP="00AB3FCF">
      <w:pPr>
        <w:pStyle w:val="ListParagraph"/>
        <w:ind w:left="1080"/>
        <w:rPr>
          <w:rFonts w:ascii="Times New Roman" w:hAnsi="Times New Roman" w:cs="Times New Roman"/>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Maps, Geofencing, GPRS</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https://code.tutsplus.com/tutorials/how-to-work-with</w:t>
      </w:r>
      <w:r w:rsidRPr="00AB3FCF">
        <w:rPr>
          <w:rFonts w:ascii="Times New Roman" w:hAnsi="Times New Roman" w:cs="Times New Roman"/>
          <w:b/>
          <w:sz w:val="18"/>
          <w:szCs w:val="18"/>
          <w:lang w:val="en-US"/>
        </w:rPr>
        <w:t>-geofences</w:t>
      </w:r>
      <w:r w:rsidRPr="00AB3FCF">
        <w:rPr>
          <w:rFonts w:ascii="Times New Roman" w:hAnsi="Times New Roman" w:cs="Times New Roman"/>
          <w:sz w:val="18"/>
          <w:szCs w:val="18"/>
          <w:lang w:val="en-US"/>
        </w:rPr>
        <w:t>-on-android--cms-26639</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https://developers.google.com/android/reference/com/google/android/gms/maps/MapView</w:t>
      </w:r>
    </w:p>
    <w:p w:rsidR="00AB3FCF" w:rsidRPr="00AB3FCF" w:rsidRDefault="00AB3FCF" w:rsidP="005033F3">
      <w:pPr>
        <w:pStyle w:val="ListParagraph"/>
        <w:ind w:left="1080"/>
        <w:rPr>
          <w:rFonts w:ascii="Times New Roman" w:hAnsi="Times New Roman" w:cs="Times New Roman"/>
          <w:b/>
          <w:sz w:val="18"/>
          <w:szCs w:val="18"/>
          <w:lang w:val="en-US"/>
        </w:rPr>
      </w:pPr>
    </w:p>
    <w:p w:rsidR="00AB3FCF" w:rsidRPr="00AB3FCF" w:rsidRDefault="00AB3FCF" w:rsidP="005033F3">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Threading in Android</w:t>
      </w:r>
    </w:p>
    <w:p w:rsidR="005033F3" w:rsidRPr="00AB3FCF" w:rsidRDefault="005033F3"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lastRenderedPageBreak/>
        <w:t>https://news.realm.io/news/android-</w:t>
      </w:r>
      <w:r w:rsidRPr="00AB3FCF">
        <w:rPr>
          <w:rFonts w:ascii="Times New Roman" w:hAnsi="Times New Roman" w:cs="Times New Roman"/>
          <w:b/>
          <w:sz w:val="18"/>
          <w:szCs w:val="18"/>
          <w:lang w:val="en-US"/>
        </w:rPr>
        <w:t>threading</w:t>
      </w:r>
      <w:r w:rsidRPr="00AB3FCF">
        <w:rPr>
          <w:rFonts w:ascii="Times New Roman" w:hAnsi="Times New Roman" w:cs="Times New Roman"/>
          <w:sz w:val="18"/>
          <w:szCs w:val="18"/>
          <w:lang w:val="en-US"/>
        </w:rPr>
        <w:t>-background-tasks/?gclid=COiS_bDC2tMCFdaHaAodRIcAIQ</w:t>
      </w: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Networking</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https://developer.android.com/training/basics/</w:t>
      </w:r>
      <w:r w:rsidRPr="00AB3FCF">
        <w:rPr>
          <w:rFonts w:ascii="Times New Roman" w:hAnsi="Times New Roman" w:cs="Times New Roman"/>
          <w:b/>
          <w:sz w:val="18"/>
          <w:szCs w:val="18"/>
          <w:lang w:val="en-US"/>
        </w:rPr>
        <w:t>network-ops</w:t>
      </w:r>
      <w:r w:rsidRPr="00AB3FCF">
        <w:rPr>
          <w:rFonts w:ascii="Times New Roman" w:hAnsi="Times New Roman" w:cs="Times New Roman"/>
          <w:sz w:val="18"/>
          <w:szCs w:val="18"/>
          <w:lang w:val="en-US"/>
        </w:rPr>
        <w:t>/index.html</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https://trivedihardik.wordpress.com/2012/08/31/android-</w:t>
      </w:r>
      <w:r w:rsidRPr="00AB3FCF">
        <w:rPr>
          <w:rFonts w:ascii="Times New Roman" w:hAnsi="Times New Roman" w:cs="Times New Roman"/>
          <w:b/>
          <w:sz w:val="18"/>
          <w:szCs w:val="18"/>
          <w:lang w:val="en-US"/>
        </w:rPr>
        <w:t>wifi-direct</w:t>
      </w:r>
      <w:r w:rsidRPr="00AB3FCF">
        <w:rPr>
          <w:rFonts w:ascii="Times New Roman" w:hAnsi="Times New Roman" w:cs="Times New Roman"/>
          <w:sz w:val="18"/>
          <w:szCs w:val="18"/>
          <w:lang w:val="en-US"/>
        </w:rPr>
        <w:t>-example/</w:t>
      </w:r>
    </w:p>
    <w:p w:rsidR="00AB3FCF" w:rsidRPr="00AB3FCF" w:rsidRDefault="00AB3FCF" w:rsidP="00D451B1">
      <w:pPr>
        <w:pStyle w:val="ListParagraph"/>
        <w:ind w:left="1080"/>
        <w:rPr>
          <w:rFonts w:ascii="Times New Roman" w:hAnsi="Times New Roman" w:cs="Times New Roman"/>
          <w:b/>
          <w:sz w:val="18"/>
          <w:szCs w:val="18"/>
          <w:lang w:val="en-US"/>
        </w:rPr>
      </w:pPr>
    </w:p>
    <w:p w:rsidR="00AB3FCF" w:rsidRPr="00AB3FCF" w:rsidRDefault="00AB3FCF" w:rsidP="00AB3FCF">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Remote APIs</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https://code.tutsplus.com/tutorials/android-sdk-making-remote-api-calls--mobile-17568</w:t>
      </w:r>
    </w:p>
    <w:p w:rsidR="00AB3FCF" w:rsidRPr="00AB3FCF" w:rsidRDefault="00AB3FCF"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https://www.chrisblunt.com/android-consuming-a-remote-json-api-with-volley/</w:t>
      </w:r>
    </w:p>
    <w:p w:rsidR="00AB3FCF" w:rsidRPr="00AB3FCF" w:rsidRDefault="00AB3FCF" w:rsidP="00D451B1">
      <w:pPr>
        <w:pStyle w:val="ListParagraph"/>
        <w:ind w:left="1080"/>
        <w:rPr>
          <w:rFonts w:ascii="Times New Roman" w:hAnsi="Times New Roman" w:cs="Times New Roman"/>
          <w:b/>
          <w:sz w:val="18"/>
          <w:szCs w:val="18"/>
          <w:lang w:val="en-US"/>
        </w:rPr>
      </w:pPr>
    </w:p>
    <w:p w:rsidR="00AB3FCF" w:rsidRPr="00AB3FCF" w:rsidRDefault="00AB3FCF" w:rsidP="00D451B1">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Web Service</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https://www.codeproject.com/Articles/112381/Step-by-Step-Method-to-Access-Webservice-from-Andr</w:t>
      </w:r>
    </w:p>
    <w:p w:rsidR="00D451B1" w:rsidRPr="00AB3FCF" w:rsidRDefault="00D451B1" w:rsidP="00D451B1">
      <w:pPr>
        <w:pStyle w:val="ListParagraph"/>
        <w:ind w:left="1080"/>
        <w:rPr>
          <w:rFonts w:ascii="Times New Roman" w:hAnsi="Times New Roman" w:cs="Times New Roman"/>
          <w:b/>
          <w:sz w:val="18"/>
          <w:szCs w:val="18"/>
          <w:lang w:val="en-US"/>
        </w:rPr>
      </w:pPr>
    </w:p>
    <w:p w:rsidR="00AB3FCF" w:rsidRPr="00AB3FCF" w:rsidRDefault="00AB3FCF" w:rsidP="00D451B1">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Android Gestures</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https://www.tutorialspoint.com/android/android_</w:t>
      </w:r>
      <w:r w:rsidRPr="00AB3FCF">
        <w:rPr>
          <w:rFonts w:ascii="Times New Roman" w:hAnsi="Times New Roman" w:cs="Times New Roman"/>
          <w:b/>
          <w:sz w:val="18"/>
          <w:szCs w:val="18"/>
          <w:lang w:val="en-US"/>
        </w:rPr>
        <w:t>gestures</w:t>
      </w:r>
      <w:r w:rsidRPr="00AB3FCF">
        <w:rPr>
          <w:rFonts w:ascii="Times New Roman" w:hAnsi="Times New Roman" w:cs="Times New Roman"/>
          <w:sz w:val="18"/>
          <w:szCs w:val="18"/>
          <w:lang w:val="en-US"/>
        </w:rPr>
        <w:t>.htm</w:t>
      </w:r>
    </w:p>
    <w:p w:rsidR="00D451B1" w:rsidRPr="00AB3FCF" w:rsidRDefault="00D451B1" w:rsidP="00D451B1">
      <w:pPr>
        <w:pStyle w:val="ListParagraph"/>
        <w:ind w:left="1080"/>
        <w:rPr>
          <w:rFonts w:ascii="Times New Roman" w:hAnsi="Times New Roman" w:cs="Times New Roman"/>
          <w:sz w:val="18"/>
          <w:szCs w:val="18"/>
          <w:lang w:val="en-US"/>
        </w:rPr>
      </w:pPr>
    </w:p>
    <w:p w:rsidR="00AB3FCF" w:rsidRPr="00AB3FCF" w:rsidRDefault="00AB3FCF" w:rsidP="00D451B1">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Localization</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https://www.icanlocalize.com/site/tutorials/android-application-</w:t>
      </w:r>
      <w:r w:rsidRPr="00AB3FCF">
        <w:rPr>
          <w:rFonts w:ascii="Times New Roman" w:hAnsi="Times New Roman" w:cs="Times New Roman"/>
          <w:b/>
          <w:sz w:val="18"/>
          <w:szCs w:val="18"/>
          <w:lang w:val="en-US"/>
        </w:rPr>
        <w:t>localization</w:t>
      </w:r>
      <w:r w:rsidRPr="00AB3FCF">
        <w:rPr>
          <w:rFonts w:ascii="Times New Roman" w:hAnsi="Times New Roman" w:cs="Times New Roman"/>
          <w:sz w:val="18"/>
          <w:szCs w:val="18"/>
          <w:lang w:val="en-US"/>
        </w:rPr>
        <w:t>-tutorial/</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http://www.ibabbleon.com/android_app_</w:t>
      </w:r>
      <w:r w:rsidRPr="00AB3FCF">
        <w:rPr>
          <w:rFonts w:ascii="Times New Roman" w:hAnsi="Times New Roman" w:cs="Times New Roman"/>
          <w:b/>
          <w:sz w:val="18"/>
          <w:szCs w:val="18"/>
          <w:lang w:val="en-US"/>
        </w:rPr>
        <w:t>localization</w:t>
      </w:r>
      <w:r w:rsidRPr="00AB3FCF">
        <w:rPr>
          <w:rFonts w:ascii="Times New Roman" w:hAnsi="Times New Roman" w:cs="Times New Roman"/>
          <w:sz w:val="18"/>
          <w:szCs w:val="18"/>
          <w:lang w:val="en-US"/>
        </w:rPr>
        <w:t>_translation.html</w:t>
      </w:r>
    </w:p>
    <w:p w:rsidR="00D451B1" w:rsidRPr="00AB3FCF" w:rsidRDefault="00D451B1" w:rsidP="00D451B1">
      <w:pPr>
        <w:pStyle w:val="ListParagraph"/>
        <w:ind w:left="1080"/>
        <w:rPr>
          <w:rFonts w:ascii="Times New Roman" w:hAnsi="Times New Roman" w:cs="Times New Roman"/>
          <w:sz w:val="18"/>
          <w:szCs w:val="18"/>
          <w:lang w:val="en-US"/>
        </w:rPr>
      </w:pPr>
    </w:p>
    <w:p w:rsidR="00AB3FCF" w:rsidRPr="00AB3FCF" w:rsidRDefault="00AB3FCF" w:rsidP="00D451B1">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In-App Billing</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https://blahti.wordpress.com/2014/07/30/how-to-</w:t>
      </w:r>
      <w:r w:rsidRPr="00AB3FCF">
        <w:rPr>
          <w:rFonts w:ascii="Times New Roman" w:hAnsi="Times New Roman" w:cs="Times New Roman"/>
          <w:b/>
          <w:sz w:val="18"/>
          <w:szCs w:val="18"/>
          <w:lang w:val="en-US"/>
        </w:rPr>
        <w:t>add-in-app-billing</w:t>
      </w:r>
      <w:r w:rsidRPr="00AB3FCF">
        <w:rPr>
          <w:rFonts w:ascii="Times New Roman" w:hAnsi="Times New Roman" w:cs="Times New Roman"/>
          <w:sz w:val="18"/>
          <w:szCs w:val="18"/>
          <w:lang w:val="en-US"/>
        </w:rPr>
        <w:t>-in-android-part-1/</w:t>
      </w:r>
    </w:p>
    <w:p w:rsidR="00D451B1" w:rsidRPr="00AB3FCF" w:rsidRDefault="00D451B1" w:rsidP="00D451B1">
      <w:pPr>
        <w:pStyle w:val="ListParagraph"/>
        <w:ind w:left="1080"/>
        <w:rPr>
          <w:rFonts w:ascii="Times New Roman" w:hAnsi="Times New Roman" w:cs="Times New Roman"/>
          <w:sz w:val="18"/>
          <w:szCs w:val="18"/>
          <w:lang w:val="en-US"/>
        </w:rPr>
      </w:pPr>
    </w:p>
    <w:p w:rsidR="00E72972" w:rsidRPr="00AB3FCF" w:rsidRDefault="00E72972" w:rsidP="00D451B1">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Push Messages</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http://api.shephertz.com/tutorial/</w:t>
      </w:r>
      <w:r w:rsidRPr="00AB3FCF">
        <w:rPr>
          <w:rFonts w:ascii="Times New Roman" w:hAnsi="Times New Roman" w:cs="Times New Roman"/>
          <w:b/>
          <w:sz w:val="18"/>
          <w:szCs w:val="18"/>
          <w:lang w:val="en-US"/>
        </w:rPr>
        <w:t>Push-Notification</w:t>
      </w:r>
      <w:r w:rsidRPr="00AB3FCF">
        <w:rPr>
          <w:rFonts w:ascii="Times New Roman" w:hAnsi="Times New Roman" w:cs="Times New Roman"/>
          <w:sz w:val="18"/>
          <w:szCs w:val="18"/>
          <w:lang w:val="en-US"/>
        </w:rPr>
        <w:t>-Android/</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https://www.intertech.com/Blog/</w:t>
      </w:r>
      <w:r w:rsidRPr="00AB3FCF">
        <w:rPr>
          <w:rFonts w:ascii="Times New Roman" w:hAnsi="Times New Roman" w:cs="Times New Roman"/>
          <w:b/>
          <w:sz w:val="18"/>
          <w:szCs w:val="18"/>
          <w:lang w:val="en-US"/>
        </w:rPr>
        <w:t>push-notifications</w:t>
      </w:r>
      <w:r w:rsidRPr="00AB3FCF">
        <w:rPr>
          <w:rFonts w:ascii="Times New Roman" w:hAnsi="Times New Roman" w:cs="Times New Roman"/>
          <w:sz w:val="18"/>
          <w:szCs w:val="18"/>
          <w:lang w:val="en-US"/>
        </w:rPr>
        <w:t>-tutorial-for-android-using-google-cloud-messaging-gcm/</w:t>
      </w:r>
    </w:p>
    <w:p w:rsidR="00D451B1" w:rsidRPr="00AB3FCF" w:rsidRDefault="00D451B1" w:rsidP="00D451B1">
      <w:pPr>
        <w:pStyle w:val="ListParagraph"/>
        <w:ind w:left="1080"/>
        <w:rPr>
          <w:rFonts w:ascii="Times New Roman" w:hAnsi="Times New Roman" w:cs="Times New Roman"/>
          <w:b/>
          <w:sz w:val="18"/>
          <w:szCs w:val="18"/>
          <w:lang w:val="en-US"/>
        </w:rPr>
      </w:pPr>
    </w:p>
    <w:p w:rsidR="00E72972" w:rsidRPr="00AB3FCF" w:rsidRDefault="00E72972" w:rsidP="00D451B1">
      <w:pPr>
        <w:pStyle w:val="ListParagraph"/>
        <w:ind w:left="1080"/>
        <w:rPr>
          <w:rFonts w:ascii="Times New Roman" w:hAnsi="Times New Roman" w:cs="Times New Roman"/>
          <w:b/>
          <w:sz w:val="18"/>
          <w:szCs w:val="18"/>
          <w:lang w:val="en-US"/>
        </w:rPr>
      </w:pPr>
      <w:r w:rsidRPr="00AB3FCF">
        <w:rPr>
          <w:rFonts w:ascii="Times New Roman" w:hAnsi="Times New Roman" w:cs="Times New Roman"/>
          <w:b/>
          <w:sz w:val="18"/>
          <w:szCs w:val="18"/>
          <w:lang w:val="en-US"/>
        </w:rPr>
        <w:t>Dependencies</w:t>
      </w:r>
    </w:p>
    <w:p w:rsidR="00D451B1" w:rsidRPr="00AB3FCF" w:rsidRDefault="00D451B1" w:rsidP="007F373F">
      <w:pPr>
        <w:pStyle w:val="ListParagraph"/>
        <w:numPr>
          <w:ilvl w:val="0"/>
          <w:numId w:val="81"/>
        </w:numPr>
        <w:rPr>
          <w:rFonts w:ascii="Times New Roman" w:hAnsi="Times New Roman" w:cs="Times New Roman"/>
          <w:sz w:val="18"/>
          <w:szCs w:val="18"/>
          <w:lang w:val="en-US"/>
        </w:rPr>
      </w:pPr>
      <w:r w:rsidRPr="00AB3FCF">
        <w:rPr>
          <w:rFonts w:ascii="Times New Roman" w:hAnsi="Times New Roman" w:cs="Times New Roman"/>
          <w:sz w:val="18"/>
          <w:szCs w:val="18"/>
          <w:lang w:val="en-US"/>
        </w:rPr>
        <w:t>http://www.journaldev.com/10439/android-</w:t>
      </w:r>
      <w:r w:rsidRPr="00AB3FCF">
        <w:rPr>
          <w:rFonts w:ascii="Times New Roman" w:hAnsi="Times New Roman" w:cs="Times New Roman"/>
          <w:b/>
          <w:sz w:val="18"/>
          <w:szCs w:val="18"/>
          <w:lang w:val="en-US"/>
        </w:rPr>
        <w:t>butter-knife-</w:t>
      </w:r>
      <w:r w:rsidRPr="00AB3FCF">
        <w:rPr>
          <w:rFonts w:ascii="Times New Roman" w:hAnsi="Times New Roman" w:cs="Times New Roman"/>
          <w:sz w:val="18"/>
          <w:szCs w:val="18"/>
          <w:lang w:val="en-US"/>
        </w:rPr>
        <w:t>example-tutorial</w:t>
      </w:r>
    </w:p>
    <w:p w:rsidR="00D451B1" w:rsidRPr="00AB3FCF" w:rsidRDefault="00D451B1" w:rsidP="00D451B1">
      <w:pPr>
        <w:pStyle w:val="ListParagraph"/>
        <w:ind w:left="1080"/>
        <w:rPr>
          <w:rFonts w:ascii="Times New Roman" w:hAnsi="Times New Roman" w:cs="Times New Roman"/>
          <w:sz w:val="18"/>
          <w:szCs w:val="18"/>
          <w:lang w:val="en-US"/>
        </w:rPr>
      </w:pPr>
    </w:p>
    <w:p w:rsidR="00D451B1" w:rsidRDefault="003D0CC0" w:rsidP="003D0CC0">
      <w:pPr>
        <w:pStyle w:val="ListParagraph"/>
        <w:ind w:left="0"/>
        <w:rPr>
          <w:rFonts w:ascii="Times New Roman" w:hAnsi="Times New Roman" w:cs="Times New Roman"/>
          <w:sz w:val="20"/>
          <w:szCs w:val="20"/>
          <w:lang w:val="en-US"/>
        </w:rPr>
      </w:pPr>
      <w:r>
        <w:rPr>
          <w:rFonts w:ascii="Times New Roman" w:hAnsi="Times New Roman" w:cs="Times New Roman"/>
          <w:sz w:val="20"/>
          <w:szCs w:val="20"/>
          <w:lang w:val="en-US"/>
        </w:rPr>
        <w:t>See additional document titled - Capgemini Android Testing and Android App Development and Cpagemini App Dev tra</w:t>
      </w:r>
      <w:r w:rsidR="00063BC4">
        <w:rPr>
          <w:rFonts w:ascii="Times New Roman" w:hAnsi="Times New Roman" w:cs="Times New Roman"/>
          <w:sz w:val="20"/>
          <w:szCs w:val="20"/>
          <w:lang w:val="en-US"/>
        </w:rPr>
        <w:t>i</w:t>
      </w:r>
      <w:r>
        <w:rPr>
          <w:rFonts w:ascii="Times New Roman" w:hAnsi="Times New Roman" w:cs="Times New Roman"/>
          <w:sz w:val="20"/>
          <w:szCs w:val="20"/>
          <w:lang w:val="en-US"/>
        </w:rPr>
        <w:t>ning</w:t>
      </w:r>
    </w:p>
    <w:p w:rsidR="003D0CC0" w:rsidRDefault="003D0CC0" w:rsidP="00AB3FCF">
      <w:pPr>
        <w:pStyle w:val="ListParagraph"/>
        <w:ind w:left="1080"/>
        <w:rPr>
          <w:rFonts w:ascii="Times New Roman" w:hAnsi="Times New Roman" w:cs="Times New Roman"/>
          <w:sz w:val="20"/>
          <w:szCs w:val="20"/>
          <w:lang w:val="en-US"/>
        </w:rPr>
      </w:pPr>
    </w:p>
    <w:p w:rsidR="00D451B1" w:rsidRDefault="00D451B1" w:rsidP="00D451B1">
      <w:pPr>
        <w:pStyle w:val="ListParagraph"/>
        <w:ind w:left="1080"/>
        <w:rPr>
          <w:rFonts w:ascii="Times New Roman" w:hAnsi="Times New Roman" w:cs="Times New Roman"/>
          <w:sz w:val="20"/>
          <w:szCs w:val="20"/>
          <w:lang w:val="en-US"/>
        </w:rPr>
      </w:pPr>
    </w:p>
    <w:p w:rsidR="005033F3" w:rsidRDefault="005033F3" w:rsidP="005033F3">
      <w:pPr>
        <w:pStyle w:val="ListParagraph"/>
        <w:ind w:left="1080"/>
        <w:rPr>
          <w:rFonts w:ascii="Times New Roman" w:hAnsi="Times New Roman" w:cs="Times New Roman"/>
          <w:sz w:val="20"/>
          <w:szCs w:val="20"/>
          <w:lang w:val="en-US"/>
        </w:rPr>
      </w:pPr>
    </w:p>
    <w:p w:rsidR="00F60EED" w:rsidRPr="005033F3" w:rsidRDefault="00F60EED" w:rsidP="007F373F">
      <w:pPr>
        <w:pStyle w:val="ListParagraph"/>
        <w:numPr>
          <w:ilvl w:val="0"/>
          <w:numId w:val="81"/>
        </w:numPr>
        <w:rPr>
          <w:rFonts w:ascii="Times New Roman" w:hAnsi="Times New Roman" w:cs="Times New Roman"/>
          <w:b/>
          <w:sz w:val="24"/>
          <w:szCs w:val="24"/>
          <w:lang w:val="en-US"/>
        </w:rPr>
      </w:pPr>
      <w:r w:rsidRPr="005033F3">
        <w:rPr>
          <w:rFonts w:ascii="Times New Roman" w:hAnsi="Times New Roman" w:cs="Times New Roman"/>
          <w:b/>
          <w:sz w:val="24"/>
          <w:szCs w:val="24"/>
          <w:lang w:val="en-US"/>
        </w:rPr>
        <w:br w:type="page"/>
      </w:r>
    </w:p>
    <w:p w:rsidR="00841578" w:rsidRPr="00EF2AF4" w:rsidRDefault="00841578" w:rsidP="00632FE3">
      <w:pPr>
        <w:pStyle w:val="ListParagraph"/>
        <w:ind w:left="0"/>
        <w:rPr>
          <w:rFonts w:ascii="Times New Roman" w:hAnsi="Times New Roman" w:cs="Times New Roman"/>
          <w:sz w:val="24"/>
          <w:szCs w:val="24"/>
          <w:lang w:val="en-US"/>
        </w:rPr>
      </w:pPr>
      <w:r w:rsidRPr="00EF2AF4">
        <w:rPr>
          <w:rFonts w:ascii="Times New Roman" w:hAnsi="Times New Roman" w:cs="Times New Roman"/>
          <w:b/>
          <w:sz w:val="24"/>
          <w:szCs w:val="24"/>
          <w:lang w:val="en-US"/>
        </w:rPr>
        <w:lastRenderedPageBreak/>
        <w:t>Chapter One</w:t>
      </w:r>
      <w:r w:rsidRPr="00EF2AF4">
        <w:rPr>
          <w:rFonts w:ascii="Times New Roman" w:hAnsi="Times New Roman" w:cs="Times New Roman"/>
          <w:b/>
          <w:sz w:val="24"/>
          <w:szCs w:val="24"/>
          <w:lang w:val="en-US"/>
        </w:rPr>
        <w:tab/>
      </w:r>
      <w:r w:rsidRPr="00EF2AF4">
        <w:rPr>
          <w:rFonts w:ascii="Times New Roman" w:hAnsi="Times New Roman" w:cs="Times New Roman"/>
          <w:sz w:val="24"/>
          <w:szCs w:val="24"/>
          <w:lang w:val="en-US"/>
        </w:rPr>
        <w:tab/>
      </w:r>
      <w:r w:rsidR="00632FE3" w:rsidRPr="00EF2AF4">
        <w:rPr>
          <w:rFonts w:ascii="Times New Roman" w:hAnsi="Times New Roman" w:cs="Times New Roman"/>
          <w:sz w:val="24"/>
          <w:szCs w:val="24"/>
          <w:lang w:val="en-US"/>
        </w:rPr>
        <w:tab/>
      </w:r>
      <w:r w:rsidR="00632FE3" w:rsidRPr="00EF2AF4">
        <w:rPr>
          <w:rFonts w:ascii="Times New Roman" w:hAnsi="Times New Roman" w:cs="Times New Roman"/>
          <w:sz w:val="24"/>
          <w:szCs w:val="24"/>
          <w:lang w:val="en-US"/>
        </w:rPr>
        <w:tab/>
      </w:r>
      <w:r w:rsidRPr="00EF2AF4">
        <w:rPr>
          <w:rFonts w:ascii="Times New Roman" w:hAnsi="Times New Roman" w:cs="Times New Roman"/>
          <w:b/>
          <w:sz w:val="24"/>
          <w:szCs w:val="24"/>
          <w:lang w:val="en-US"/>
        </w:rPr>
        <w:t>Overview of Android</w:t>
      </w:r>
    </w:p>
    <w:p w:rsidR="00632FE3" w:rsidRPr="00970116" w:rsidRDefault="00632FE3" w:rsidP="00632FE3">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r>
      <w:r w:rsidR="000D3E72">
        <w:rPr>
          <w:rFonts w:ascii="Times New Roman" w:hAnsi="Times New Roman" w:cs="Times New Roman"/>
          <w:sz w:val="20"/>
          <w:szCs w:val="20"/>
          <w:lang w:val="en-US"/>
        </w:rPr>
        <w:tab/>
        <w:t>Understanding the concepts, terms, IDE, methods and about Android as an OS</w:t>
      </w:r>
      <w:r>
        <w:rPr>
          <w:rFonts w:ascii="Times New Roman" w:hAnsi="Times New Roman" w:cs="Times New Roman"/>
          <w:sz w:val="20"/>
          <w:szCs w:val="20"/>
          <w:lang w:val="en-US"/>
        </w:rPr>
        <w:t xml:space="preserve"> </w:t>
      </w:r>
    </w:p>
    <w:p w:rsidR="00632FE3" w:rsidRDefault="00632FE3" w:rsidP="00632FE3">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F60EED" w:rsidRPr="00F60EED" w:rsidRDefault="00F60EED" w:rsidP="00F60EED">
      <w:pPr>
        <w:pStyle w:val="Heading2"/>
        <w:spacing w:before="0" w:line="240" w:lineRule="auto"/>
        <w:ind w:right="45"/>
        <w:rPr>
          <w:rFonts w:ascii="Times New Roman" w:hAnsi="Times New Roman" w:cs="Times New Roman"/>
          <w:bCs w:val="0"/>
          <w:color w:val="121214"/>
          <w:spacing w:val="-12"/>
          <w:sz w:val="20"/>
          <w:szCs w:val="20"/>
        </w:rPr>
      </w:pPr>
      <w:r w:rsidRPr="00F60EED">
        <w:rPr>
          <w:rFonts w:ascii="Times New Roman" w:hAnsi="Times New Roman" w:cs="Times New Roman"/>
          <w:bCs w:val="0"/>
          <w:color w:val="121214"/>
          <w:spacing w:val="-12"/>
          <w:sz w:val="20"/>
          <w:szCs w:val="20"/>
        </w:rPr>
        <w:t>What is Android?</w:t>
      </w:r>
    </w:p>
    <w:p w:rsidR="00F60EED" w:rsidRPr="00F60EED" w:rsidRDefault="00F60EED" w:rsidP="00F60EED">
      <w:pPr>
        <w:pStyle w:val="NormalWeb"/>
        <w:spacing w:before="0" w:beforeAutospacing="0" w:after="0" w:afterAutospacing="0"/>
        <w:ind w:left="48" w:right="45"/>
        <w:jc w:val="both"/>
        <w:rPr>
          <w:color w:val="000000"/>
          <w:sz w:val="20"/>
          <w:szCs w:val="20"/>
        </w:rPr>
      </w:pPr>
      <w:r w:rsidRPr="00F60EED">
        <w:rPr>
          <w:color w:val="000000"/>
          <w:sz w:val="20"/>
          <w:szCs w:val="20"/>
        </w:rPr>
        <w:t>Android is an open source and Linux-based</w:t>
      </w:r>
      <w:r w:rsidRPr="00F60EED">
        <w:rPr>
          <w:rStyle w:val="apple-converted-space"/>
          <w:rFonts w:eastAsiaTheme="majorEastAsia"/>
          <w:color w:val="000000"/>
          <w:sz w:val="20"/>
          <w:szCs w:val="20"/>
        </w:rPr>
        <w:t> </w:t>
      </w:r>
      <w:r w:rsidRPr="00F60EED">
        <w:rPr>
          <w:b/>
          <w:bCs/>
          <w:color w:val="000000"/>
          <w:sz w:val="20"/>
          <w:szCs w:val="20"/>
        </w:rPr>
        <w:t>Operating System</w:t>
      </w:r>
      <w:r w:rsidRPr="00F60EED">
        <w:rPr>
          <w:rStyle w:val="apple-converted-space"/>
          <w:rFonts w:eastAsiaTheme="majorEastAsia"/>
          <w:color w:val="000000"/>
          <w:sz w:val="20"/>
          <w:szCs w:val="20"/>
        </w:rPr>
        <w:t> </w:t>
      </w:r>
      <w:r w:rsidRPr="00F60EED">
        <w:rPr>
          <w:color w:val="000000"/>
          <w:sz w:val="20"/>
          <w:szCs w:val="20"/>
        </w:rPr>
        <w:t>for mobile devices such as smartphones and tablet computers. Android was developed by the</w:t>
      </w:r>
      <w:r w:rsidRPr="00F60EED">
        <w:rPr>
          <w:rStyle w:val="apple-converted-space"/>
          <w:rFonts w:eastAsiaTheme="majorEastAsia"/>
          <w:color w:val="000000"/>
          <w:sz w:val="20"/>
          <w:szCs w:val="20"/>
        </w:rPr>
        <w:t> </w:t>
      </w:r>
      <w:r w:rsidRPr="00F60EED">
        <w:rPr>
          <w:i/>
          <w:iCs/>
          <w:color w:val="000000"/>
          <w:sz w:val="20"/>
          <w:szCs w:val="20"/>
        </w:rPr>
        <w:t>Open Handset Alliance</w:t>
      </w:r>
      <w:r w:rsidRPr="00F60EED">
        <w:rPr>
          <w:color w:val="000000"/>
          <w:sz w:val="20"/>
          <w:szCs w:val="20"/>
        </w:rPr>
        <w:t>, led by Google, and other companies.</w:t>
      </w:r>
    </w:p>
    <w:p w:rsidR="00F60EED" w:rsidRDefault="00F60EED" w:rsidP="00F60EED">
      <w:pPr>
        <w:pStyle w:val="NormalWeb"/>
        <w:spacing w:before="0" w:beforeAutospacing="0" w:after="0" w:afterAutospacing="0"/>
        <w:ind w:left="48" w:right="45"/>
        <w:jc w:val="both"/>
        <w:rPr>
          <w:color w:val="000000"/>
          <w:sz w:val="20"/>
          <w:szCs w:val="20"/>
        </w:rPr>
      </w:pPr>
      <w:r w:rsidRPr="00F60EED">
        <w:rPr>
          <w:color w:val="000000"/>
          <w:sz w:val="20"/>
          <w:szCs w:val="20"/>
        </w:rPr>
        <w:t>Android offers a unified approach to application development for mobile devices which means developers need only develop for Android, and their applications should be able to run on different devices powered by Android.</w:t>
      </w:r>
    </w:p>
    <w:p w:rsidR="00F60EED" w:rsidRPr="00F60EED" w:rsidRDefault="00F60EED" w:rsidP="00F60EED">
      <w:pPr>
        <w:pStyle w:val="NormalWeb"/>
        <w:spacing w:before="0" w:beforeAutospacing="0" w:after="0" w:afterAutospacing="0"/>
        <w:ind w:left="48" w:right="45"/>
        <w:jc w:val="both"/>
        <w:rPr>
          <w:color w:val="000000"/>
          <w:sz w:val="20"/>
          <w:szCs w:val="20"/>
        </w:rPr>
      </w:pPr>
    </w:p>
    <w:p w:rsidR="00F60EED" w:rsidRDefault="00F60EED" w:rsidP="00F60EED">
      <w:pPr>
        <w:pStyle w:val="NormalWeb"/>
        <w:spacing w:before="0" w:beforeAutospacing="0" w:after="0" w:afterAutospacing="0"/>
        <w:ind w:left="48" w:right="45"/>
        <w:jc w:val="both"/>
        <w:rPr>
          <w:color w:val="000000"/>
          <w:sz w:val="20"/>
          <w:szCs w:val="20"/>
        </w:rPr>
      </w:pPr>
      <w:r w:rsidRPr="00F60EED">
        <w:rPr>
          <w:color w:val="000000"/>
          <w:sz w:val="20"/>
          <w:szCs w:val="20"/>
        </w:rPr>
        <w:t xml:space="preserve">The </w:t>
      </w:r>
      <w:r w:rsidRPr="00F60EED">
        <w:rPr>
          <w:color w:val="000000"/>
          <w:sz w:val="20"/>
          <w:szCs w:val="20"/>
          <w:highlight w:val="yellow"/>
        </w:rPr>
        <w:t>first beta version of the Android Software Development Kit (SDK</w:t>
      </w:r>
      <w:r w:rsidRPr="00F60EED">
        <w:rPr>
          <w:color w:val="000000"/>
          <w:sz w:val="20"/>
          <w:szCs w:val="20"/>
        </w:rPr>
        <w:t>) was released by Google in 2007 where as the first commercial version, Android 1.0, was released in September 2008.</w:t>
      </w:r>
      <w:r w:rsidR="000D3E72">
        <w:rPr>
          <w:color w:val="000000"/>
          <w:sz w:val="20"/>
          <w:szCs w:val="20"/>
        </w:rPr>
        <w:t xml:space="preserve"> </w:t>
      </w:r>
      <w:r w:rsidRPr="00F60EED">
        <w:rPr>
          <w:color w:val="000000"/>
          <w:sz w:val="20"/>
          <w:szCs w:val="20"/>
          <w:highlight w:val="yellow"/>
        </w:rPr>
        <w:t>On June 27, 2012, at the Google I/O conference, Google announced the next Android version, 4.1</w:t>
      </w:r>
      <w:r w:rsidRPr="00F60EED">
        <w:rPr>
          <w:rStyle w:val="apple-converted-space"/>
          <w:rFonts w:eastAsiaTheme="majorEastAsia"/>
          <w:color w:val="000000"/>
          <w:sz w:val="20"/>
          <w:szCs w:val="20"/>
        </w:rPr>
        <w:t> </w:t>
      </w:r>
      <w:r w:rsidRPr="00F60EED">
        <w:rPr>
          <w:b/>
          <w:bCs/>
          <w:color w:val="000000"/>
          <w:sz w:val="20"/>
          <w:szCs w:val="20"/>
          <w:highlight w:val="yellow"/>
        </w:rPr>
        <w:t>Jelly Bean</w:t>
      </w:r>
      <w:r w:rsidRPr="00F60EED">
        <w:rPr>
          <w:color w:val="000000"/>
          <w:sz w:val="20"/>
          <w:szCs w:val="20"/>
        </w:rPr>
        <w:t>. Jelly Bean is an incremental update, with the primary aim of improving the user interface, both in terms of functionality and performance.</w:t>
      </w:r>
    </w:p>
    <w:p w:rsidR="00F60EED" w:rsidRPr="00F60EED" w:rsidRDefault="00F60EED" w:rsidP="00F60EED">
      <w:pPr>
        <w:pStyle w:val="NormalWeb"/>
        <w:spacing w:before="0" w:beforeAutospacing="0" w:after="0" w:afterAutospacing="0"/>
        <w:ind w:left="48" w:right="45"/>
        <w:jc w:val="both"/>
        <w:rPr>
          <w:color w:val="000000"/>
          <w:sz w:val="20"/>
          <w:szCs w:val="20"/>
        </w:rPr>
      </w:pPr>
      <w:r w:rsidRPr="00F60EED">
        <w:rPr>
          <w:color w:val="000000"/>
          <w:sz w:val="20"/>
          <w:szCs w:val="20"/>
        </w:rPr>
        <w:t xml:space="preserve">The </w:t>
      </w:r>
      <w:r w:rsidRPr="002925EE">
        <w:rPr>
          <w:color w:val="000000"/>
          <w:sz w:val="20"/>
          <w:szCs w:val="20"/>
          <w:highlight w:val="yellow"/>
        </w:rPr>
        <w:t>source code for Android is available under free and open source software licenses</w:t>
      </w:r>
      <w:r w:rsidRPr="00F60EED">
        <w:rPr>
          <w:color w:val="000000"/>
          <w:sz w:val="20"/>
          <w:szCs w:val="20"/>
        </w:rPr>
        <w:t>. Google publishes most of the code under the Apache License version 2.0 and the rest, Linux kernel changes, under the GNU General Public License version 2.</w:t>
      </w:r>
    </w:p>
    <w:p w:rsidR="00F60EED" w:rsidRDefault="00F60EED" w:rsidP="00F60EED">
      <w:pPr>
        <w:pStyle w:val="Heading2"/>
        <w:spacing w:before="0" w:line="240" w:lineRule="auto"/>
        <w:ind w:right="45"/>
        <w:rPr>
          <w:rFonts w:ascii="Times New Roman" w:hAnsi="Times New Roman" w:cs="Times New Roman"/>
          <w:b w:val="0"/>
          <w:bCs w:val="0"/>
          <w:color w:val="121214"/>
          <w:spacing w:val="-12"/>
          <w:sz w:val="20"/>
          <w:szCs w:val="20"/>
        </w:rPr>
      </w:pPr>
    </w:p>
    <w:p w:rsidR="00F60EED" w:rsidRPr="00F60EED" w:rsidRDefault="00F60EED" w:rsidP="00F60EED">
      <w:pPr>
        <w:pStyle w:val="Heading2"/>
        <w:spacing w:before="0" w:line="240" w:lineRule="auto"/>
        <w:ind w:right="45"/>
        <w:rPr>
          <w:rFonts w:ascii="Verdana" w:hAnsi="Verdana"/>
          <w:bCs w:val="0"/>
          <w:color w:val="121214"/>
          <w:spacing w:val="-12"/>
          <w:sz w:val="41"/>
          <w:szCs w:val="41"/>
        </w:rPr>
      </w:pPr>
      <w:r w:rsidRPr="00F60EED">
        <w:rPr>
          <w:rFonts w:ascii="Times New Roman" w:hAnsi="Times New Roman" w:cs="Times New Roman"/>
          <w:bCs w:val="0"/>
          <w:color w:val="121214"/>
          <w:spacing w:val="-12"/>
          <w:sz w:val="20"/>
          <w:szCs w:val="20"/>
        </w:rPr>
        <w:t>Why Android ?</w:t>
      </w:r>
    </w:p>
    <w:p w:rsidR="00F60EED" w:rsidRDefault="00F60EED" w:rsidP="00F60EED">
      <w:pPr>
        <w:rPr>
          <w:rFonts w:ascii="Times New Roman" w:hAnsi="Times New Roman" w:cs="Times New Roman"/>
          <w:sz w:val="20"/>
          <w:szCs w:val="20"/>
          <w:u w:val="single"/>
          <w:lang w:val="en-US"/>
        </w:rPr>
      </w:pPr>
      <w:r>
        <w:rPr>
          <w:noProof/>
          <w:lang w:eastAsia="en-IN" w:bidi="hi-IN"/>
        </w:rPr>
        <w:drawing>
          <wp:inline distT="0" distB="0" distL="0" distR="0">
            <wp:extent cx="5569762" cy="4454957"/>
            <wp:effectExtent l="19050" t="0" r="0" b="0"/>
            <wp:docPr id="216" name="Picture 216" descr="Why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Why Android"/>
                    <pic:cNvPicPr>
                      <a:picLocks noChangeAspect="1" noChangeArrowheads="1"/>
                    </pic:cNvPicPr>
                  </pic:nvPicPr>
                  <pic:blipFill>
                    <a:blip r:embed="rId7"/>
                    <a:srcRect/>
                    <a:stretch>
                      <a:fillRect/>
                    </a:stretch>
                  </pic:blipFill>
                  <pic:spPr bwMode="auto">
                    <a:xfrm>
                      <a:off x="0" y="0"/>
                      <a:ext cx="5569427" cy="4454689"/>
                    </a:xfrm>
                    <a:prstGeom prst="rect">
                      <a:avLst/>
                    </a:prstGeom>
                    <a:noFill/>
                    <a:ln w="9525">
                      <a:noFill/>
                      <a:miter lim="800000"/>
                      <a:headEnd/>
                      <a:tailEnd/>
                    </a:ln>
                  </pic:spPr>
                </pic:pic>
              </a:graphicData>
            </a:graphic>
          </wp:inline>
        </w:drawing>
      </w:r>
    </w:p>
    <w:p w:rsidR="00F60EED" w:rsidRDefault="00F60EED" w:rsidP="00F60EED">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1</w:t>
      </w:r>
    </w:p>
    <w:p w:rsidR="000D3E72" w:rsidRDefault="000D3E72" w:rsidP="005033F3">
      <w:pPr>
        <w:pStyle w:val="NormalWeb"/>
        <w:shd w:val="clear" w:color="auto" w:fill="FEFEFE"/>
        <w:spacing w:before="0" w:beforeAutospacing="0" w:after="300" w:afterAutospacing="0"/>
        <w:rPr>
          <w:sz w:val="20"/>
          <w:szCs w:val="20"/>
        </w:rPr>
      </w:pPr>
    </w:p>
    <w:p w:rsidR="000D3E72" w:rsidRDefault="000D3E72" w:rsidP="005033F3">
      <w:pPr>
        <w:pStyle w:val="NormalWeb"/>
        <w:shd w:val="clear" w:color="auto" w:fill="FEFEFE"/>
        <w:spacing w:before="0" w:beforeAutospacing="0" w:after="300" w:afterAutospacing="0"/>
        <w:rPr>
          <w:sz w:val="20"/>
          <w:szCs w:val="20"/>
        </w:rPr>
      </w:pPr>
    </w:p>
    <w:p w:rsidR="005033F3" w:rsidRPr="005033F3" w:rsidRDefault="005033F3" w:rsidP="005033F3">
      <w:pPr>
        <w:pStyle w:val="NormalWeb"/>
        <w:shd w:val="clear" w:color="auto" w:fill="FEFEFE"/>
        <w:spacing w:before="0" w:beforeAutospacing="0" w:after="300" w:afterAutospacing="0"/>
        <w:rPr>
          <w:sz w:val="20"/>
          <w:szCs w:val="20"/>
        </w:rPr>
      </w:pPr>
      <w:r w:rsidRPr="005033F3">
        <w:rPr>
          <w:sz w:val="20"/>
          <w:szCs w:val="20"/>
        </w:rPr>
        <w:lastRenderedPageBreak/>
        <w:t xml:space="preserve">The Android platform is </w:t>
      </w:r>
      <w:r w:rsidRPr="000D3E72">
        <w:rPr>
          <w:b/>
          <w:sz w:val="20"/>
          <w:szCs w:val="20"/>
        </w:rPr>
        <w:t>constantly evolving and app developers</w:t>
      </w:r>
      <w:r w:rsidRPr="005033F3">
        <w:rPr>
          <w:sz w:val="20"/>
          <w:szCs w:val="20"/>
        </w:rPr>
        <w:t xml:space="preserve"> must keep up with recent trends to be able to build apps that live up to user expectations.</w:t>
      </w:r>
    </w:p>
    <w:p w:rsidR="005033F3" w:rsidRPr="005033F3" w:rsidRDefault="005033F3" w:rsidP="005033F3">
      <w:pPr>
        <w:pStyle w:val="Heading3"/>
        <w:shd w:val="clear" w:color="auto" w:fill="FEFEFE"/>
        <w:spacing w:before="300" w:after="46" w:line="288" w:lineRule="atLeast"/>
        <w:rPr>
          <w:rFonts w:ascii="Times New Roman" w:hAnsi="Times New Roman" w:cs="Times New Roman"/>
          <w:color w:val="auto"/>
          <w:sz w:val="20"/>
          <w:szCs w:val="20"/>
        </w:rPr>
      </w:pPr>
      <w:r w:rsidRPr="005033F3">
        <w:rPr>
          <w:rFonts w:ascii="Times New Roman" w:hAnsi="Times New Roman" w:cs="Times New Roman"/>
          <w:color w:val="auto"/>
          <w:sz w:val="20"/>
          <w:szCs w:val="20"/>
        </w:rPr>
        <w:t>Material Design</w:t>
      </w:r>
    </w:p>
    <w:p w:rsidR="005033F3" w:rsidRPr="005033F3" w:rsidRDefault="00EA43E9" w:rsidP="005033F3">
      <w:pPr>
        <w:pStyle w:val="NormalWeb"/>
        <w:shd w:val="clear" w:color="auto" w:fill="FEFEFE"/>
        <w:spacing w:before="0" w:beforeAutospacing="0" w:after="300" w:afterAutospacing="0"/>
        <w:rPr>
          <w:sz w:val="20"/>
          <w:szCs w:val="20"/>
        </w:rPr>
      </w:pPr>
      <w:hyperlink r:id="rId8" w:tgtFrame="_self" w:history="1">
        <w:r w:rsidR="005033F3" w:rsidRPr="005033F3">
          <w:rPr>
            <w:rStyle w:val="Hyperlink"/>
            <w:rFonts w:eastAsiaTheme="majorEastAsia"/>
            <w:color w:val="auto"/>
            <w:sz w:val="20"/>
            <w:szCs w:val="20"/>
            <w:bdr w:val="none" w:sz="0" w:space="0" w:color="auto" w:frame="1"/>
          </w:rPr>
          <w:t>Material design</w:t>
        </w:r>
      </w:hyperlink>
      <w:r w:rsidR="005033F3" w:rsidRPr="005033F3">
        <w:rPr>
          <w:rStyle w:val="apple-converted-space"/>
          <w:sz w:val="20"/>
          <w:szCs w:val="20"/>
        </w:rPr>
        <w:t> </w:t>
      </w:r>
      <w:r w:rsidR="005033F3" w:rsidRPr="005033F3">
        <w:rPr>
          <w:sz w:val="20"/>
          <w:szCs w:val="20"/>
        </w:rPr>
        <w:t>is a collection of well-thought-out design guidelines you can follow to build apps whose look and feel matches the native look and feel of Android Lollipop and Marshmallow. Owing to its simplicity and modern looks, material design enjoys a lot of popularity among both developers and designers.</w:t>
      </w:r>
    </w:p>
    <w:p w:rsidR="005033F3" w:rsidRPr="005033F3" w:rsidRDefault="005033F3" w:rsidP="005033F3">
      <w:pPr>
        <w:pStyle w:val="Heading3"/>
        <w:shd w:val="clear" w:color="auto" w:fill="FEFEFE"/>
        <w:spacing w:before="300" w:after="46" w:line="288" w:lineRule="atLeast"/>
        <w:rPr>
          <w:rFonts w:ascii="Times New Roman" w:hAnsi="Times New Roman" w:cs="Times New Roman"/>
          <w:color w:val="auto"/>
          <w:sz w:val="20"/>
          <w:szCs w:val="20"/>
        </w:rPr>
      </w:pPr>
      <w:r w:rsidRPr="005033F3">
        <w:rPr>
          <w:rFonts w:ascii="Times New Roman" w:hAnsi="Times New Roman" w:cs="Times New Roman"/>
          <w:color w:val="auto"/>
          <w:sz w:val="20"/>
          <w:szCs w:val="20"/>
        </w:rPr>
        <w:t>Android Wear</w:t>
      </w:r>
    </w:p>
    <w:p w:rsidR="005033F3" w:rsidRDefault="00EA43E9" w:rsidP="005033F3">
      <w:pPr>
        <w:pStyle w:val="NormalWeb"/>
        <w:shd w:val="clear" w:color="auto" w:fill="FEFEFE"/>
        <w:spacing w:before="0" w:beforeAutospacing="0" w:after="300" w:afterAutospacing="0"/>
        <w:rPr>
          <w:sz w:val="20"/>
          <w:szCs w:val="20"/>
        </w:rPr>
      </w:pPr>
      <w:hyperlink r:id="rId9" w:tgtFrame="_self" w:history="1">
        <w:r w:rsidR="005033F3" w:rsidRPr="005033F3">
          <w:rPr>
            <w:rStyle w:val="Hyperlink"/>
            <w:rFonts w:eastAsiaTheme="majorEastAsia"/>
            <w:color w:val="auto"/>
            <w:sz w:val="20"/>
            <w:szCs w:val="20"/>
            <w:bdr w:val="none" w:sz="0" w:space="0" w:color="auto" w:frame="1"/>
          </w:rPr>
          <w:t>Android Wear</w:t>
        </w:r>
      </w:hyperlink>
      <w:r w:rsidR="005033F3" w:rsidRPr="005033F3">
        <w:rPr>
          <w:rStyle w:val="apple-converted-space"/>
          <w:sz w:val="20"/>
          <w:szCs w:val="20"/>
        </w:rPr>
        <w:t> </w:t>
      </w:r>
      <w:r w:rsidR="005033F3" w:rsidRPr="005033F3">
        <w:rPr>
          <w:sz w:val="20"/>
          <w:szCs w:val="20"/>
        </w:rPr>
        <w:t>smartwatches are becoming increasingly popular because the latest models are better looking and have features, such as new and improved gestures and watch faces that make them more fun to use. Consequently, more and more developers are using the</w:t>
      </w:r>
      <w:r w:rsidR="005033F3" w:rsidRPr="005033F3">
        <w:rPr>
          <w:rStyle w:val="apple-converted-space"/>
          <w:sz w:val="20"/>
          <w:szCs w:val="20"/>
        </w:rPr>
        <w:t> </w:t>
      </w:r>
      <w:hyperlink r:id="rId10" w:tgtFrame="_self" w:history="1">
        <w:r w:rsidR="005033F3" w:rsidRPr="005033F3">
          <w:rPr>
            <w:rStyle w:val="Hyperlink"/>
            <w:rFonts w:eastAsiaTheme="majorEastAsia"/>
            <w:color w:val="auto"/>
            <w:sz w:val="20"/>
            <w:szCs w:val="20"/>
            <w:bdr w:val="none" w:sz="0" w:space="0" w:color="auto" w:frame="1"/>
          </w:rPr>
          <w:t>Wear API</w:t>
        </w:r>
      </w:hyperlink>
      <w:r w:rsidR="005033F3" w:rsidRPr="005033F3">
        <w:rPr>
          <w:rStyle w:val="apple-converted-space"/>
          <w:sz w:val="20"/>
          <w:szCs w:val="20"/>
        </w:rPr>
        <w:t> </w:t>
      </w:r>
      <w:r w:rsidR="005033F3" w:rsidRPr="005033F3">
        <w:rPr>
          <w:sz w:val="20"/>
          <w:szCs w:val="20"/>
        </w:rPr>
        <w:t>in their apps to make sure that their apps can interact with wearable devices.</w:t>
      </w:r>
    </w:p>
    <w:p w:rsidR="00942D46" w:rsidRDefault="005033F3" w:rsidP="00942D46">
      <w:pPr>
        <w:pStyle w:val="NormalWeb"/>
        <w:shd w:val="clear" w:color="auto" w:fill="FEFEFE"/>
        <w:spacing w:before="0" w:beforeAutospacing="0" w:after="300" w:afterAutospacing="0"/>
        <w:rPr>
          <w:rFonts w:ascii="Roboto" w:hAnsi="Roboto"/>
          <w:sz w:val="16"/>
          <w:szCs w:val="16"/>
          <w:shd w:val="clear" w:color="auto" w:fill="FFFFFF"/>
        </w:rPr>
      </w:pPr>
      <w:r>
        <w:rPr>
          <w:rFonts w:ascii="Roboto" w:hAnsi="Roboto"/>
          <w:sz w:val="16"/>
          <w:szCs w:val="16"/>
          <w:shd w:val="clear" w:color="auto" w:fill="FFFFFF"/>
        </w:rPr>
        <w:t>Android provides a rich application framework that allows you to build innovative apps and games for mobile devices in a Java language environment. The documents listed in the left navigation provide details about how to build apps using Android's various APIs.</w:t>
      </w:r>
    </w:p>
    <w:p w:rsidR="00942D46" w:rsidRPr="00942D46" w:rsidRDefault="00942D46" w:rsidP="00942D46">
      <w:pPr>
        <w:pStyle w:val="NormalWeb"/>
        <w:shd w:val="clear" w:color="auto" w:fill="FEFEFE"/>
        <w:spacing w:before="0" w:beforeAutospacing="0" w:after="300" w:afterAutospacing="0"/>
        <w:rPr>
          <w:rFonts w:ascii="Roboto" w:hAnsi="Roboto"/>
          <w:b/>
          <w:u w:val="single"/>
          <w:shd w:val="clear" w:color="auto" w:fill="FFFFFF"/>
        </w:rPr>
      </w:pPr>
      <w:r w:rsidRPr="00942D46">
        <w:rPr>
          <w:b/>
          <w:u w:val="single"/>
          <w:lang w:val="en-US"/>
        </w:rPr>
        <w:t>The Android fragmentation issue and its solutions</w:t>
      </w:r>
    </w:p>
    <w:p w:rsidR="00942D46" w:rsidRPr="00512CE9" w:rsidRDefault="00942D46" w:rsidP="00512CE9">
      <w:pPr>
        <w:spacing w:after="0" w:line="240" w:lineRule="auto"/>
        <w:rPr>
          <w:rStyle w:val="apple-converted-space"/>
          <w:rFonts w:ascii="Times New Roman" w:hAnsi="Times New Roman" w:cs="Times New Roman"/>
          <w:color w:val="222222"/>
          <w:sz w:val="20"/>
          <w:szCs w:val="20"/>
          <w:shd w:val="clear" w:color="auto" w:fill="FFFFFF"/>
        </w:rPr>
      </w:pPr>
      <w:r w:rsidRPr="00512CE9">
        <w:rPr>
          <w:rFonts w:ascii="Times New Roman" w:hAnsi="Times New Roman" w:cs="Times New Roman"/>
          <w:color w:val="222222"/>
          <w:sz w:val="20"/>
          <w:szCs w:val="20"/>
          <w:shd w:val="clear" w:color="auto" w:fill="FFFFFF"/>
        </w:rPr>
        <w:t>A term being used in the</w:t>
      </w:r>
      <w:r w:rsidRPr="00512CE9">
        <w:rPr>
          <w:rStyle w:val="apple-converted-space"/>
          <w:rFonts w:ascii="Times New Roman" w:hAnsi="Times New Roman" w:cs="Times New Roman"/>
          <w:color w:val="222222"/>
          <w:sz w:val="20"/>
          <w:szCs w:val="20"/>
          <w:shd w:val="clear" w:color="auto" w:fill="FFFFFF"/>
        </w:rPr>
        <w:t> </w:t>
      </w:r>
      <w:r w:rsidRPr="00512CE9">
        <w:rPr>
          <w:rFonts w:ascii="Times New Roman" w:hAnsi="Times New Roman" w:cs="Times New Roman"/>
          <w:b/>
          <w:bCs/>
          <w:color w:val="222222"/>
          <w:sz w:val="20"/>
          <w:szCs w:val="20"/>
          <w:shd w:val="clear" w:color="auto" w:fill="FFFFFF"/>
        </w:rPr>
        <w:t>Android</w:t>
      </w:r>
      <w:r w:rsidRPr="00512CE9">
        <w:rPr>
          <w:rStyle w:val="apple-converted-space"/>
          <w:rFonts w:ascii="Times New Roman" w:hAnsi="Times New Roman" w:cs="Times New Roman"/>
          <w:color w:val="222222"/>
          <w:sz w:val="20"/>
          <w:szCs w:val="20"/>
          <w:shd w:val="clear" w:color="auto" w:fill="FFFFFF"/>
        </w:rPr>
        <w:t> </w:t>
      </w:r>
      <w:r w:rsidRPr="00512CE9">
        <w:rPr>
          <w:rFonts w:ascii="Times New Roman" w:hAnsi="Times New Roman" w:cs="Times New Roman"/>
          <w:color w:val="222222"/>
          <w:sz w:val="20"/>
          <w:szCs w:val="20"/>
          <w:shd w:val="clear" w:color="auto" w:fill="FFFFFF"/>
        </w:rPr>
        <w:t>development community is</w:t>
      </w:r>
      <w:r w:rsidRPr="00512CE9">
        <w:rPr>
          <w:rStyle w:val="apple-converted-space"/>
          <w:rFonts w:ascii="Times New Roman" w:hAnsi="Times New Roman" w:cs="Times New Roman"/>
          <w:color w:val="222222"/>
          <w:sz w:val="20"/>
          <w:szCs w:val="20"/>
          <w:shd w:val="clear" w:color="auto" w:fill="FFFFFF"/>
        </w:rPr>
        <w:t> </w:t>
      </w:r>
      <w:r w:rsidRPr="00512CE9">
        <w:rPr>
          <w:rFonts w:ascii="Times New Roman" w:hAnsi="Times New Roman" w:cs="Times New Roman"/>
          <w:b/>
          <w:bCs/>
          <w:color w:val="222222"/>
          <w:sz w:val="20"/>
          <w:szCs w:val="20"/>
          <w:shd w:val="clear" w:color="auto" w:fill="FFFFFF"/>
        </w:rPr>
        <w:t>Android fragmentation</w:t>
      </w:r>
      <w:r w:rsidRPr="00512CE9">
        <w:rPr>
          <w:rFonts w:ascii="Times New Roman" w:hAnsi="Times New Roman" w:cs="Times New Roman"/>
          <w:color w:val="222222"/>
          <w:sz w:val="20"/>
          <w:szCs w:val="20"/>
          <w:shd w:val="clear" w:color="auto" w:fill="FFFFFF"/>
        </w:rPr>
        <w:t>.</w:t>
      </w:r>
      <w:r w:rsidRPr="00512CE9">
        <w:rPr>
          <w:rStyle w:val="apple-converted-space"/>
          <w:rFonts w:ascii="Times New Roman" w:hAnsi="Times New Roman" w:cs="Times New Roman"/>
          <w:color w:val="222222"/>
          <w:sz w:val="20"/>
          <w:szCs w:val="20"/>
          <w:shd w:val="clear" w:color="auto" w:fill="FFFFFF"/>
        </w:rPr>
        <w:t> </w:t>
      </w:r>
    </w:p>
    <w:p w:rsidR="00942D46" w:rsidRPr="00512CE9" w:rsidRDefault="00942D46" w:rsidP="00512CE9">
      <w:pPr>
        <w:spacing w:after="0" w:line="240" w:lineRule="auto"/>
        <w:rPr>
          <w:rFonts w:ascii="Times New Roman" w:hAnsi="Times New Roman" w:cs="Times New Roman"/>
          <w:color w:val="222222"/>
          <w:sz w:val="20"/>
          <w:szCs w:val="20"/>
          <w:shd w:val="clear" w:color="auto" w:fill="FFFFFF"/>
        </w:rPr>
      </w:pPr>
      <w:r w:rsidRPr="00512CE9">
        <w:rPr>
          <w:rFonts w:ascii="Times New Roman" w:hAnsi="Times New Roman" w:cs="Times New Roman"/>
          <w:b/>
          <w:bCs/>
          <w:color w:val="222222"/>
          <w:sz w:val="20"/>
          <w:szCs w:val="20"/>
          <w:shd w:val="clear" w:color="auto" w:fill="FFFFFF"/>
        </w:rPr>
        <w:t>Fragmentation</w:t>
      </w:r>
      <w:r w:rsidRPr="00512CE9">
        <w:rPr>
          <w:rStyle w:val="apple-converted-space"/>
          <w:rFonts w:ascii="Times New Roman" w:hAnsi="Times New Roman" w:cs="Times New Roman"/>
          <w:color w:val="222222"/>
          <w:sz w:val="20"/>
          <w:szCs w:val="20"/>
          <w:shd w:val="clear" w:color="auto" w:fill="FFFFFF"/>
        </w:rPr>
        <w:t> </w:t>
      </w:r>
      <w:r w:rsidRPr="00512CE9">
        <w:rPr>
          <w:rFonts w:ascii="Times New Roman" w:hAnsi="Times New Roman" w:cs="Times New Roman"/>
          <w:color w:val="222222"/>
          <w:sz w:val="20"/>
          <w:szCs w:val="20"/>
          <w:shd w:val="clear" w:color="auto" w:fill="FFFFFF"/>
        </w:rPr>
        <w:t>within</w:t>
      </w:r>
      <w:r w:rsidRPr="00512CE9">
        <w:rPr>
          <w:rStyle w:val="apple-converted-space"/>
          <w:rFonts w:ascii="Times New Roman" w:hAnsi="Times New Roman" w:cs="Times New Roman"/>
          <w:color w:val="222222"/>
          <w:sz w:val="20"/>
          <w:szCs w:val="20"/>
          <w:shd w:val="clear" w:color="auto" w:fill="FFFFFF"/>
        </w:rPr>
        <w:t> </w:t>
      </w:r>
      <w:r w:rsidRPr="00512CE9">
        <w:rPr>
          <w:rFonts w:ascii="Times New Roman" w:hAnsi="Times New Roman" w:cs="Times New Roman"/>
          <w:b/>
          <w:bCs/>
          <w:color w:val="222222"/>
          <w:sz w:val="20"/>
          <w:szCs w:val="20"/>
          <w:shd w:val="clear" w:color="auto" w:fill="FFFFFF"/>
        </w:rPr>
        <w:t>Android</w:t>
      </w:r>
      <w:r w:rsidRPr="00512CE9">
        <w:rPr>
          <w:rStyle w:val="apple-converted-space"/>
          <w:rFonts w:ascii="Times New Roman" w:hAnsi="Times New Roman" w:cs="Times New Roman"/>
          <w:color w:val="222222"/>
          <w:sz w:val="20"/>
          <w:szCs w:val="20"/>
          <w:shd w:val="clear" w:color="auto" w:fill="FFFFFF"/>
        </w:rPr>
        <w:t> </w:t>
      </w:r>
      <w:r w:rsidRPr="00512CE9">
        <w:rPr>
          <w:rFonts w:ascii="Times New Roman" w:hAnsi="Times New Roman" w:cs="Times New Roman"/>
          <w:color w:val="222222"/>
          <w:sz w:val="20"/>
          <w:szCs w:val="20"/>
          <w:shd w:val="clear" w:color="auto" w:fill="FFFFFF"/>
        </w:rPr>
        <w:t>is when a variety of versions of the</w:t>
      </w:r>
      <w:r w:rsidRPr="00512CE9">
        <w:rPr>
          <w:rFonts w:ascii="Times New Roman" w:hAnsi="Times New Roman" w:cs="Times New Roman"/>
          <w:b/>
          <w:bCs/>
          <w:color w:val="222222"/>
          <w:sz w:val="20"/>
          <w:szCs w:val="20"/>
          <w:shd w:val="clear" w:color="auto" w:fill="FFFFFF"/>
        </w:rPr>
        <w:t>Android</w:t>
      </w:r>
      <w:r w:rsidRPr="00512CE9">
        <w:rPr>
          <w:rStyle w:val="apple-converted-space"/>
          <w:rFonts w:ascii="Times New Roman" w:hAnsi="Times New Roman" w:cs="Times New Roman"/>
          <w:color w:val="222222"/>
          <w:sz w:val="20"/>
          <w:szCs w:val="20"/>
          <w:shd w:val="clear" w:color="auto" w:fill="FFFFFF"/>
        </w:rPr>
        <w:t> </w:t>
      </w:r>
      <w:r w:rsidRPr="00512CE9">
        <w:rPr>
          <w:rFonts w:ascii="Times New Roman" w:hAnsi="Times New Roman" w:cs="Times New Roman"/>
          <w:color w:val="222222"/>
          <w:sz w:val="20"/>
          <w:szCs w:val="20"/>
          <w:shd w:val="clear" w:color="auto" w:fill="FFFFFF"/>
        </w:rPr>
        <w:t>platform, combined with a mixture of hardware result in the inability for some devices to properly run certain applications.</w:t>
      </w:r>
    </w:p>
    <w:p w:rsidR="00512CE9" w:rsidRDefault="00512CE9" w:rsidP="00512CE9">
      <w:pPr>
        <w:spacing w:after="0" w:line="240" w:lineRule="auto"/>
        <w:rPr>
          <w:rFonts w:ascii="Times New Roman" w:hAnsi="Times New Roman" w:cs="Times New Roman"/>
          <w:color w:val="000000"/>
          <w:sz w:val="20"/>
          <w:szCs w:val="20"/>
          <w:shd w:val="clear" w:color="auto" w:fill="FFFFFF"/>
        </w:rPr>
      </w:pPr>
      <w:r w:rsidRPr="00512CE9">
        <w:rPr>
          <w:rFonts w:ascii="Times New Roman" w:hAnsi="Times New Roman" w:cs="Times New Roman"/>
          <w:color w:val="000000"/>
          <w:sz w:val="20"/>
          <w:szCs w:val="20"/>
          <w:shd w:val="clear" w:color="auto" w:fill="FFFFFF"/>
        </w:rPr>
        <w:t>Back in 2007, Google and its partners in the Open Handset Alliance set out with the goal of developing open standards for smartphones. Android was to be a great equalizer, creating a level playing field for manufacturers and developers. It was a vision with clear appeal — and that’s partly why, nine years later, Android is the dominant mobile platform with a 58.75 percent share of the worldwide mobile and tablet operating systems market, according to</w:t>
      </w:r>
      <w:r w:rsidRPr="00512CE9">
        <w:rPr>
          <w:rStyle w:val="apple-converted-space"/>
          <w:rFonts w:ascii="Times New Roman" w:hAnsi="Times New Roman" w:cs="Times New Roman"/>
          <w:color w:val="000000"/>
          <w:sz w:val="20"/>
          <w:szCs w:val="20"/>
          <w:shd w:val="clear" w:color="auto" w:fill="FFFFFF"/>
        </w:rPr>
        <w:t> </w:t>
      </w:r>
      <w:r w:rsidRPr="00512CE9">
        <w:rPr>
          <w:rFonts w:ascii="Times New Roman" w:hAnsi="Times New Roman" w:cs="Times New Roman"/>
          <w:sz w:val="20"/>
          <w:szCs w:val="20"/>
          <w:bdr w:val="none" w:sz="0" w:space="0" w:color="auto" w:frame="1"/>
        </w:rPr>
        <w:t>NetMarketShare</w:t>
      </w:r>
      <w:r w:rsidRPr="00512CE9">
        <w:rPr>
          <w:rFonts w:ascii="Times New Roman" w:hAnsi="Times New Roman" w:cs="Times New Roman"/>
          <w:color w:val="000000"/>
          <w:sz w:val="20"/>
          <w:szCs w:val="20"/>
          <w:shd w:val="clear" w:color="auto" w:fill="FFFFFF"/>
        </w:rPr>
        <w:t>.</w:t>
      </w:r>
    </w:p>
    <w:p w:rsidR="00512CE9" w:rsidRPr="00512CE9" w:rsidRDefault="00512CE9" w:rsidP="00512CE9">
      <w:pPr>
        <w:spacing w:after="0" w:line="240" w:lineRule="auto"/>
        <w:rPr>
          <w:rFonts w:ascii="Times New Roman" w:hAnsi="Times New Roman" w:cs="Times New Roman"/>
          <w:color w:val="000000"/>
          <w:sz w:val="20"/>
          <w:szCs w:val="20"/>
          <w:shd w:val="clear" w:color="auto" w:fill="FFFFFF"/>
        </w:rPr>
      </w:pPr>
    </w:p>
    <w:p w:rsidR="00512CE9" w:rsidRDefault="00512CE9" w:rsidP="00512CE9">
      <w:pPr>
        <w:spacing w:after="0" w:line="240" w:lineRule="auto"/>
        <w:rPr>
          <w:rFonts w:ascii="Helvetica" w:hAnsi="Helvetica"/>
          <w:color w:val="000000"/>
          <w:sz w:val="21"/>
          <w:szCs w:val="21"/>
          <w:bdr w:val="none" w:sz="0" w:space="0" w:color="auto" w:frame="1"/>
        </w:rPr>
      </w:pPr>
      <w:r w:rsidRPr="00512CE9">
        <w:rPr>
          <w:rFonts w:ascii="Times New Roman" w:hAnsi="Times New Roman" w:cs="Times New Roman"/>
          <w:color w:val="000000"/>
          <w:sz w:val="20"/>
          <w:szCs w:val="20"/>
          <w:shd w:val="clear" w:color="auto" w:fill="FFFFFF"/>
        </w:rPr>
        <w:t>The open ideals that it was founded upon led to unprecedented diversity and a huge smartphone revolution, but they also sparked one of the most persistent criticisms of Android: fragmentation. There’s a fairly universal perception that Android fragmentation is a barrier to a consistent user experience, a security risk, and a challenge for app developers.</w:t>
      </w:r>
      <w:r w:rsidRPr="00512CE9">
        <w:rPr>
          <w:rFonts w:ascii="Times New Roman" w:hAnsi="Times New Roman" w:cs="Times New Roman"/>
          <w:color w:val="000000"/>
          <w:sz w:val="20"/>
          <w:szCs w:val="20"/>
          <w:bdr w:val="none" w:sz="0" w:space="0" w:color="auto" w:frame="1"/>
        </w:rPr>
        <w:br/>
      </w:r>
      <w:r w:rsidRPr="00512CE9">
        <w:rPr>
          <w:rFonts w:ascii="Times New Roman" w:hAnsi="Times New Roman" w:cs="Times New Roman"/>
          <w:color w:val="000000"/>
          <w:sz w:val="20"/>
          <w:szCs w:val="20"/>
          <w:bdr w:val="none" w:sz="0" w:space="0" w:color="auto" w:frame="1"/>
        </w:rPr>
        <w:br/>
      </w:r>
      <w:r w:rsidRPr="00512CE9">
        <w:rPr>
          <w:rFonts w:ascii="Times New Roman" w:hAnsi="Times New Roman" w:cs="Times New Roman"/>
          <w:color w:val="000000"/>
          <w:sz w:val="20"/>
          <w:szCs w:val="20"/>
          <w:shd w:val="clear" w:color="auto" w:fill="FFFFFF"/>
        </w:rPr>
        <w:t>We could be talking about the different versions of Android, the multitude of different devices, the manufacturer skins that sit on top, or even forks, like Amazon’s Fire OS.</w:t>
      </w:r>
      <w:r w:rsidRPr="00512CE9">
        <w:rPr>
          <w:rFonts w:ascii="Times New Roman" w:hAnsi="Times New Roman" w:cs="Times New Roman"/>
          <w:color w:val="000000"/>
          <w:sz w:val="20"/>
          <w:szCs w:val="20"/>
          <w:bdr w:val="none" w:sz="0" w:space="0" w:color="auto" w:frame="1"/>
        </w:rPr>
        <w:br/>
      </w:r>
      <w:r w:rsidRPr="00512CE9">
        <w:rPr>
          <w:rFonts w:ascii="Times New Roman" w:hAnsi="Times New Roman" w:cs="Times New Roman"/>
          <w:color w:val="000000"/>
          <w:sz w:val="20"/>
          <w:szCs w:val="20"/>
          <w:bdr w:val="none" w:sz="0" w:space="0" w:color="auto" w:frame="1"/>
        </w:rPr>
        <w:br/>
      </w:r>
      <w:r w:rsidRPr="00512CE9">
        <w:rPr>
          <w:rFonts w:ascii="Times New Roman" w:hAnsi="Times New Roman" w:cs="Times New Roman"/>
          <w:color w:val="000000"/>
          <w:sz w:val="20"/>
          <w:szCs w:val="20"/>
          <w:shd w:val="clear" w:color="auto" w:fill="FFFFFF"/>
        </w:rPr>
        <w:t>For ordinary folks who own a phone, fragmentation means that many Android users don’t have access to the latest and greatest features in the platform, but it has also been consistently raised as a major threat to security. Tim Cook famously referenced an article on</w:t>
      </w:r>
      <w:r w:rsidRPr="00512CE9">
        <w:rPr>
          <w:rStyle w:val="apple-converted-space"/>
          <w:rFonts w:ascii="Times New Roman" w:hAnsi="Times New Roman" w:cs="Times New Roman"/>
          <w:color w:val="000000"/>
          <w:sz w:val="20"/>
          <w:szCs w:val="20"/>
          <w:shd w:val="clear" w:color="auto" w:fill="FFFFFF"/>
        </w:rPr>
        <w:t> </w:t>
      </w:r>
      <w:r w:rsidRPr="00512CE9">
        <w:rPr>
          <w:rFonts w:ascii="Times New Roman" w:hAnsi="Times New Roman" w:cs="Times New Roman"/>
          <w:sz w:val="20"/>
          <w:szCs w:val="20"/>
          <w:bdr w:val="none" w:sz="0" w:space="0" w:color="auto" w:frame="1"/>
        </w:rPr>
        <w:t>ZDNet</w:t>
      </w:r>
      <w:r w:rsidRPr="00512CE9">
        <w:rPr>
          <w:rFonts w:ascii="Times New Roman" w:hAnsi="Times New Roman" w:cs="Times New Roman"/>
          <w:color w:val="000000"/>
          <w:sz w:val="20"/>
          <w:szCs w:val="20"/>
          <w:shd w:val="clear" w:color="auto" w:fill="FFFFFF"/>
        </w:rPr>
        <w:t>, entitled “Android fragmentation turning devices into a toxic hellstew of vulnerabilities” on a slide at WWDC in 2014. He even added animated flames to the word “hellstew” for a greater incendiary impact, and it played into a common perception of Android as potentially insecure.</w:t>
      </w:r>
      <w:r>
        <w:rPr>
          <w:rFonts w:ascii="Helvetica" w:hAnsi="Helvetica"/>
          <w:color w:val="000000"/>
          <w:sz w:val="21"/>
          <w:szCs w:val="21"/>
          <w:bdr w:val="none" w:sz="0" w:space="0" w:color="auto" w:frame="1"/>
        </w:rPr>
        <w:br/>
      </w:r>
      <w:r>
        <w:rPr>
          <w:rFonts w:ascii="Helvetica" w:hAnsi="Helvetica"/>
          <w:color w:val="000000"/>
          <w:sz w:val="21"/>
          <w:szCs w:val="21"/>
          <w:bdr w:val="none" w:sz="0" w:space="0" w:color="auto" w:frame="1"/>
        </w:rPr>
        <w:br/>
      </w:r>
    </w:p>
    <w:p w:rsidR="00512CE9" w:rsidRDefault="00512CE9">
      <w:pPr>
        <w:rPr>
          <w:rFonts w:ascii="Helvetica" w:hAnsi="Helvetica"/>
          <w:color w:val="000000"/>
          <w:sz w:val="21"/>
          <w:szCs w:val="21"/>
          <w:bdr w:val="none" w:sz="0" w:space="0" w:color="auto" w:frame="1"/>
        </w:rPr>
      </w:pPr>
    </w:p>
    <w:p w:rsidR="00512CE9" w:rsidRDefault="00512CE9">
      <w:pPr>
        <w:rPr>
          <w:rFonts w:ascii="Helvetica" w:hAnsi="Helvetica"/>
          <w:color w:val="000000"/>
          <w:sz w:val="21"/>
          <w:szCs w:val="21"/>
          <w:bdr w:val="none" w:sz="0" w:space="0" w:color="auto" w:frame="1"/>
        </w:rPr>
      </w:pPr>
    </w:p>
    <w:p w:rsidR="00512CE9" w:rsidRDefault="00512CE9">
      <w:pPr>
        <w:rPr>
          <w:rFonts w:ascii="Helvetica" w:hAnsi="Helvetica"/>
          <w:color w:val="000000"/>
          <w:sz w:val="21"/>
          <w:szCs w:val="21"/>
          <w:bdr w:val="none" w:sz="0" w:space="0" w:color="auto" w:frame="1"/>
        </w:rPr>
      </w:pPr>
    </w:p>
    <w:p w:rsidR="00512CE9" w:rsidRDefault="00512CE9">
      <w:pPr>
        <w:rPr>
          <w:rFonts w:ascii="Helvetica" w:hAnsi="Helvetica"/>
          <w:color w:val="000000"/>
          <w:sz w:val="21"/>
          <w:szCs w:val="21"/>
          <w:bdr w:val="none" w:sz="0" w:space="0" w:color="auto" w:frame="1"/>
        </w:rPr>
      </w:pPr>
    </w:p>
    <w:p w:rsidR="00512CE9" w:rsidRDefault="00512CE9">
      <w:pPr>
        <w:rPr>
          <w:rFonts w:ascii="Helvetica" w:hAnsi="Helvetica"/>
          <w:color w:val="000000"/>
          <w:sz w:val="21"/>
          <w:szCs w:val="21"/>
          <w:bdr w:val="none" w:sz="0" w:space="0" w:color="auto" w:frame="1"/>
        </w:rPr>
      </w:pPr>
    </w:p>
    <w:p w:rsidR="00942D46" w:rsidRDefault="00942D46">
      <w:pPr>
        <w:rPr>
          <w:rFonts w:ascii="Helvetica" w:hAnsi="Helvetica"/>
          <w:color w:val="000000"/>
          <w:sz w:val="21"/>
          <w:szCs w:val="21"/>
          <w:bdr w:val="none" w:sz="0" w:space="0" w:color="auto" w:frame="1"/>
        </w:rPr>
      </w:pPr>
    </w:p>
    <w:p w:rsidR="00512CE9" w:rsidRDefault="00512CE9">
      <w:pPr>
        <w:rPr>
          <w:rFonts w:ascii="Times New Roman" w:hAnsi="Times New Roman" w:cs="Times New Roman"/>
          <w:sz w:val="20"/>
          <w:szCs w:val="20"/>
          <w:u w:val="single"/>
          <w:lang w:val="en-US"/>
        </w:rPr>
      </w:pPr>
    </w:p>
    <w:p w:rsidR="00942D46" w:rsidRPr="00512CE9" w:rsidRDefault="00942D46">
      <w:pPr>
        <w:rPr>
          <w:rFonts w:ascii="Times New Roman" w:hAnsi="Times New Roman" w:cs="Times New Roman"/>
          <w:sz w:val="20"/>
          <w:szCs w:val="20"/>
          <w:lang w:val="en-US"/>
        </w:rPr>
      </w:pPr>
      <w:r>
        <w:rPr>
          <w:rFonts w:ascii="Times New Roman" w:hAnsi="Times New Roman" w:cs="Times New Roman"/>
          <w:sz w:val="20"/>
          <w:szCs w:val="20"/>
          <w:u w:val="single"/>
          <w:lang w:val="en-US"/>
        </w:rPr>
        <w:lastRenderedPageBreak/>
        <w:t>Diagram 1</w:t>
      </w:r>
      <w:r w:rsidR="00512CE9">
        <w:rPr>
          <w:rFonts w:ascii="Times New Roman" w:hAnsi="Times New Roman" w:cs="Times New Roman"/>
          <w:sz w:val="20"/>
          <w:szCs w:val="20"/>
          <w:lang w:val="en-US"/>
        </w:rPr>
        <w:t xml:space="preserve"> - Android Fragmentation Issue Illustrated</w:t>
      </w:r>
    </w:p>
    <w:p w:rsidR="00512CE9" w:rsidRDefault="00942D46">
      <w:pPr>
        <w:rPr>
          <w:rFonts w:ascii="Times New Roman" w:hAnsi="Times New Roman" w:cs="Times New Roman"/>
          <w:b/>
          <w:sz w:val="24"/>
          <w:szCs w:val="24"/>
          <w:u w:val="single"/>
          <w:lang w:val="en-US"/>
        </w:rPr>
      </w:pPr>
      <w:r>
        <w:rPr>
          <w:noProof/>
          <w:lang w:eastAsia="en-IN" w:bidi="hi-IN"/>
        </w:rPr>
        <w:drawing>
          <wp:inline distT="0" distB="0" distL="0" distR="0">
            <wp:extent cx="4710801" cy="3000375"/>
            <wp:effectExtent l="19050" t="0" r="0" b="0"/>
            <wp:docPr id="32" name="Picture 32" descr="An Example of Android Device Fragmentation based on App Installations of OpenSignal's app. Source: Open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Example of Android Device Fragmentation based on App Installations of OpenSignal's app. Source: OpenSignal"/>
                    <pic:cNvPicPr>
                      <a:picLocks noChangeAspect="1" noChangeArrowheads="1"/>
                    </pic:cNvPicPr>
                  </pic:nvPicPr>
                  <pic:blipFill>
                    <a:blip r:embed="rId11"/>
                    <a:srcRect/>
                    <a:stretch>
                      <a:fillRect/>
                    </a:stretch>
                  </pic:blipFill>
                  <pic:spPr bwMode="auto">
                    <a:xfrm>
                      <a:off x="0" y="0"/>
                      <a:ext cx="4714188" cy="3002532"/>
                    </a:xfrm>
                    <a:prstGeom prst="rect">
                      <a:avLst/>
                    </a:prstGeom>
                    <a:noFill/>
                    <a:ln w="9525">
                      <a:noFill/>
                      <a:miter lim="800000"/>
                      <a:headEnd/>
                      <a:tailEnd/>
                    </a:ln>
                  </pic:spPr>
                </pic:pic>
              </a:graphicData>
            </a:graphic>
          </wp:inline>
        </w:drawing>
      </w:r>
    </w:p>
    <w:p w:rsidR="00512CE9" w:rsidRPr="00512CE9" w:rsidRDefault="00512CE9">
      <w:pPr>
        <w:rPr>
          <w:rFonts w:ascii="Times New Roman" w:hAnsi="Times New Roman" w:cs="Times New Roman"/>
          <w:sz w:val="20"/>
          <w:szCs w:val="20"/>
          <w:u w:val="single"/>
          <w:lang w:val="en-US"/>
        </w:rPr>
      </w:pPr>
      <w:r w:rsidRPr="00512CE9">
        <w:rPr>
          <w:rFonts w:ascii="Times New Roman" w:hAnsi="Times New Roman" w:cs="Times New Roman"/>
          <w:sz w:val="20"/>
          <w:szCs w:val="20"/>
          <w:u w:val="single"/>
          <w:lang w:val="en-US"/>
        </w:rPr>
        <w:t>Diagram 2</w:t>
      </w:r>
    </w:p>
    <w:p w:rsidR="00512CE9" w:rsidRDefault="00512CE9">
      <w:pPr>
        <w:rPr>
          <w:rFonts w:ascii="Times New Roman" w:hAnsi="Times New Roman" w:cs="Times New Roman"/>
          <w:b/>
          <w:sz w:val="24"/>
          <w:szCs w:val="24"/>
          <w:u w:val="single"/>
          <w:lang w:val="en-US"/>
        </w:rPr>
      </w:pPr>
      <w:r>
        <w:rPr>
          <w:noProof/>
          <w:lang w:eastAsia="en-IN" w:bidi="hi-IN"/>
        </w:rPr>
        <w:drawing>
          <wp:inline distT="0" distB="0" distL="0" distR="0">
            <wp:extent cx="4791075" cy="2974026"/>
            <wp:effectExtent l="19050" t="0" r="9525" b="0"/>
            <wp:docPr id="35" name="Picture 35" descr="https://icdn1.digitaltrends.com/image/versiones-android-15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cdn1.digitaltrends.com/image/versiones-android-1500x1000.jpg"/>
                    <pic:cNvPicPr>
                      <a:picLocks noChangeAspect="1" noChangeArrowheads="1"/>
                    </pic:cNvPicPr>
                  </pic:nvPicPr>
                  <pic:blipFill>
                    <a:blip r:embed="rId12" cstate="print"/>
                    <a:srcRect/>
                    <a:stretch>
                      <a:fillRect/>
                    </a:stretch>
                  </pic:blipFill>
                  <pic:spPr bwMode="auto">
                    <a:xfrm>
                      <a:off x="0" y="0"/>
                      <a:ext cx="4792934" cy="2975180"/>
                    </a:xfrm>
                    <a:prstGeom prst="rect">
                      <a:avLst/>
                    </a:prstGeom>
                    <a:noFill/>
                    <a:ln w="9525">
                      <a:noFill/>
                      <a:miter lim="800000"/>
                      <a:headEnd/>
                      <a:tailEnd/>
                    </a:ln>
                  </pic:spPr>
                </pic:pic>
              </a:graphicData>
            </a:graphic>
          </wp:inline>
        </w:drawing>
      </w:r>
    </w:p>
    <w:p w:rsidR="00D71CCB" w:rsidRDefault="00D71CCB">
      <w:pPr>
        <w:rPr>
          <w:rFonts w:ascii="Times New Roman" w:hAnsi="Times New Roman" w:cs="Times New Roman"/>
          <w:sz w:val="20"/>
          <w:szCs w:val="20"/>
          <w:lang w:val="en-US"/>
        </w:rPr>
      </w:pPr>
    </w:p>
    <w:p w:rsidR="00512CE9" w:rsidRPr="00512CE9" w:rsidRDefault="00512CE9">
      <w:pPr>
        <w:rPr>
          <w:rFonts w:ascii="Times New Roman" w:hAnsi="Times New Roman" w:cs="Times New Roman"/>
          <w:sz w:val="20"/>
          <w:szCs w:val="20"/>
          <w:lang w:val="en-US"/>
        </w:rPr>
      </w:pPr>
      <w:r w:rsidRPr="00512CE9">
        <w:rPr>
          <w:rFonts w:ascii="Times New Roman" w:hAnsi="Times New Roman" w:cs="Times New Roman"/>
          <w:sz w:val="20"/>
          <w:szCs w:val="20"/>
          <w:lang w:val="en-US"/>
        </w:rPr>
        <w:t>References</w:t>
      </w:r>
    </w:p>
    <w:p w:rsidR="00512CE9" w:rsidRDefault="00512CE9" w:rsidP="007F373F">
      <w:pPr>
        <w:pStyle w:val="ListParagraph"/>
        <w:numPr>
          <w:ilvl w:val="0"/>
          <w:numId w:val="86"/>
        </w:numPr>
        <w:rPr>
          <w:rFonts w:ascii="Times New Roman" w:hAnsi="Times New Roman" w:cs="Times New Roman"/>
          <w:sz w:val="20"/>
          <w:szCs w:val="20"/>
          <w:lang w:val="en-US"/>
        </w:rPr>
      </w:pPr>
      <w:r w:rsidRPr="00512CE9">
        <w:rPr>
          <w:rFonts w:ascii="Times New Roman" w:hAnsi="Times New Roman" w:cs="Times New Roman"/>
          <w:sz w:val="20"/>
          <w:szCs w:val="20"/>
          <w:lang w:val="en-US"/>
        </w:rPr>
        <w:t>https://www.xda-developers.com/the-sorry-state-of-android-fragmentation/</w:t>
      </w:r>
    </w:p>
    <w:p w:rsidR="00512CE9" w:rsidRDefault="00512CE9" w:rsidP="007F373F">
      <w:pPr>
        <w:pStyle w:val="ListParagraph"/>
        <w:numPr>
          <w:ilvl w:val="0"/>
          <w:numId w:val="86"/>
        </w:numPr>
        <w:rPr>
          <w:rFonts w:ascii="Times New Roman" w:hAnsi="Times New Roman" w:cs="Times New Roman"/>
          <w:sz w:val="20"/>
          <w:szCs w:val="20"/>
          <w:lang w:val="en-US"/>
        </w:rPr>
      </w:pPr>
      <w:r w:rsidRPr="00512CE9">
        <w:rPr>
          <w:rFonts w:ascii="Times New Roman" w:hAnsi="Times New Roman" w:cs="Times New Roman"/>
          <w:sz w:val="20"/>
          <w:szCs w:val="20"/>
          <w:lang w:val="en-US"/>
        </w:rPr>
        <w:t>https://www.digitaltrends.com/mobile/what-is-android-fragmentation-and-can-google-ever-fix-it/</w:t>
      </w:r>
    </w:p>
    <w:p w:rsidR="00512CE9" w:rsidRDefault="00512CE9" w:rsidP="007F373F">
      <w:pPr>
        <w:pStyle w:val="ListParagraph"/>
        <w:numPr>
          <w:ilvl w:val="0"/>
          <w:numId w:val="86"/>
        </w:numPr>
        <w:rPr>
          <w:rFonts w:ascii="Times New Roman" w:hAnsi="Times New Roman" w:cs="Times New Roman"/>
          <w:sz w:val="20"/>
          <w:szCs w:val="20"/>
          <w:lang w:val="en-US"/>
        </w:rPr>
      </w:pPr>
      <w:r w:rsidRPr="00512CE9">
        <w:rPr>
          <w:rFonts w:ascii="Times New Roman" w:hAnsi="Times New Roman" w:cs="Times New Roman"/>
          <w:sz w:val="20"/>
          <w:szCs w:val="20"/>
          <w:lang w:val="en-US"/>
        </w:rPr>
        <w:t>http://www.techtimes.com/articles/185234/20161109/google-has-a-plan-to-solve-the-fragmentation-problem-of-android-is-android-extensions-the-answer.htm</w:t>
      </w:r>
    </w:p>
    <w:p w:rsidR="00512CE9" w:rsidRDefault="00512CE9" w:rsidP="007F373F">
      <w:pPr>
        <w:pStyle w:val="ListParagraph"/>
        <w:numPr>
          <w:ilvl w:val="0"/>
          <w:numId w:val="86"/>
        </w:numPr>
        <w:rPr>
          <w:rFonts w:ascii="Times New Roman" w:hAnsi="Times New Roman" w:cs="Times New Roman"/>
          <w:sz w:val="20"/>
          <w:szCs w:val="20"/>
          <w:lang w:val="en-US"/>
        </w:rPr>
      </w:pPr>
      <w:r w:rsidRPr="00512CE9">
        <w:rPr>
          <w:rFonts w:ascii="Times New Roman" w:hAnsi="Times New Roman" w:cs="Times New Roman"/>
          <w:sz w:val="20"/>
          <w:szCs w:val="20"/>
          <w:lang w:val="en-US"/>
        </w:rPr>
        <w:t>http://www.webopedia.com/TERM/A/Android_fragmentation.html</w:t>
      </w:r>
    </w:p>
    <w:p w:rsidR="00512CE9" w:rsidRDefault="00512CE9" w:rsidP="007F373F">
      <w:pPr>
        <w:pStyle w:val="ListParagraph"/>
        <w:numPr>
          <w:ilvl w:val="0"/>
          <w:numId w:val="86"/>
        </w:numPr>
        <w:rPr>
          <w:rFonts w:ascii="Times New Roman" w:hAnsi="Times New Roman" w:cs="Times New Roman"/>
          <w:sz w:val="20"/>
          <w:szCs w:val="20"/>
          <w:lang w:val="en-US"/>
        </w:rPr>
      </w:pPr>
      <w:r w:rsidRPr="00512CE9">
        <w:rPr>
          <w:rFonts w:ascii="Times New Roman" w:hAnsi="Times New Roman" w:cs="Times New Roman"/>
          <w:sz w:val="20"/>
          <w:szCs w:val="20"/>
          <w:lang w:val="en-US"/>
        </w:rPr>
        <w:t>https://www.xda-developers.com/the-sorry-state-of-android-fragmentation/</w:t>
      </w:r>
    </w:p>
    <w:p w:rsidR="00512CE9" w:rsidRDefault="00512CE9" w:rsidP="00D71CCB">
      <w:pPr>
        <w:pStyle w:val="ListParagraph"/>
        <w:ind w:left="360"/>
        <w:rPr>
          <w:rFonts w:ascii="Times New Roman" w:hAnsi="Times New Roman" w:cs="Times New Roman"/>
          <w:sz w:val="20"/>
          <w:szCs w:val="20"/>
          <w:lang w:val="en-US"/>
        </w:rPr>
      </w:pPr>
    </w:p>
    <w:p w:rsidR="005033F3" w:rsidRPr="00942D46" w:rsidRDefault="00914771" w:rsidP="00F60EED">
      <w:pPr>
        <w:rPr>
          <w:rFonts w:ascii="Times New Roman" w:hAnsi="Times New Roman" w:cs="Times New Roman"/>
          <w:b/>
          <w:sz w:val="24"/>
          <w:szCs w:val="24"/>
          <w:u w:val="single"/>
          <w:lang w:val="en-US"/>
        </w:rPr>
      </w:pPr>
      <w:r w:rsidRPr="00942D46">
        <w:rPr>
          <w:rFonts w:ascii="Times New Roman" w:hAnsi="Times New Roman" w:cs="Times New Roman"/>
          <w:b/>
          <w:sz w:val="24"/>
          <w:szCs w:val="24"/>
          <w:u w:val="single"/>
          <w:lang w:val="en-US"/>
        </w:rPr>
        <w:lastRenderedPageBreak/>
        <w:t>Android Studio</w:t>
      </w:r>
    </w:p>
    <w:p w:rsidR="00914771" w:rsidRDefault="00914771" w:rsidP="00F60EED">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2</w:t>
      </w:r>
    </w:p>
    <w:p w:rsidR="00914771" w:rsidRDefault="00914771" w:rsidP="00F60EED">
      <w:pPr>
        <w:rPr>
          <w:rFonts w:ascii="Times New Roman" w:hAnsi="Times New Roman" w:cs="Times New Roman"/>
          <w:sz w:val="20"/>
          <w:szCs w:val="20"/>
          <w:u w:val="single"/>
          <w:lang w:val="en-US"/>
        </w:rPr>
      </w:pPr>
      <w:r>
        <w:rPr>
          <w:noProof/>
          <w:lang w:eastAsia="en-IN" w:bidi="hi-IN"/>
        </w:rPr>
        <w:drawing>
          <wp:inline distT="0" distB="0" distL="0" distR="0">
            <wp:extent cx="5713730" cy="3286125"/>
            <wp:effectExtent l="19050" t="0" r="1270" b="0"/>
            <wp:docPr id="218" name="Picture 218" descr="Image result for android Studio with labeled part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result for android Studio with labeled parts image"/>
                    <pic:cNvPicPr>
                      <a:picLocks noChangeAspect="1" noChangeArrowheads="1"/>
                    </pic:cNvPicPr>
                  </pic:nvPicPr>
                  <pic:blipFill>
                    <a:blip r:embed="rId13"/>
                    <a:srcRect/>
                    <a:stretch>
                      <a:fillRect/>
                    </a:stretch>
                  </pic:blipFill>
                  <pic:spPr bwMode="auto">
                    <a:xfrm>
                      <a:off x="0" y="0"/>
                      <a:ext cx="5723401" cy="3291687"/>
                    </a:xfrm>
                    <a:prstGeom prst="rect">
                      <a:avLst/>
                    </a:prstGeom>
                    <a:noFill/>
                    <a:ln w="9525">
                      <a:noFill/>
                      <a:miter lim="800000"/>
                      <a:headEnd/>
                      <a:tailEnd/>
                    </a:ln>
                  </pic:spPr>
                </pic:pic>
              </a:graphicData>
            </a:graphic>
          </wp:inline>
        </w:drawing>
      </w:r>
    </w:p>
    <w:p w:rsidR="00914771" w:rsidRDefault="0091477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3</w:t>
      </w:r>
    </w:p>
    <w:p w:rsidR="00914771" w:rsidRDefault="00914771">
      <w:pPr>
        <w:rPr>
          <w:rFonts w:ascii="Times New Roman" w:hAnsi="Times New Roman" w:cs="Times New Roman"/>
          <w:sz w:val="20"/>
          <w:szCs w:val="20"/>
          <w:u w:val="single"/>
          <w:lang w:val="en-US"/>
        </w:rPr>
      </w:pPr>
      <w:r>
        <w:rPr>
          <w:noProof/>
          <w:lang w:eastAsia="en-IN" w:bidi="hi-IN"/>
        </w:rPr>
        <w:drawing>
          <wp:inline distT="0" distB="0" distL="0" distR="0">
            <wp:extent cx="5713428" cy="3891687"/>
            <wp:effectExtent l="19050" t="0" r="1572" b="0"/>
            <wp:docPr id="221" name="Picture 221" descr="Image result for android Studio with labeled part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 result for android Studio with labeled parts image"/>
                    <pic:cNvPicPr>
                      <a:picLocks noChangeAspect="1" noChangeArrowheads="1"/>
                    </pic:cNvPicPr>
                  </pic:nvPicPr>
                  <pic:blipFill>
                    <a:blip r:embed="rId14"/>
                    <a:srcRect/>
                    <a:stretch>
                      <a:fillRect/>
                    </a:stretch>
                  </pic:blipFill>
                  <pic:spPr bwMode="auto">
                    <a:xfrm>
                      <a:off x="0" y="0"/>
                      <a:ext cx="5713095" cy="3891460"/>
                    </a:xfrm>
                    <a:prstGeom prst="rect">
                      <a:avLst/>
                    </a:prstGeom>
                    <a:noFill/>
                    <a:ln w="9525">
                      <a:noFill/>
                      <a:miter lim="800000"/>
                      <a:headEnd/>
                      <a:tailEnd/>
                    </a:ln>
                  </pic:spPr>
                </pic:pic>
              </a:graphicData>
            </a:graphic>
          </wp:inline>
        </w:drawing>
      </w:r>
    </w:p>
    <w:p w:rsidR="00E01B7B" w:rsidRDefault="00E01B7B">
      <w:pPr>
        <w:rPr>
          <w:rFonts w:ascii="Times New Roman" w:hAnsi="Times New Roman" w:cs="Times New Roman"/>
          <w:sz w:val="20"/>
          <w:szCs w:val="20"/>
          <w:u w:val="single"/>
          <w:lang w:val="en-US"/>
        </w:rPr>
      </w:pPr>
    </w:p>
    <w:p w:rsidR="00E01B7B" w:rsidRDefault="00E01B7B">
      <w:pPr>
        <w:rPr>
          <w:rFonts w:ascii="Times New Roman" w:hAnsi="Times New Roman" w:cs="Times New Roman"/>
          <w:sz w:val="20"/>
          <w:szCs w:val="20"/>
          <w:u w:val="single"/>
          <w:lang w:val="en-US"/>
        </w:rPr>
      </w:pPr>
    </w:p>
    <w:p w:rsidR="00914771" w:rsidRDefault="0091477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4</w:t>
      </w:r>
    </w:p>
    <w:p w:rsidR="00914771" w:rsidRDefault="00914771">
      <w:pPr>
        <w:rPr>
          <w:rFonts w:ascii="Times New Roman" w:hAnsi="Times New Roman" w:cs="Times New Roman"/>
          <w:sz w:val="20"/>
          <w:szCs w:val="20"/>
          <w:u w:val="single"/>
          <w:lang w:val="en-US"/>
        </w:rPr>
      </w:pPr>
      <w:r>
        <w:rPr>
          <w:noProof/>
          <w:lang w:eastAsia="en-IN" w:bidi="hi-IN"/>
        </w:rPr>
        <w:drawing>
          <wp:inline distT="0" distB="0" distL="0" distR="0">
            <wp:extent cx="5714160" cy="3386938"/>
            <wp:effectExtent l="19050" t="0" r="840" b="0"/>
            <wp:docPr id="224" name="Picture 224" descr="Image result for android Studio with labeled part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result for android Studio with labeled parts image"/>
                    <pic:cNvPicPr>
                      <a:picLocks noChangeAspect="1" noChangeArrowheads="1"/>
                    </pic:cNvPicPr>
                  </pic:nvPicPr>
                  <pic:blipFill>
                    <a:blip r:embed="rId15"/>
                    <a:srcRect/>
                    <a:stretch>
                      <a:fillRect/>
                    </a:stretch>
                  </pic:blipFill>
                  <pic:spPr bwMode="auto">
                    <a:xfrm>
                      <a:off x="0" y="0"/>
                      <a:ext cx="5714433" cy="3387100"/>
                    </a:xfrm>
                    <a:prstGeom prst="rect">
                      <a:avLst/>
                    </a:prstGeom>
                    <a:noFill/>
                    <a:ln w="9525">
                      <a:noFill/>
                      <a:miter lim="800000"/>
                      <a:headEnd/>
                      <a:tailEnd/>
                    </a:ln>
                  </pic:spPr>
                </pic:pic>
              </a:graphicData>
            </a:graphic>
          </wp:inline>
        </w:drawing>
      </w:r>
    </w:p>
    <w:p w:rsidR="00914771" w:rsidRDefault="0091477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5</w:t>
      </w:r>
    </w:p>
    <w:p w:rsidR="00914771" w:rsidRDefault="00914771">
      <w:pPr>
        <w:rPr>
          <w:rFonts w:ascii="Times New Roman" w:hAnsi="Times New Roman" w:cs="Times New Roman"/>
          <w:sz w:val="20"/>
          <w:szCs w:val="20"/>
          <w:u w:val="single"/>
          <w:lang w:val="en-US"/>
        </w:rPr>
      </w:pPr>
      <w:r>
        <w:rPr>
          <w:noProof/>
          <w:lang w:eastAsia="en-IN" w:bidi="hi-IN"/>
        </w:rPr>
        <w:drawing>
          <wp:inline distT="0" distB="0" distL="0" distR="0">
            <wp:extent cx="5731510" cy="3327361"/>
            <wp:effectExtent l="0" t="0" r="2540" b="0"/>
            <wp:docPr id="227" name="Picture 227" descr="Image result for android Studio with labeled part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 result for android Studio with labeled parts image"/>
                    <pic:cNvPicPr>
                      <a:picLocks noChangeAspect="1" noChangeArrowheads="1"/>
                    </pic:cNvPicPr>
                  </pic:nvPicPr>
                  <pic:blipFill>
                    <a:blip r:embed="rId16" cstate="print"/>
                    <a:srcRect/>
                    <a:stretch>
                      <a:fillRect/>
                    </a:stretch>
                  </pic:blipFill>
                  <pic:spPr bwMode="auto">
                    <a:xfrm>
                      <a:off x="0" y="0"/>
                      <a:ext cx="5731510" cy="3327361"/>
                    </a:xfrm>
                    <a:prstGeom prst="rect">
                      <a:avLst/>
                    </a:prstGeom>
                    <a:noFill/>
                    <a:ln w="9525">
                      <a:noFill/>
                      <a:miter lim="800000"/>
                      <a:headEnd/>
                      <a:tailEnd/>
                    </a:ln>
                  </pic:spPr>
                </pic:pic>
              </a:graphicData>
            </a:graphic>
          </wp:inline>
        </w:drawing>
      </w:r>
    </w:p>
    <w:p w:rsidR="00E01B7B" w:rsidRDefault="00E01B7B">
      <w:pPr>
        <w:rPr>
          <w:rFonts w:ascii="Times New Roman" w:hAnsi="Times New Roman" w:cs="Times New Roman"/>
          <w:sz w:val="20"/>
          <w:szCs w:val="20"/>
          <w:u w:val="single"/>
          <w:lang w:val="en-US"/>
        </w:rPr>
      </w:pPr>
    </w:p>
    <w:p w:rsidR="00E01B7B" w:rsidRDefault="00E01B7B">
      <w:pPr>
        <w:rPr>
          <w:rFonts w:ascii="Times New Roman" w:hAnsi="Times New Roman" w:cs="Times New Roman"/>
          <w:sz w:val="20"/>
          <w:szCs w:val="20"/>
          <w:u w:val="single"/>
          <w:lang w:val="en-US"/>
        </w:rPr>
      </w:pPr>
    </w:p>
    <w:p w:rsidR="00E01B7B" w:rsidRDefault="00E01B7B">
      <w:pPr>
        <w:rPr>
          <w:rFonts w:ascii="Times New Roman" w:hAnsi="Times New Roman" w:cs="Times New Roman"/>
          <w:sz w:val="20"/>
          <w:szCs w:val="20"/>
          <w:u w:val="single"/>
          <w:lang w:val="en-US"/>
        </w:rPr>
      </w:pPr>
    </w:p>
    <w:p w:rsidR="00E01B7B" w:rsidRDefault="00E01B7B">
      <w:pPr>
        <w:rPr>
          <w:rFonts w:ascii="Times New Roman" w:hAnsi="Times New Roman" w:cs="Times New Roman"/>
          <w:sz w:val="20"/>
          <w:szCs w:val="20"/>
          <w:u w:val="single"/>
          <w:lang w:val="en-US"/>
        </w:rPr>
      </w:pPr>
    </w:p>
    <w:p w:rsidR="00914771" w:rsidRDefault="0091477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6</w:t>
      </w:r>
    </w:p>
    <w:p w:rsidR="00914771" w:rsidRDefault="00914771" w:rsidP="00914771">
      <w:pPr>
        <w:rPr>
          <w:rFonts w:ascii="Times New Roman" w:hAnsi="Times New Roman" w:cs="Times New Roman"/>
          <w:sz w:val="20"/>
          <w:szCs w:val="20"/>
          <w:u w:val="single"/>
          <w:lang w:val="en-US"/>
        </w:rPr>
      </w:pPr>
      <w:r>
        <w:rPr>
          <w:noProof/>
          <w:lang w:eastAsia="en-IN" w:bidi="hi-IN"/>
        </w:rPr>
        <w:drawing>
          <wp:inline distT="0" distB="0" distL="0" distR="0">
            <wp:extent cx="5713528" cy="3599079"/>
            <wp:effectExtent l="19050" t="0" r="1472" b="0"/>
            <wp:docPr id="230" name="Picture 230" descr="Image result for android Studio with labeled part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 result for android Studio with labeled parts image"/>
                    <pic:cNvPicPr>
                      <a:picLocks noChangeAspect="1" noChangeArrowheads="1"/>
                    </pic:cNvPicPr>
                  </pic:nvPicPr>
                  <pic:blipFill>
                    <a:blip r:embed="rId17"/>
                    <a:srcRect/>
                    <a:stretch>
                      <a:fillRect/>
                    </a:stretch>
                  </pic:blipFill>
                  <pic:spPr bwMode="auto">
                    <a:xfrm>
                      <a:off x="0" y="0"/>
                      <a:ext cx="5714581" cy="3599742"/>
                    </a:xfrm>
                    <a:prstGeom prst="rect">
                      <a:avLst/>
                    </a:prstGeom>
                    <a:noFill/>
                    <a:ln w="9525">
                      <a:noFill/>
                      <a:miter lim="800000"/>
                      <a:headEnd/>
                      <a:tailEnd/>
                    </a:ln>
                  </pic:spPr>
                </pic:pic>
              </a:graphicData>
            </a:graphic>
          </wp:inline>
        </w:drawing>
      </w:r>
    </w:p>
    <w:p w:rsidR="00914771" w:rsidRDefault="00914771" w:rsidP="0091477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7</w:t>
      </w:r>
    </w:p>
    <w:p w:rsidR="00914771" w:rsidRDefault="00914771" w:rsidP="00914771">
      <w:pPr>
        <w:rPr>
          <w:rFonts w:ascii="Times New Roman" w:hAnsi="Times New Roman" w:cs="Times New Roman"/>
          <w:sz w:val="20"/>
          <w:szCs w:val="20"/>
          <w:u w:val="single"/>
          <w:lang w:val="en-US"/>
        </w:rPr>
      </w:pPr>
      <w:r>
        <w:rPr>
          <w:noProof/>
          <w:lang w:eastAsia="en-IN" w:bidi="hi-IN"/>
        </w:rPr>
        <w:drawing>
          <wp:inline distT="0" distB="0" distL="0" distR="0">
            <wp:extent cx="5731510" cy="4010792"/>
            <wp:effectExtent l="19050" t="0" r="2540" b="0"/>
            <wp:docPr id="233" name="Picture 233" descr="http://www.techotopia.com/images/a/ad/Android_studio_designer_tool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techotopia.com/images/a/ad/Android_studio_designer_tool_1.4.png"/>
                    <pic:cNvPicPr>
                      <a:picLocks noChangeAspect="1" noChangeArrowheads="1"/>
                    </pic:cNvPicPr>
                  </pic:nvPicPr>
                  <pic:blipFill>
                    <a:blip r:embed="rId18"/>
                    <a:srcRect/>
                    <a:stretch>
                      <a:fillRect/>
                    </a:stretch>
                  </pic:blipFill>
                  <pic:spPr bwMode="auto">
                    <a:xfrm>
                      <a:off x="0" y="0"/>
                      <a:ext cx="5731510" cy="4010792"/>
                    </a:xfrm>
                    <a:prstGeom prst="rect">
                      <a:avLst/>
                    </a:prstGeom>
                    <a:noFill/>
                    <a:ln w="9525">
                      <a:noFill/>
                      <a:miter lim="800000"/>
                      <a:headEnd/>
                      <a:tailEnd/>
                    </a:ln>
                  </pic:spPr>
                </pic:pic>
              </a:graphicData>
            </a:graphic>
          </wp:inline>
        </w:drawing>
      </w:r>
    </w:p>
    <w:p w:rsidR="00910137" w:rsidRPr="00942D46" w:rsidRDefault="00910137" w:rsidP="00914771">
      <w:pPr>
        <w:rPr>
          <w:rFonts w:ascii="Times New Roman" w:hAnsi="Times New Roman" w:cs="Times New Roman"/>
          <w:b/>
          <w:sz w:val="24"/>
          <w:szCs w:val="24"/>
          <w:u w:val="single"/>
          <w:lang w:val="en-US"/>
        </w:rPr>
      </w:pPr>
      <w:r w:rsidRPr="00942D46">
        <w:rPr>
          <w:rFonts w:ascii="Times New Roman" w:hAnsi="Times New Roman" w:cs="Times New Roman"/>
          <w:b/>
          <w:sz w:val="24"/>
          <w:szCs w:val="24"/>
          <w:u w:val="single"/>
          <w:lang w:val="en-US"/>
        </w:rPr>
        <w:lastRenderedPageBreak/>
        <w:t>Anatomy of an Android App</w:t>
      </w:r>
    </w:p>
    <w:p w:rsidR="00910137" w:rsidRDefault="00910137" w:rsidP="0091477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7</w:t>
      </w:r>
    </w:p>
    <w:p w:rsidR="00910137" w:rsidRDefault="00910137" w:rsidP="00914771">
      <w:pPr>
        <w:rPr>
          <w:rFonts w:ascii="Times New Roman" w:hAnsi="Times New Roman" w:cs="Times New Roman"/>
          <w:sz w:val="20"/>
          <w:szCs w:val="20"/>
          <w:u w:val="single"/>
          <w:lang w:val="en-US"/>
        </w:rPr>
      </w:pPr>
      <w:r>
        <w:rPr>
          <w:noProof/>
          <w:lang w:eastAsia="en-IN" w:bidi="hi-IN"/>
        </w:rPr>
        <w:drawing>
          <wp:inline distT="0" distB="0" distL="0" distR="0">
            <wp:extent cx="5724982" cy="3496666"/>
            <wp:effectExtent l="19050" t="0" r="9068" b="0"/>
            <wp:docPr id="236" name="Picture 236" descr="https://image.slidesharecdn.com/ghcfinal-131007133325-phpapp02/95/technical-anatomy-of-a-caller-id-android-app-8-638.jpg?cb=138115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image.slidesharecdn.com/ghcfinal-131007133325-phpapp02/95/technical-anatomy-of-a-caller-id-android-app-8-638.jpg?cb=1381153074"/>
                    <pic:cNvPicPr>
                      <a:picLocks noChangeAspect="1" noChangeArrowheads="1"/>
                    </pic:cNvPicPr>
                  </pic:nvPicPr>
                  <pic:blipFill>
                    <a:blip r:embed="rId19"/>
                    <a:srcRect/>
                    <a:stretch>
                      <a:fillRect/>
                    </a:stretch>
                  </pic:blipFill>
                  <pic:spPr bwMode="auto">
                    <a:xfrm>
                      <a:off x="0" y="0"/>
                      <a:ext cx="5731510" cy="3500653"/>
                    </a:xfrm>
                    <a:prstGeom prst="rect">
                      <a:avLst/>
                    </a:prstGeom>
                    <a:noFill/>
                    <a:ln w="9525">
                      <a:noFill/>
                      <a:miter lim="800000"/>
                      <a:headEnd/>
                      <a:tailEnd/>
                    </a:ln>
                  </pic:spPr>
                </pic:pic>
              </a:graphicData>
            </a:graphic>
          </wp:inline>
        </w:drawing>
      </w:r>
    </w:p>
    <w:p w:rsidR="00910137" w:rsidRDefault="00910137" w:rsidP="0091477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8</w:t>
      </w:r>
    </w:p>
    <w:p w:rsidR="00910137" w:rsidRDefault="00910137" w:rsidP="00914771">
      <w:pPr>
        <w:rPr>
          <w:rFonts w:ascii="Times New Roman" w:hAnsi="Times New Roman" w:cs="Times New Roman"/>
          <w:sz w:val="20"/>
          <w:szCs w:val="20"/>
          <w:u w:val="single"/>
          <w:lang w:val="en-US"/>
        </w:rPr>
      </w:pPr>
      <w:r>
        <w:rPr>
          <w:noProof/>
          <w:lang w:eastAsia="en-IN" w:bidi="hi-IN"/>
        </w:rPr>
        <w:drawing>
          <wp:inline distT="0" distB="0" distL="0" distR="0">
            <wp:extent cx="5721807" cy="4140403"/>
            <wp:effectExtent l="19050" t="0" r="0" b="0"/>
            <wp:docPr id="239" name="Picture 239" descr="Image result for anatomy of android a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 result for anatomy of android app image"/>
                    <pic:cNvPicPr>
                      <a:picLocks noChangeAspect="1" noChangeArrowheads="1"/>
                    </pic:cNvPicPr>
                  </pic:nvPicPr>
                  <pic:blipFill>
                    <a:blip r:embed="rId20"/>
                    <a:srcRect/>
                    <a:stretch>
                      <a:fillRect/>
                    </a:stretch>
                  </pic:blipFill>
                  <pic:spPr bwMode="auto">
                    <a:xfrm>
                      <a:off x="0" y="0"/>
                      <a:ext cx="5731510" cy="4147424"/>
                    </a:xfrm>
                    <a:prstGeom prst="rect">
                      <a:avLst/>
                    </a:prstGeom>
                    <a:noFill/>
                    <a:ln w="9525">
                      <a:noFill/>
                      <a:miter lim="800000"/>
                      <a:headEnd/>
                      <a:tailEnd/>
                    </a:ln>
                  </pic:spPr>
                </pic:pic>
              </a:graphicData>
            </a:graphic>
          </wp:inline>
        </w:drawing>
      </w:r>
    </w:p>
    <w:p w:rsidR="00612E66" w:rsidRDefault="00612E66">
      <w:pPr>
        <w:rPr>
          <w:rFonts w:ascii="Times New Roman" w:hAnsi="Times New Roman" w:cs="Times New Roman"/>
          <w:b/>
          <w:sz w:val="24"/>
          <w:szCs w:val="24"/>
          <w:u w:val="single"/>
          <w:lang w:val="en-US"/>
        </w:rPr>
      </w:pPr>
    </w:p>
    <w:p w:rsidR="00A23A2D" w:rsidRPr="00612E66" w:rsidRDefault="00910137">
      <w:pPr>
        <w:rPr>
          <w:rFonts w:ascii="Times New Roman" w:hAnsi="Times New Roman" w:cs="Times New Roman"/>
          <w:b/>
          <w:sz w:val="24"/>
          <w:szCs w:val="24"/>
          <w:u w:val="single"/>
          <w:lang w:val="en-US"/>
        </w:rPr>
      </w:pPr>
      <w:r w:rsidRPr="00612E66">
        <w:rPr>
          <w:rFonts w:ascii="Times New Roman" w:hAnsi="Times New Roman" w:cs="Times New Roman"/>
          <w:b/>
          <w:sz w:val="24"/>
          <w:szCs w:val="24"/>
          <w:u w:val="single"/>
          <w:lang w:val="en-US"/>
        </w:rPr>
        <w:t xml:space="preserve">Lifecycle of </w:t>
      </w:r>
      <w:r w:rsidR="00A23A2D" w:rsidRPr="00612E66">
        <w:rPr>
          <w:rFonts w:ascii="Times New Roman" w:hAnsi="Times New Roman" w:cs="Times New Roman"/>
          <w:b/>
          <w:sz w:val="24"/>
          <w:szCs w:val="24"/>
          <w:u w:val="single"/>
          <w:lang w:val="en-US"/>
        </w:rPr>
        <w:t>an Android App</w:t>
      </w:r>
    </w:p>
    <w:p w:rsidR="00A23A2D" w:rsidRDefault="00A23A2D">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10</w:t>
      </w:r>
    </w:p>
    <w:p w:rsidR="00910137" w:rsidRDefault="00A23A2D">
      <w:pPr>
        <w:rPr>
          <w:rFonts w:ascii="Times New Roman" w:hAnsi="Times New Roman" w:cs="Times New Roman"/>
          <w:sz w:val="20"/>
          <w:szCs w:val="20"/>
          <w:u w:val="single"/>
          <w:lang w:val="en-US"/>
        </w:rPr>
      </w:pPr>
      <w:bookmarkStart w:id="0" w:name="_GoBack"/>
      <w:r>
        <w:rPr>
          <w:noProof/>
          <w:lang w:eastAsia="en-IN" w:bidi="hi-IN"/>
        </w:rPr>
        <w:drawing>
          <wp:inline distT="0" distB="0" distL="0" distR="0">
            <wp:extent cx="4905375" cy="5707128"/>
            <wp:effectExtent l="0" t="0" r="0" b="8255"/>
            <wp:docPr id="245" name="Picture 245" descr="Image result for Lifecycle of an Android A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 result for Lifecycle of an Android App  image"/>
                    <pic:cNvPicPr>
                      <a:picLocks noChangeAspect="1" noChangeArrowheads="1"/>
                    </pic:cNvPicPr>
                  </pic:nvPicPr>
                  <pic:blipFill>
                    <a:blip r:embed="rId21"/>
                    <a:srcRect/>
                    <a:stretch>
                      <a:fillRect/>
                    </a:stretch>
                  </pic:blipFill>
                  <pic:spPr bwMode="auto">
                    <a:xfrm>
                      <a:off x="0" y="0"/>
                      <a:ext cx="4918031" cy="5721853"/>
                    </a:xfrm>
                    <a:prstGeom prst="rect">
                      <a:avLst/>
                    </a:prstGeom>
                    <a:noFill/>
                    <a:ln w="9525">
                      <a:noFill/>
                      <a:miter lim="800000"/>
                      <a:headEnd/>
                      <a:tailEnd/>
                    </a:ln>
                  </pic:spPr>
                </pic:pic>
              </a:graphicData>
            </a:graphic>
          </wp:inline>
        </w:drawing>
      </w:r>
      <w:bookmarkEnd w:id="0"/>
      <w:r>
        <w:rPr>
          <w:rFonts w:ascii="Times New Roman" w:hAnsi="Times New Roman" w:cs="Times New Roman"/>
          <w:sz w:val="20"/>
          <w:szCs w:val="20"/>
          <w:u w:val="single"/>
          <w:lang w:val="en-US"/>
        </w:rPr>
        <w:t xml:space="preserve"> </w:t>
      </w:r>
      <w:r w:rsidR="00910137">
        <w:rPr>
          <w:rFonts w:ascii="Times New Roman" w:hAnsi="Times New Roman" w:cs="Times New Roman"/>
          <w:sz w:val="20"/>
          <w:szCs w:val="20"/>
          <w:u w:val="single"/>
          <w:lang w:val="en-US"/>
        </w:rPr>
        <w:br w:type="page"/>
      </w:r>
    </w:p>
    <w:p w:rsidR="00A23A2D" w:rsidRDefault="00A23A2D">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lastRenderedPageBreak/>
        <w:t>Diagram 11</w:t>
      </w:r>
      <w:r w:rsidR="00097AA1">
        <w:rPr>
          <w:rFonts w:ascii="Times New Roman" w:hAnsi="Times New Roman" w:cs="Times New Roman"/>
          <w:sz w:val="20"/>
          <w:szCs w:val="20"/>
          <w:lang w:val="en-US"/>
        </w:rPr>
        <w:t xml:space="preserve"> </w:t>
      </w:r>
      <w:r w:rsidR="00612E66">
        <w:rPr>
          <w:rFonts w:ascii="Times New Roman" w:hAnsi="Times New Roman" w:cs="Times New Roman"/>
          <w:sz w:val="20"/>
          <w:szCs w:val="20"/>
          <w:lang w:val="en-US"/>
        </w:rPr>
        <w:tab/>
      </w:r>
      <w:r w:rsidR="00097AA1" w:rsidRPr="00612E66">
        <w:rPr>
          <w:rFonts w:ascii="Times New Roman" w:hAnsi="Times New Roman" w:cs="Times New Roman"/>
          <w:b/>
          <w:sz w:val="24"/>
          <w:szCs w:val="24"/>
          <w:lang w:val="en-US"/>
        </w:rPr>
        <w:t>Activity Life Cycle</w:t>
      </w:r>
      <w:r>
        <w:rPr>
          <w:noProof/>
          <w:lang w:eastAsia="en-IN" w:bidi="hi-IN"/>
        </w:rPr>
        <w:drawing>
          <wp:inline distT="0" distB="0" distL="0" distR="0">
            <wp:extent cx="5905500" cy="8420100"/>
            <wp:effectExtent l="19050" t="0" r="0" b="0"/>
            <wp:docPr id="248" name="Picture 248" descr="Image result for Lifecycle of an Android A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age result for Lifecycle of an Android App  image"/>
                    <pic:cNvPicPr>
                      <a:picLocks noChangeAspect="1" noChangeArrowheads="1"/>
                    </pic:cNvPicPr>
                  </pic:nvPicPr>
                  <pic:blipFill>
                    <a:blip r:embed="rId22"/>
                    <a:srcRect/>
                    <a:stretch>
                      <a:fillRect/>
                    </a:stretch>
                  </pic:blipFill>
                  <pic:spPr bwMode="auto">
                    <a:xfrm>
                      <a:off x="0" y="0"/>
                      <a:ext cx="5908943" cy="8425009"/>
                    </a:xfrm>
                    <a:prstGeom prst="rect">
                      <a:avLst/>
                    </a:prstGeom>
                    <a:noFill/>
                    <a:ln w="9525">
                      <a:noFill/>
                      <a:miter lim="800000"/>
                      <a:headEnd/>
                      <a:tailEnd/>
                    </a:ln>
                  </pic:spPr>
                </pic:pic>
              </a:graphicData>
            </a:graphic>
          </wp:inline>
        </w:drawing>
      </w:r>
      <w:r>
        <w:rPr>
          <w:rFonts w:ascii="Times New Roman" w:hAnsi="Times New Roman" w:cs="Times New Roman"/>
          <w:sz w:val="20"/>
          <w:szCs w:val="20"/>
          <w:u w:val="single"/>
          <w:lang w:val="en-US"/>
        </w:rPr>
        <w:t xml:space="preserve"> </w:t>
      </w:r>
    </w:p>
    <w:p w:rsidR="00A23A2D" w:rsidRPr="00097AA1" w:rsidRDefault="00A23A2D">
      <w:pPr>
        <w:rPr>
          <w:rFonts w:ascii="Times New Roman" w:hAnsi="Times New Roman" w:cs="Times New Roman"/>
          <w:sz w:val="20"/>
          <w:szCs w:val="20"/>
          <w:lang w:val="en-US"/>
        </w:rPr>
      </w:pPr>
      <w:r>
        <w:rPr>
          <w:rFonts w:ascii="Times New Roman" w:hAnsi="Times New Roman" w:cs="Times New Roman"/>
          <w:sz w:val="20"/>
          <w:szCs w:val="20"/>
          <w:u w:val="single"/>
          <w:lang w:val="en-US"/>
        </w:rPr>
        <w:lastRenderedPageBreak/>
        <w:t>Diagram 11</w:t>
      </w:r>
      <w:r w:rsidR="00097AA1">
        <w:rPr>
          <w:rFonts w:ascii="Times New Roman" w:hAnsi="Times New Roman" w:cs="Times New Roman"/>
          <w:sz w:val="20"/>
          <w:szCs w:val="20"/>
          <w:lang w:val="en-US"/>
        </w:rPr>
        <w:t xml:space="preserve"> Fragment Life Cycle</w:t>
      </w:r>
    </w:p>
    <w:p w:rsidR="00A23A2D" w:rsidRDefault="00A23A2D">
      <w:pPr>
        <w:rPr>
          <w:rFonts w:ascii="Times New Roman" w:hAnsi="Times New Roman" w:cs="Times New Roman"/>
          <w:sz w:val="20"/>
          <w:szCs w:val="20"/>
          <w:u w:val="single"/>
          <w:lang w:val="en-US"/>
        </w:rPr>
      </w:pPr>
      <w:r>
        <w:rPr>
          <w:noProof/>
          <w:lang w:eastAsia="en-IN" w:bidi="hi-IN"/>
        </w:rPr>
        <w:drawing>
          <wp:inline distT="0" distB="0" distL="0" distR="0">
            <wp:extent cx="5543550" cy="7781925"/>
            <wp:effectExtent l="19050" t="0" r="0" b="0"/>
            <wp:docPr id="252" name="Picture 252" descr="Image result for Lifecycle of an Android A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mage result for Lifecycle of an Android App  image"/>
                    <pic:cNvPicPr>
                      <a:picLocks noChangeAspect="1" noChangeArrowheads="1"/>
                    </pic:cNvPicPr>
                  </pic:nvPicPr>
                  <pic:blipFill>
                    <a:blip r:embed="rId23"/>
                    <a:srcRect/>
                    <a:stretch>
                      <a:fillRect/>
                    </a:stretch>
                  </pic:blipFill>
                  <pic:spPr bwMode="auto">
                    <a:xfrm>
                      <a:off x="0" y="0"/>
                      <a:ext cx="5547768" cy="7787847"/>
                    </a:xfrm>
                    <a:prstGeom prst="rect">
                      <a:avLst/>
                    </a:prstGeom>
                    <a:noFill/>
                    <a:ln w="9525">
                      <a:noFill/>
                      <a:miter lim="800000"/>
                      <a:headEnd/>
                      <a:tailEnd/>
                    </a:ln>
                  </pic:spPr>
                </pic:pic>
              </a:graphicData>
            </a:graphic>
          </wp:inline>
        </w:drawing>
      </w:r>
    </w:p>
    <w:p w:rsidR="00C06501" w:rsidRDefault="00C0650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D3E72" w:rsidRPr="00C06501" w:rsidRDefault="000D3E72" w:rsidP="00A23A2D">
      <w:pPr>
        <w:rPr>
          <w:rFonts w:ascii="Times New Roman" w:hAnsi="Times New Roman" w:cs="Times New Roman"/>
          <w:b/>
          <w:sz w:val="24"/>
          <w:szCs w:val="24"/>
          <w:u w:val="single"/>
          <w:lang w:val="en-US"/>
        </w:rPr>
      </w:pPr>
      <w:r w:rsidRPr="00C06501">
        <w:rPr>
          <w:rFonts w:ascii="Times New Roman" w:hAnsi="Times New Roman" w:cs="Times New Roman"/>
          <w:b/>
          <w:sz w:val="24"/>
          <w:szCs w:val="24"/>
          <w:u w:val="single"/>
          <w:lang w:val="en-US"/>
        </w:rPr>
        <w:lastRenderedPageBreak/>
        <w:t xml:space="preserve">Setting Up the Environment </w:t>
      </w:r>
    </w:p>
    <w:p w:rsidR="00A23A2D" w:rsidRDefault="00A23A2D" w:rsidP="00A23A2D">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12</w:t>
      </w:r>
    </w:p>
    <w:p w:rsidR="000D3E72" w:rsidRDefault="000D3E72" w:rsidP="00A23A2D">
      <w:pPr>
        <w:rPr>
          <w:rFonts w:ascii="Times New Roman" w:hAnsi="Times New Roman" w:cs="Times New Roman"/>
          <w:sz w:val="20"/>
          <w:szCs w:val="20"/>
          <w:u w:val="single"/>
          <w:lang w:val="en-US"/>
        </w:rPr>
      </w:pPr>
      <w:r>
        <w:rPr>
          <w:noProof/>
          <w:lang w:eastAsia="en-IN" w:bidi="hi-IN"/>
        </w:rPr>
        <w:drawing>
          <wp:inline distT="0" distB="0" distL="0" distR="0">
            <wp:extent cx="5730610" cy="3362325"/>
            <wp:effectExtent l="19050" t="0" r="3440" b="0"/>
            <wp:docPr id="11" name="Picture 11" descr="Image result for Setting Up the Android Development Environme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etting Up the Android Development Environment images"/>
                    <pic:cNvPicPr>
                      <a:picLocks noChangeAspect="1" noChangeArrowheads="1"/>
                    </pic:cNvPicPr>
                  </pic:nvPicPr>
                  <pic:blipFill>
                    <a:blip r:embed="rId24"/>
                    <a:srcRect/>
                    <a:stretch>
                      <a:fillRect/>
                    </a:stretch>
                  </pic:blipFill>
                  <pic:spPr bwMode="auto">
                    <a:xfrm>
                      <a:off x="0" y="0"/>
                      <a:ext cx="5731510" cy="3362853"/>
                    </a:xfrm>
                    <a:prstGeom prst="rect">
                      <a:avLst/>
                    </a:prstGeom>
                    <a:noFill/>
                    <a:ln w="9525">
                      <a:noFill/>
                      <a:miter lim="800000"/>
                      <a:headEnd/>
                      <a:tailEnd/>
                    </a:ln>
                  </pic:spPr>
                </pic:pic>
              </a:graphicData>
            </a:graphic>
          </wp:inline>
        </w:drawing>
      </w:r>
    </w:p>
    <w:p w:rsidR="000D3E72" w:rsidRDefault="000D3E72" w:rsidP="00A23A2D">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Image 1 as above</w:t>
      </w:r>
    </w:p>
    <w:p w:rsidR="000D3E72" w:rsidRDefault="000D3E72" w:rsidP="00632FE3">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softHyphen/>
      </w:r>
      <w:r>
        <w:rPr>
          <w:rFonts w:ascii="Times New Roman" w:hAnsi="Times New Roman" w:cs="Times New Roman"/>
          <w:sz w:val="20"/>
          <w:szCs w:val="20"/>
          <w:u w:val="single"/>
          <w:lang w:val="en-US"/>
        </w:rPr>
        <w:softHyphen/>
      </w:r>
      <w:r>
        <w:rPr>
          <w:rFonts w:ascii="Times New Roman" w:hAnsi="Times New Roman" w:cs="Times New Roman"/>
          <w:sz w:val="20"/>
          <w:szCs w:val="20"/>
          <w:u w:val="single"/>
          <w:lang w:val="en-US"/>
        </w:rPr>
        <w:softHyphen/>
        <w:t>Diagram 13 - Image 2 as seen below</w:t>
      </w:r>
    </w:p>
    <w:p w:rsidR="000D3E72" w:rsidRDefault="000D3E72" w:rsidP="00632FE3">
      <w:pPr>
        <w:rPr>
          <w:rFonts w:ascii="Times New Roman" w:hAnsi="Times New Roman" w:cs="Times New Roman"/>
          <w:sz w:val="20"/>
          <w:szCs w:val="20"/>
          <w:u w:val="single"/>
          <w:lang w:val="en-US"/>
        </w:rPr>
      </w:pPr>
      <w:r>
        <w:rPr>
          <w:noProof/>
          <w:lang w:eastAsia="en-IN" w:bidi="hi-IN"/>
        </w:rPr>
        <w:drawing>
          <wp:inline distT="0" distB="0" distL="0" distR="0">
            <wp:extent cx="5730624" cy="3891516"/>
            <wp:effectExtent l="19050" t="0" r="3426" b="0"/>
            <wp:docPr id="14" name="Picture 14" descr="Image result for Setting Up the Android Development Environme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tting Up the Android Development Environment images"/>
                    <pic:cNvPicPr>
                      <a:picLocks noChangeAspect="1" noChangeArrowheads="1"/>
                    </pic:cNvPicPr>
                  </pic:nvPicPr>
                  <pic:blipFill>
                    <a:blip r:embed="rId25"/>
                    <a:srcRect/>
                    <a:stretch>
                      <a:fillRect/>
                    </a:stretch>
                  </pic:blipFill>
                  <pic:spPr bwMode="auto">
                    <a:xfrm>
                      <a:off x="0" y="0"/>
                      <a:ext cx="5731510" cy="3892118"/>
                    </a:xfrm>
                    <a:prstGeom prst="rect">
                      <a:avLst/>
                    </a:prstGeom>
                    <a:noFill/>
                    <a:ln w="9525">
                      <a:noFill/>
                      <a:miter lim="800000"/>
                      <a:headEnd/>
                      <a:tailEnd/>
                    </a:ln>
                  </pic:spPr>
                </pic:pic>
              </a:graphicData>
            </a:graphic>
          </wp:inline>
        </w:drawing>
      </w:r>
    </w:p>
    <w:p w:rsidR="000D3E72" w:rsidRPr="00C06501" w:rsidRDefault="00C06501" w:rsidP="00632FE3">
      <w:pPr>
        <w:rPr>
          <w:rFonts w:ascii="Times New Roman" w:hAnsi="Times New Roman" w:cs="Times New Roman"/>
          <w:b/>
          <w:sz w:val="24"/>
          <w:szCs w:val="24"/>
          <w:u w:val="single"/>
          <w:lang w:val="en-US"/>
        </w:rPr>
      </w:pPr>
      <w:r w:rsidRPr="00C06501">
        <w:rPr>
          <w:rFonts w:ascii="Times New Roman" w:hAnsi="Times New Roman" w:cs="Times New Roman"/>
          <w:b/>
          <w:sz w:val="24"/>
          <w:szCs w:val="24"/>
          <w:u w:val="single"/>
          <w:lang w:val="en-US"/>
        </w:rPr>
        <w:lastRenderedPageBreak/>
        <w:t>Setting Up the Environment</w:t>
      </w:r>
    </w:p>
    <w:p w:rsidR="000D3E72" w:rsidRDefault="000D3E72" w:rsidP="00632FE3">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Diagram 14 - Image 3 as seen below</w:t>
      </w:r>
    </w:p>
    <w:p w:rsidR="000D3E72" w:rsidRDefault="000D3E72" w:rsidP="00632FE3">
      <w:pPr>
        <w:rPr>
          <w:rFonts w:ascii="Times New Roman" w:hAnsi="Times New Roman" w:cs="Times New Roman"/>
          <w:sz w:val="20"/>
          <w:szCs w:val="20"/>
          <w:u w:val="single"/>
          <w:lang w:val="en-US"/>
        </w:rPr>
      </w:pPr>
      <w:r>
        <w:rPr>
          <w:noProof/>
          <w:lang w:eastAsia="en-IN" w:bidi="hi-IN"/>
        </w:rPr>
        <w:drawing>
          <wp:inline distT="0" distB="0" distL="0" distR="0">
            <wp:extent cx="5730624" cy="2923953"/>
            <wp:effectExtent l="19050" t="0" r="3426" b="0"/>
            <wp:docPr id="17" name="Picture 17" descr="Image result for Setting Up the Android Development Environme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etting Up the Android Development Environment images"/>
                    <pic:cNvPicPr>
                      <a:picLocks noChangeAspect="1" noChangeArrowheads="1"/>
                    </pic:cNvPicPr>
                  </pic:nvPicPr>
                  <pic:blipFill>
                    <a:blip r:embed="rId26"/>
                    <a:srcRect/>
                    <a:stretch>
                      <a:fillRect/>
                    </a:stretch>
                  </pic:blipFill>
                  <pic:spPr bwMode="auto">
                    <a:xfrm>
                      <a:off x="0" y="0"/>
                      <a:ext cx="5731510" cy="2924405"/>
                    </a:xfrm>
                    <a:prstGeom prst="rect">
                      <a:avLst/>
                    </a:prstGeom>
                    <a:noFill/>
                    <a:ln w="9525">
                      <a:noFill/>
                      <a:miter lim="800000"/>
                      <a:headEnd/>
                      <a:tailEnd/>
                    </a:ln>
                  </pic:spPr>
                </pic:pic>
              </a:graphicData>
            </a:graphic>
          </wp:inline>
        </w:drawing>
      </w:r>
    </w:p>
    <w:p w:rsidR="000D3E72" w:rsidRDefault="000D3E72">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 xml:space="preserve"> Diagram  15 as seen below</w:t>
      </w:r>
    </w:p>
    <w:p w:rsidR="000D3E72" w:rsidRPr="000D3E72" w:rsidRDefault="000D3E72">
      <w:pPr>
        <w:rPr>
          <w:rFonts w:ascii="Times New Roman" w:hAnsi="Times New Roman" w:cs="Times New Roman"/>
          <w:sz w:val="20"/>
          <w:szCs w:val="20"/>
          <w:lang w:val="en-US"/>
        </w:rPr>
      </w:pPr>
      <w:r>
        <w:rPr>
          <w:noProof/>
          <w:lang w:eastAsia="en-IN" w:bidi="hi-IN"/>
        </w:rPr>
        <w:drawing>
          <wp:inline distT="0" distB="0" distL="0" distR="0">
            <wp:extent cx="5731510" cy="4371975"/>
            <wp:effectExtent l="19050" t="0" r="2540" b="0"/>
            <wp:docPr id="20" name="Picture 20" descr="Image result for Setting Up the Android Development Environme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etting Up the Android Development Environment images"/>
                    <pic:cNvPicPr>
                      <a:picLocks noChangeAspect="1" noChangeArrowheads="1"/>
                    </pic:cNvPicPr>
                  </pic:nvPicPr>
                  <pic:blipFill>
                    <a:blip r:embed="rId27"/>
                    <a:srcRect/>
                    <a:stretch>
                      <a:fillRect/>
                    </a:stretch>
                  </pic:blipFill>
                  <pic:spPr bwMode="auto">
                    <a:xfrm>
                      <a:off x="0" y="0"/>
                      <a:ext cx="5731510" cy="4371975"/>
                    </a:xfrm>
                    <a:prstGeom prst="rect">
                      <a:avLst/>
                    </a:prstGeom>
                    <a:noFill/>
                    <a:ln w="9525">
                      <a:noFill/>
                      <a:miter lim="800000"/>
                      <a:headEnd/>
                      <a:tailEnd/>
                    </a:ln>
                  </pic:spPr>
                </pic:pic>
              </a:graphicData>
            </a:graphic>
          </wp:inline>
        </w:drawing>
      </w:r>
    </w:p>
    <w:p w:rsidR="00E01B7B" w:rsidRDefault="00E01B7B">
      <w:pPr>
        <w:rPr>
          <w:rFonts w:ascii="Times New Roman" w:hAnsi="Times New Roman" w:cs="Times New Roman"/>
          <w:b/>
          <w:u w:val="single"/>
          <w:lang w:val="en-US"/>
        </w:rPr>
      </w:pPr>
    </w:p>
    <w:p w:rsidR="000D3E72" w:rsidRPr="00E82402" w:rsidRDefault="000D3E72">
      <w:pPr>
        <w:rPr>
          <w:rFonts w:ascii="Times New Roman" w:hAnsi="Times New Roman" w:cs="Times New Roman"/>
          <w:lang w:val="en-US"/>
        </w:rPr>
      </w:pPr>
      <w:r w:rsidRPr="005B00E7">
        <w:rPr>
          <w:rFonts w:ascii="Times New Roman" w:hAnsi="Times New Roman" w:cs="Times New Roman"/>
          <w:b/>
          <w:sz w:val="24"/>
          <w:szCs w:val="24"/>
          <w:u w:val="single"/>
          <w:lang w:val="en-US"/>
        </w:rPr>
        <w:lastRenderedPageBreak/>
        <w:t>Required software tools in Setting Up the Environment</w:t>
      </w:r>
      <w:r w:rsidRPr="005B00E7">
        <w:rPr>
          <w:rFonts w:ascii="Times New Roman" w:hAnsi="Times New Roman" w:cs="Times New Roman"/>
          <w:b/>
          <w:sz w:val="24"/>
          <w:szCs w:val="24"/>
          <w:lang w:val="en-US"/>
        </w:rPr>
        <w:t xml:space="preserve"> </w:t>
      </w:r>
      <w:r w:rsidRPr="00E82402">
        <w:rPr>
          <w:rFonts w:ascii="Times New Roman" w:hAnsi="Times New Roman" w:cs="Times New Roman"/>
          <w:lang w:val="en-US"/>
        </w:rPr>
        <w:t>includes:</w:t>
      </w:r>
    </w:p>
    <w:p w:rsidR="000D3E72" w:rsidRPr="00E82402" w:rsidRDefault="000D3E72" w:rsidP="007F373F">
      <w:pPr>
        <w:pStyle w:val="ListParagraph"/>
        <w:numPr>
          <w:ilvl w:val="0"/>
          <w:numId w:val="84"/>
        </w:numPr>
        <w:rPr>
          <w:rFonts w:ascii="Times New Roman" w:hAnsi="Times New Roman" w:cs="Times New Roman"/>
          <w:u w:val="single"/>
          <w:lang w:val="en-US"/>
        </w:rPr>
      </w:pPr>
      <w:r w:rsidRPr="00E82402">
        <w:rPr>
          <w:rFonts w:ascii="Times New Roman" w:hAnsi="Times New Roman" w:cs="Times New Roman"/>
          <w:lang w:val="en-US"/>
        </w:rPr>
        <w:t>JDK - Java Development Kit</w:t>
      </w:r>
    </w:p>
    <w:p w:rsidR="0064798E" w:rsidRPr="00E82402" w:rsidRDefault="0064798E" w:rsidP="007F373F">
      <w:pPr>
        <w:pStyle w:val="ListParagraph"/>
        <w:numPr>
          <w:ilvl w:val="0"/>
          <w:numId w:val="84"/>
        </w:numPr>
        <w:rPr>
          <w:rFonts w:ascii="Times New Roman" w:hAnsi="Times New Roman" w:cs="Times New Roman"/>
          <w:u w:val="single"/>
          <w:lang w:val="en-US"/>
        </w:rPr>
      </w:pPr>
      <w:r w:rsidRPr="00E82402">
        <w:rPr>
          <w:rFonts w:ascii="Times New Roman" w:hAnsi="Times New Roman" w:cs="Times New Roman"/>
          <w:lang w:val="en-US"/>
        </w:rPr>
        <w:t>Android Studio - the IDE for Android Developer</w:t>
      </w:r>
    </w:p>
    <w:p w:rsidR="0064798E" w:rsidRPr="00E82402" w:rsidRDefault="0064798E" w:rsidP="007F373F">
      <w:pPr>
        <w:pStyle w:val="ListParagraph"/>
        <w:numPr>
          <w:ilvl w:val="0"/>
          <w:numId w:val="84"/>
        </w:numPr>
        <w:rPr>
          <w:rFonts w:ascii="Times New Roman" w:hAnsi="Times New Roman" w:cs="Times New Roman"/>
          <w:u w:val="single"/>
          <w:lang w:val="en-US"/>
        </w:rPr>
      </w:pPr>
      <w:r w:rsidRPr="00E82402">
        <w:rPr>
          <w:rFonts w:ascii="Times New Roman" w:hAnsi="Times New Roman" w:cs="Times New Roman"/>
          <w:lang w:val="en-US"/>
        </w:rPr>
        <w:t>Libraries and Dependencies from Jake Wharton like Butterknife, Picasso, Cupboard, Dagger</w:t>
      </w:r>
    </w:p>
    <w:p w:rsidR="0064798E" w:rsidRPr="00E82402" w:rsidRDefault="0064798E" w:rsidP="007F373F">
      <w:pPr>
        <w:pStyle w:val="ListParagraph"/>
        <w:numPr>
          <w:ilvl w:val="0"/>
          <w:numId w:val="84"/>
        </w:numPr>
        <w:rPr>
          <w:rFonts w:ascii="Times New Roman" w:hAnsi="Times New Roman" w:cs="Times New Roman"/>
          <w:lang w:val="en-US"/>
        </w:rPr>
      </w:pPr>
      <w:r w:rsidRPr="00E82402">
        <w:rPr>
          <w:rFonts w:ascii="Times New Roman" w:hAnsi="Times New Roman" w:cs="Times New Roman"/>
          <w:lang w:val="en-US"/>
        </w:rPr>
        <w:t xml:space="preserve">Third party open source tools like </w:t>
      </w:r>
    </w:p>
    <w:p w:rsidR="0064798E" w:rsidRPr="00E82402" w:rsidRDefault="0064798E" w:rsidP="007F373F">
      <w:pPr>
        <w:pStyle w:val="ListParagraph"/>
        <w:numPr>
          <w:ilvl w:val="1"/>
          <w:numId w:val="84"/>
        </w:numPr>
        <w:rPr>
          <w:rFonts w:ascii="Times New Roman" w:hAnsi="Times New Roman" w:cs="Times New Roman"/>
          <w:lang w:val="en-US"/>
        </w:rPr>
      </w:pPr>
      <w:r w:rsidRPr="00E82402">
        <w:rPr>
          <w:rFonts w:ascii="Times New Roman" w:hAnsi="Times New Roman" w:cs="Times New Roman"/>
          <w:lang w:val="en-US"/>
        </w:rPr>
        <w:t>Design tools like Fluid UI, Droid Draw, etc.</w:t>
      </w:r>
    </w:p>
    <w:p w:rsidR="0064798E" w:rsidRPr="00E82402" w:rsidRDefault="0064798E" w:rsidP="007F373F">
      <w:pPr>
        <w:pStyle w:val="ListParagraph"/>
        <w:numPr>
          <w:ilvl w:val="1"/>
          <w:numId w:val="84"/>
        </w:numPr>
        <w:rPr>
          <w:rFonts w:ascii="Times New Roman" w:hAnsi="Times New Roman" w:cs="Times New Roman"/>
          <w:lang w:val="en-US"/>
        </w:rPr>
      </w:pPr>
      <w:r w:rsidRPr="00E82402">
        <w:rPr>
          <w:rFonts w:ascii="Times New Roman" w:hAnsi="Times New Roman" w:cs="Times New Roman"/>
          <w:lang w:val="en-US"/>
        </w:rPr>
        <w:t xml:space="preserve">Development tools like </w:t>
      </w:r>
    </w:p>
    <w:p w:rsidR="0064798E" w:rsidRPr="00E01B7B" w:rsidRDefault="0064798E" w:rsidP="007F373F">
      <w:pPr>
        <w:pStyle w:val="ListParagraph"/>
        <w:numPr>
          <w:ilvl w:val="1"/>
          <w:numId w:val="84"/>
        </w:numPr>
        <w:rPr>
          <w:rFonts w:ascii="Times New Roman" w:hAnsi="Times New Roman" w:cs="Times New Roman"/>
          <w:lang w:val="en-US"/>
        </w:rPr>
      </w:pPr>
      <w:r w:rsidRPr="00E01B7B">
        <w:rPr>
          <w:rFonts w:ascii="Times New Roman" w:hAnsi="Times New Roman" w:cs="Times New Roman"/>
          <w:lang w:val="en-US"/>
        </w:rPr>
        <w:t>Testing tools like Monkey, monkeyrunner and Mockito</w:t>
      </w:r>
    </w:p>
    <w:p w:rsidR="005B00E7" w:rsidRDefault="005B00E7">
      <w:pPr>
        <w:rPr>
          <w:rFonts w:ascii="Times New Roman" w:hAnsi="Times New Roman" w:cs="Times New Roman"/>
          <w:sz w:val="24"/>
          <w:szCs w:val="24"/>
          <w:lang w:val="en-US"/>
        </w:rPr>
      </w:pPr>
      <w:r w:rsidRPr="005B00E7">
        <w:rPr>
          <w:rFonts w:ascii="Times New Roman" w:hAnsi="Times New Roman" w:cs="Times New Roman"/>
          <w:sz w:val="24"/>
          <w:szCs w:val="24"/>
          <w:lang w:val="en-US"/>
        </w:rPr>
        <w:t xml:space="preserve">Each one of us </w:t>
      </w:r>
      <w:r>
        <w:rPr>
          <w:rFonts w:ascii="Times New Roman" w:hAnsi="Times New Roman" w:cs="Times New Roman"/>
          <w:sz w:val="24"/>
          <w:szCs w:val="24"/>
          <w:lang w:val="en-US"/>
        </w:rPr>
        <w:t>(as a team of two or as a single participant) is required to download and install JDK latest version from relevant site. As well as download and install a copy of the Android Studio version required from developer site of Google Android.</w:t>
      </w:r>
    </w:p>
    <w:p w:rsidR="005B00E7" w:rsidRDefault="005B00E7">
      <w:pPr>
        <w:rPr>
          <w:rFonts w:ascii="Times New Roman" w:hAnsi="Times New Roman" w:cs="Times New Roman"/>
          <w:sz w:val="24"/>
          <w:szCs w:val="24"/>
          <w:lang w:val="en-US"/>
        </w:rPr>
      </w:pPr>
      <w:r>
        <w:rPr>
          <w:rFonts w:ascii="Times New Roman" w:hAnsi="Times New Roman" w:cs="Times New Roman"/>
          <w:sz w:val="24"/>
          <w:szCs w:val="24"/>
          <w:lang w:val="en-US"/>
        </w:rPr>
        <w:t>There a few plug-ins we will bring in as and when in future appropriate time.</w:t>
      </w:r>
    </w:p>
    <w:p w:rsidR="005B00E7" w:rsidRDefault="005B00E7">
      <w:pPr>
        <w:rPr>
          <w:rFonts w:ascii="Times New Roman" w:hAnsi="Times New Roman" w:cs="Times New Roman"/>
          <w:sz w:val="24"/>
          <w:szCs w:val="24"/>
          <w:lang w:val="en-US"/>
        </w:rPr>
      </w:pPr>
      <w:r>
        <w:rPr>
          <w:rFonts w:ascii="Times New Roman" w:hAnsi="Times New Roman" w:cs="Times New Roman"/>
          <w:sz w:val="24"/>
          <w:szCs w:val="24"/>
          <w:lang w:val="en-US"/>
        </w:rPr>
        <w:t>If we are to work with Windows then JDK and Android Studio to be downloaded is for Windows as per version of Windows 7, 8, 10 or if we are to work in Linux then the appropriate Linux version of JDK and Android Studio is to be downloaded and similarly in Mac OS if we are work in El Capitan or Sierra OS then download relevant Mac versions of JDK and Android Studio please.</w:t>
      </w:r>
    </w:p>
    <w:p w:rsidR="005B00E7" w:rsidRDefault="005B00E7">
      <w:pPr>
        <w:rPr>
          <w:rFonts w:ascii="Times New Roman" w:hAnsi="Times New Roman" w:cs="Times New Roman"/>
          <w:sz w:val="24"/>
          <w:szCs w:val="24"/>
          <w:lang w:val="en-US"/>
        </w:rPr>
      </w:pPr>
      <w:r>
        <w:rPr>
          <w:rFonts w:ascii="Times New Roman" w:hAnsi="Times New Roman" w:cs="Times New Roman"/>
          <w:sz w:val="24"/>
          <w:szCs w:val="24"/>
          <w:lang w:val="en-US"/>
        </w:rPr>
        <w:t>If participants are working from their own laptops I suggest that each one downloads and installs appropriate JDK, Android Studio and Android SDK at home in leisure before the next class.</w:t>
      </w:r>
    </w:p>
    <w:p w:rsidR="003D7698" w:rsidRDefault="003D7698">
      <w:pPr>
        <w:rPr>
          <w:rFonts w:ascii="Times New Roman" w:hAnsi="Times New Roman" w:cs="Times New Roman"/>
          <w:sz w:val="24"/>
          <w:szCs w:val="24"/>
          <w:lang w:val="en-US"/>
        </w:rPr>
      </w:pPr>
      <w:r>
        <w:rPr>
          <w:rFonts w:ascii="Times New Roman" w:hAnsi="Times New Roman" w:cs="Times New Roman"/>
          <w:sz w:val="24"/>
          <w:szCs w:val="24"/>
          <w:lang w:val="en-US"/>
        </w:rPr>
        <w:t>Each learner will be required to have an Android device handy and a USB cable to connect the device to the Android Studio work system for most of our development will be tested on device and each learner can take home the resultant app or result for better learning.</w:t>
      </w:r>
    </w:p>
    <w:p w:rsidR="005B00E7" w:rsidRDefault="005B00E7">
      <w:pPr>
        <w:rPr>
          <w:rFonts w:ascii="Times New Roman" w:hAnsi="Times New Roman" w:cs="Times New Roman"/>
          <w:sz w:val="24"/>
          <w:szCs w:val="24"/>
          <w:lang w:val="en-US"/>
        </w:rPr>
      </w:pPr>
      <w:r>
        <w:rPr>
          <w:rFonts w:ascii="Times New Roman" w:hAnsi="Times New Roman" w:cs="Times New Roman"/>
          <w:sz w:val="24"/>
          <w:szCs w:val="24"/>
          <w:lang w:val="en-US"/>
        </w:rPr>
        <w:t xml:space="preserve">With a few simple trails we will check how well each one's set up and feasible the IDE Android Studio for developer is done. </w:t>
      </w:r>
    </w:p>
    <w:p w:rsidR="003D7698" w:rsidRDefault="005B00E7">
      <w:pPr>
        <w:rPr>
          <w:rFonts w:ascii="Times New Roman" w:hAnsi="Times New Roman" w:cs="Times New Roman"/>
          <w:sz w:val="24"/>
          <w:szCs w:val="24"/>
          <w:lang w:val="en-US"/>
        </w:rPr>
      </w:pPr>
      <w:r>
        <w:rPr>
          <w:rFonts w:ascii="Times New Roman" w:hAnsi="Times New Roman" w:cs="Times New Roman"/>
          <w:sz w:val="24"/>
          <w:szCs w:val="24"/>
          <w:lang w:val="en-US"/>
        </w:rPr>
        <w:t xml:space="preserve">One item to check is how well you Android Studio renders its images or XML files in layout resource files. Another to check is how well </w:t>
      </w:r>
      <w:r w:rsidR="003D7698">
        <w:rPr>
          <w:rFonts w:ascii="Times New Roman" w:hAnsi="Times New Roman" w:cs="Times New Roman"/>
          <w:sz w:val="24"/>
          <w:szCs w:val="24"/>
          <w:lang w:val="en-US"/>
        </w:rPr>
        <w:t>the device responds to device based testing.</w:t>
      </w:r>
    </w:p>
    <w:p w:rsidR="003D7698" w:rsidRDefault="003D7698">
      <w:pPr>
        <w:rPr>
          <w:rFonts w:ascii="Times New Roman" w:hAnsi="Times New Roman" w:cs="Times New Roman"/>
          <w:sz w:val="24"/>
          <w:szCs w:val="24"/>
          <w:lang w:val="en-US"/>
        </w:rPr>
      </w:pPr>
      <w:r>
        <w:rPr>
          <w:rFonts w:ascii="Times New Roman" w:hAnsi="Times New Roman" w:cs="Times New Roman"/>
          <w:sz w:val="24"/>
          <w:szCs w:val="24"/>
          <w:lang w:val="en-US"/>
        </w:rPr>
        <w:t>We need to check our debugging tools like DDMS, ADB, Logcat and all work well.</w:t>
      </w:r>
    </w:p>
    <w:p w:rsidR="003D7698" w:rsidRDefault="003D7698">
      <w:pPr>
        <w:rPr>
          <w:rFonts w:ascii="Times New Roman" w:hAnsi="Times New Roman" w:cs="Times New Roman"/>
          <w:sz w:val="24"/>
          <w:szCs w:val="24"/>
          <w:lang w:val="en-US"/>
        </w:rPr>
      </w:pPr>
      <w:r>
        <w:rPr>
          <w:rFonts w:ascii="Times New Roman" w:hAnsi="Times New Roman" w:cs="Times New Roman"/>
          <w:sz w:val="24"/>
          <w:szCs w:val="24"/>
          <w:lang w:val="en-US"/>
        </w:rPr>
        <w:t>The next test is very important we need to test how well our Android Studio IDE work area responds with intellisense information as we work.</w:t>
      </w:r>
    </w:p>
    <w:p w:rsidR="005B00E7" w:rsidRPr="005B00E7" w:rsidRDefault="003D7698">
      <w:pPr>
        <w:rPr>
          <w:rFonts w:ascii="Times New Roman" w:hAnsi="Times New Roman" w:cs="Times New Roman"/>
          <w:sz w:val="24"/>
          <w:szCs w:val="24"/>
          <w:lang w:val="en-US"/>
        </w:rPr>
      </w:pPr>
      <w:r>
        <w:rPr>
          <w:rFonts w:ascii="Times New Roman" w:hAnsi="Times New Roman" w:cs="Times New Roman"/>
          <w:sz w:val="24"/>
          <w:szCs w:val="24"/>
          <w:lang w:val="en-US"/>
        </w:rPr>
        <w:t xml:space="preserve">Remember this is participative and interactive learning not a lecture and not a class room based taught programme alone. You are here to learn and learn well. </w:t>
      </w:r>
      <w:r w:rsidR="005B00E7" w:rsidRPr="005B00E7">
        <w:rPr>
          <w:rFonts w:ascii="Times New Roman" w:hAnsi="Times New Roman" w:cs="Times New Roman"/>
          <w:sz w:val="24"/>
          <w:szCs w:val="24"/>
          <w:lang w:val="en-US"/>
        </w:rPr>
        <w:br w:type="page"/>
      </w:r>
    </w:p>
    <w:p w:rsidR="00E82402" w:rsidRPr="00E82402" w:rsidRDefault="00E82402" w:rsidP="00E82402">
      <w:pPr>
        <w:rPr>
          <w:rFonts w:ascii="Times New Roman" w:hAnsi="Times New Roman" w:cs="Times New Roman"/>
          <w:b/>
          <w:sz w:val="24"/>
          <w:szCs w:val="24"/>
          <w:u w:val="single"/>
          <w:lang w:val="en-US"/>
        </w:rPr>
      </w:pPr>
      <w:r w:rsidRPr="00E82402">
        <w:rPr>
          <w:rFonts w:ascii="Times New Roman" w:hAnsi="Times New Roman" w:cs="Times New Roman"/>
          <w:b/>
          <w:sz w:val="24"/>
          <w:szCs w:val="24"/>
          <w:u w:val="single"/>
          <w:lang w:val="en-US"/>
        </w:rPr>
        <w:lastRenderedPageBreak/>
        <w:t>Explore the Android Studio</w:t>
      </w:r>
    </w:p>
    <w:p w:rsidR="00E82402" w:rsidRDefault="006A10FE" w:rsidP="00E82402">
      <w:pPr>
        <w:rPr>
          <w:rFonts w:ascii="Times New Roman" w:hAnsi="Times New Roman" w:cs="Times New Roman"/>
          <w:sz w:val="20"/>
          <w:szCs w:val="20"/>
          <w:lang w:val="en-US"/>
        </w:rPr>
      </w:pPr>
      <w:r w:rsidRPr="006A10FE">
        <w:rPr>
          <w:rFonts w:ascii="Times New Roman" w:hAnsi="Times New Roman" w:cs="Times New Roman"/>
          <w:sz w:val="20"/>
          <w:szCs w:val="20"/>
          <w:u w:val="single"/>
          <w:lang w:val="en-US"/>
        </w:rPr>
        <w:t>Diagram 1</w:t>
      </w:r>
      <w:r>
        <w:rPr>
          <w:rFonts w:ascii="Times New Roman" w:hAnsi="Times New Roman" w:cs="Times New Roman"/>
          <w:sz w:val="20"/>
          <w:szCs w:val="20"/>
          <w:lang w:val="en-US"/>
        </w:rPr>
        <w:t xml:space="preserve"> - How to start Android Studio</w:t>
      </w:r>
    </w:p>
    <w:p w:rsidR="006A10FE" w:rsidRDefault="006A10FE" w:rsidP="00E82402">
      <w:pPr>
        <w:rPr>
          <w:rFonts w:ascii="Times New Roman" w:hAnsi="Times New Roman" w:cs="Times New Roman"/>
          <w:sz w:val="20"/>
          <w:szCs w:val="20"/>
          <w:lang w:val="en-US"/>
        </w:rPr>
      </w:pPr>
      <w:r>
        <w:rPr>
          <w:noProof/>
          <w:lang w:eastAsia="en-IN" w:bidi="hi-IN"/>
        </w:rPr>
        <w:drawing>
          <wp:inline distT="0" distB="0" distL="0" distR="0">
            <wp:extent cx="5280102" cy="3676650"/>
            <wp:effectExtent l="19050" t="0" r="0" b="0"/>
            <wp:docPr id="23" name="Picture 23" descr="https://2.bp.blogspot.com/-XJibEtIWft0/VL_25cH64UI/AAAAAAAABEk/LBZ01MBcYAQ/s1600/1-22-2015%2B12-58-12%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2.bp.blogspot.com/-XJibEtIWft0/VL_25cH64UI/AAAAAAAABEk/LBZ01MBcYAQ/s1600/1-22-2015%2B12-58-12%2BAM.png"/>
                    <pic:cNvPicPr>
                      <a:picLocks noChangeAspect="1" noChangeArrowheads="1"/>
                    </pic:cNvPicPr>
                  </pic:nvPicPr>
                  <pic:blipFill>
                    <a:blip r:embed="rId28"/>
                    <a:srcRect/>
                    <a:stretch>
                      <a:fillRect/>
                    </a:stretch>
                  </pic:blipFill>
                  <pic:spPr bwMode="auto">
                    <a:xfrm>
                      <a:off x="0" y="0"/>
                      <a:ext cx="5280102" cy="3676650"/>
                    </a:xfrm>
                    <a:prstGeom prst="rect">
                      <a:avLst/>
                    </a:prstGeom>
                    <a:noFill/>
                    <a:ln w="9525">
                      <a:noFill/>
                      <a:miter lim="800000"/>
                      <a:headEnd/>
                      <a:tailEnd/>
                    </a:ln>
                  </pic:spPr>
                </pic:pic>
              </a:graphicData>
            </a:graphic>
          </wp:inline>
        </w:drawing>
      </w:r>
    </w:p>
    <w:p w:rsidR="006A10FE" w:rsidRDefault="006A10FE" w:rsidP="00E82402">
      <w:pPr>
        <w:rPr>
          <w:rFonts w:ascii="Times New Roman" w:hAnsi="Times New Roman" w:cs="Times New Roman"/>
          <w:sz w:val="20"/>
          <w:szCs w:val="20"/>
          <w:lang w:val="en-US"/>
        </w:rPr>
      </w:pPr>
      <w:r>
        <w:rPr>
          <w:rFonts w:ascii="Times New Roman" w:hAnsi="Times New Roman" w:cs="Times New Roman"/>
          <w:sz w:val="20"/>
          <w:szCs w:val="20"/>
          <w:lang w:val="en-US"/>
        </w:rPr>
        <w:t xml:space="preserve">Diagram 2 </w:t>
      </w:r>
    </w:p>
    <w:p w:rsidR="006A10FE" w:rsidRPr="00E82402" w:rsidRDefault="006A10FE" w:rsidP="00E82402">
      <w:pPr>
        <w:rPr>
          <w:rFonts w:ascii="Times New Roman" w:hAnsi="Times New Roman" w:cs="Times New Roman"/>
          <w:sz w:val="20"/>
          <w:szCs w:val="20"/>
          <w:lang w:val="en-US"/>
        </w:rPr>
      </w:pPr>
      <w:r>
        <w:rPr>
          <w:noProof/>
          <w:lang w:eastAsia="en-IN" w:bidi="hi-IN"/>
        </w:rPr>
        <w:drawing>
          <wp:inline distT="0" distB="0" distL="0" distR="0">
            <wp:extent cx="4467225" cy="3781425"/>
            <wp:effectExtent l="19050" t="0" r="9525" b="0"/>
            <wp:docPr id="26" name="Picture 26" descr="Image result for image of android studio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image of android studio anatomy"/>
                    <pic:cNvPicPr>
                      <a:picLocks noChangeAspect="1" noChangeArrowheads="1"/>
                    </pic:cNvPicPr>
                  </pic:nvPicPr>
                  <pic:blipFill>
                    <a:blip r:embed="rId29"/>
                    <a:srcRect/>
                    <a:stretch>
                      <a:fillRect/>
                    </a:stretch>
                  </pic:blipFill>
                  <pic:spPr bwMode="auto">
                    <a:xfrm>
                      <a:off x="0" y="0"/>
                      <a:ext cx="4467225" cy="3781425"/>
                    </a:xfrm>
                    <a:prstGeom prst="rect">
                      <a:avLst/>
                    </a:prstGeom>
                    <a:noFill/>
                    <a:ln w="9525">
                      <a:noFill/>
                      <a:miter lim="800000"/>
                      <a:headEnd/>
                      <a:tailEnd/>
                    </a:ln>
                  </pic:spPr>
                </pic:pic>
              </a:graphicData>
            </a:graphic>
          </wp:inline>
        </w:drawing>
      </w:r>
    </w:p>
    <w:p w:rsidR="00612E66" w:rsidRDefault="00612E66" w:rsidP="006A10FE">
      <w:pPr>
        <w:rPr>
          <w:rFonts w:ascii="Times New Roman" w:hAnsi="Times New Roman" w:cs="Times New Roman"/>
          <w:b/>
          <w:sz w:val="24"/>
          <w:szCs w:val="24"/>
          <w:u w:val="single"/>
          <w:lang w:val="en-US"/>
        </w:rPr>
      </w:pPr>
    </w:p>
    <w:p w:rsidR="006A10FE" w:rsidRPr="006A10FE" w:rsidRDefault="006A10FE" w:rsidP="006A10FE">
      <w:pPr>
        <w:rPr>
          <w:rFonts w:ascii="Times New Roman" w:hAnsi="Times New Roman" w:cs="Times New Roman"/>
          <w:b/>
          <w:sz w:val="24"/>
          <w:szCs w:val="24"/>
          <w:u w:val="single"/>
          <w:lang w:val="en-US"/>
        </w:rPr>
      </w:pPr>
      <w:r w:rsidRPr="006A10FE">
        <w:rPr>
          <w:rFonts w:ascii="Times New Roman" w:hAnsi="Times New Roman" w:cs="Times New Roman"/>
          <w:b/>
          <w:sz w:val="24"/>
          <w:szCs w:val="24"/>
          <w:u w:val="single"/>
          <w:lang w:val="en-US"/>
        </w:rPr>
        <w:t>Android Studio and GitHub or Bitbucket</w:t>
      </w:r>
    </w:p>
    <w:p w:rsidR="006A10FE" w:rsidRDefault="006A10FE" w:rsidP="006A10FE">
      <w:pPr>
        <w:rPr>
          <w:rFonts w:ascii="Times New Roman" w:hAnsi="Times New Roman" w:cs="Times New Roman"/>
          <w:sz w:val="20"/>
          <w:szCs w:val="20"/>
          <w:lang w:val="en-US"/>
        </w:rPr>
      </w:pPr>
      <w:r w:rsidRPr="006A10FE">
        <w:rPr>
          <w:rFonts w:ascii="Times New Roman" w:hAnsi="Times New Roman" w:cs="Times New Roman"/>
          <w:sz w:val="20"/>
          <w:szCs w:val="20"/>
          <w:u w:val="single"/>
          <w:lang w:val="en-US"/>
        </w:rPr>
        <w:t>Diagram 1</w:t>
      </w:r>
      <w:r w:rsidRPr="006A10FE">
        <w:rPr>
          <w:rFonts w:ascii="Times New Roman" w:hAnsi="Times New Roman" w:cs="Times New Roman"/>
          <w:sz w:val="20"/>
          <w:szCs w:val="20"/>
          <w:lang w:val="en-US"/>
        </w:rPr>
        <w:t>- Attach Github or bitbucket to the Android Studio</w:t>
      </w:r>
    </w:p>
    <w:p w:rsidR="006A10FE" w:rsidRDefault="006A10FE" w:rsidP="006A10FE">
      <w:pPr>
        <w:rPr>
          <w:rFonts w:ascii="Times New Roman" w:hAnsi="Times New Roman" w:cs="Times New Roman"/>
          <w:sz w:val="20"/>
          <w:szCs w:val="20"/>
          <w:lang w:val="en-US"/>
        </w:rPr>
      </w:pPr>
      <w:r>
        <w:rPr>
          <w:noProof/>
          <w:lang w:eastAsia="en-IN" w:bidi="hi-IN"/>
        </w:rPr>
        <w:drawing>
          <wp:inline distT="0" distB="0" distL="0" distR="0">
            <wp:extent cx="5863721" cy="3562350"/>
            <wp:effectExtent l="19050" t="0" r="3679" b="0"/>
            <wp:docPr id="29" name="Picture 29" descr="Image result for android studio bitbucket integra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android studio bitbucket integration images"/>
                    <pic:cNvPicPr>
                      <a:picLocks noChangeAspect="1" noChangeArrowheads="1"/>
                    </pic:cNvPicPr>
                  </pic:nvPicPr>
                  <pic:blipFill>
                    <a:blip r:embed="rId30"/>
                    <a:srcRect/>
                    <a:stretch>
                      <a:fillRect/>
                    </a:stretch>
                  </pic:blipFill>
                  <pic:spPr bwMode="auto">
                    <a:xfrm>
                      <a:off x="0" y="0"/>
                      <a:ext cx="5876611" cy="3570181"/>
                    </a:xfrm>
                    <a:prstGeom prst="rect">
                      <a:avLst/>
                    </a:prstGeom>
                    <a:noFill/>
                    <a:ln w="9525">
                      <a:noFill/>
                      <a:miter lim="800000"/>
                      <a:headEnd/>
                      <a:tailEnd/>
                    </a:ln>
                  </pic:spPr>
                </pic:pic>
              </a:graphicData>
            </a:graphic>
          </wp:inline>
        </w:drawing>
      </w:r>
    </w:p>
    <w:p w:rsidR="00847C80" w:rsidRPr="00847C80" w:rsidRDefault="00847C80" w:rsidP="002311FE">
      <w:pPr>
        <w:pStyle w:val="NormalWeb"/>
        <w:shd w:val="clear" w:color="auto" w:fill="FFFFFF"/>
        <w:spacing w:before="0" w:beforeAutospacing="0" w:after="0" w:afterAutospacing="0"/>
        <w:rPr>
          <w:b/>
          <w:color w:val="242729"/>
          <w:sz w:val="22"/>
          <w:szCs w:val="22"/>
          <w:u w:val="single"/>
        </w:rPr>
      </w:pPr>
      <w:r w:rsidRPr="00847C80">
        <w:rPr>
          <w:b/>
          <w:color w:val="242729"/>
          <w:sz w:val="22"/>
          <w:szCs w:val="22"/>
          <w:u w:val="single"/>
        </w:rPr>
        <w:t xml:space="preserve">Here is how I did it </w:t>
      </w:r>
      <w:r w:rsidRPr="00942D46">
        <w:rPr>
          <w:b/>
          <w:color w:val="242729"/>
          <w:sz w:val="22"/>
          <w:szCs w:val="22"/>
          <w:highlight w:val="green"/>
          <w:u w:val="single"/>
        </w:rPr>
        <w:t>without</w:t>
      </w:r>
      <w:r w:rsidRPr="00847C80">
        <w:rPr>
          <w:b/>
          <w:color w:val="242729"/>
          <w:sz w:val="22"/>
          <w:szCs w:val="22"/>
          <w:u w:val="single"/>
        </w:rPr>
        <w:t xml:space="preserve"> plug-ins:</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1</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Create</w:t>
      </w:r>
      <w:r w:rsidRPr="00847C80">
        <w:rPr>
          <w:rStyle w:val="pln"/>
          <w:rFonts w:ascii="Times New Roman" w:hAnsi="Times New Roman" w:cs="Times New Roman"/>
          <w:sz w:val="22"/>
          <w:szCs w:val="22"/>
          <w:bdr w:val="none" w:sz="0" w:space="0" w:color="auto" w:frame="1"/>
          <w:shd w:val="clear" w:color="auto" w:fill="EFF0F1"/>
        </w:rPr>
        <w:t xml:space="preserve"> the </w:t>
      </w:r>
      <w:r w:rsidRPr="00847C80">
        <w:rPr>
          <w:rStyle w:val="pln"/>
          <w:rFonts w:ascii="Times New Roman" w:hAnsi="Times New Roman" w:cs="Times New Roman"/>
          <w:b/>
          <w:sz w:val="22"/>
          <w:szCs w:val="22"/>
          <w:bdr w:val="none" w:sz="0" w:space="0" w:color="auto" w:frame="1"/>
          <w:shd w:val="clear" w:color="auto" w:fill="EFF0F1"/>
        </w:rPr>
        <w:t>repository</w:t>
      </w:r>
      <w:r w:rsidRPr="00847C80">
        <w:rPr>
          <w:rStyle w:val="pln"/>
          <w:rFonts w:ascii="Times New Roman" w:hAnsi="Times New Roman" w:cs="Times New Roman"/>
          <w:sz w:val="22"/>
          <w:szCs w:val="22"/>
          <w:bdr w:val="none" w:sz="0" w:space="0" w:color="auto" w:frame="1"/>
          <w:shd w:val="clear" w:color="auto" w:fill="EFF0F1"/>
        </w:rPr>
        <w:t xml:space="preserve"> on your </w:t>
      </w:r>
      <w:r w:rsidRPr="00847C80">
        <w:rPr>
          <w:rStyle w:val="typ"/>
          <w:rFonts w:ascii="Times New Roman" w:hAnsi="Times New Roman" w:cs="Times New Roman"/>
          <w:sz w:val="22"/>
          <w:szCs w:val="22"/>
          <w:bdr w:val="none" w:sz="0" w:space="0" w:color="auto" w:frame="1"/>
          <w:shd w:val="clear" w:color="auto" w:fill="EFF0F1"/>
        </w:rPr>
        <w:t>Bitbucket</w:t>
      </w:r>
      <w:r w:rsidRPr="00847C80">
        <w:rPr>
          <w:rStyle w:val="pln"/>
          <w:rFonts w:ascii="Times New Roman" w:hAnsi="Times New Roman" w:cs="Times New Roman"/>
          <w:sz w:val="22"/>
          <w:szCs w:val="22"/>
          <w:bdr w:val="none" w:sz="0" w:space="0" w:color="auto" w:frame="1"/>
          <w:shd w:val="clear" w:color="auto" w:fill="EFF0F1"/>
        </w:rPr>
        <w:t xml:space="preserve"> account</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2</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b/>
          <w:sz w:val="22"/>
          <w:szCs w:val="22"/>
          <w:bdr w:val="none" w:sz="0" w:space="0" w:color="auto" w:frame="1"/>
          <w:shd w:val="clear" w:color="auto" w:fill="EFF0F1"/>
        </w:rPr>
        <w:t>Create</w:t>
      </w:r>
      <w:r w:rsidRPr="00847C80">
        <w:rPr>
          <w:rStyle w:val="pln"/>
          <w:rFonts w:ascii="Times New Roman" w:hAnsi="Times New Roman" w:cs="Times New Roman"/>
          <w:b/>
          <w:sz w:val="22"/>
          <w:szCs w:val="22"/>
          <w:bdr w:val="none" w:sz="0" w:space="0" w:color="auto" w:frame="1"/>
          <w:shd w:val="clear" w:color="auto" w:fill="EFF0F1"/>
        </w:rPr>
        <w:t xml:space="preserve"> your project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kwd"/>
          <w:rFonts w:ascii="Times New Roman" w:hAnsi="Times New Roman" w:cs="Times New Roman"/>
          <w:sz w:val="22"/>
          <w:szCs w:val="22"/>
          <w:bdr w:val="none" w:sz="0" w:space="0" w:color="auto" w:frame="1"/>
          <w:shd w:val="clear" w:color="auto" w:fill="EFF0F1"/>
        </w:rPr>
        <w:t>in</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Android</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Studio</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3</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In</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Android</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Studio</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b/>
          <w:sz w:val="22"/>
          <w:szCs w:val="22"/>
          <w:bdr w:val="none" w:sz="0" w:space="0" w:color="auto" w:frame="1"/>
          <w:shd w:val="clear" w:color="auto" w:fill="EFF0F1"/>
        </w:rPr>
        <w:t>Go</w:t>
      </w:r>
      <w:r w:rsidRPr="00847C80">
        <w:rPr>
          <w:rStyle w:val="pln"/>
          <w:rFonts w:ascii="Times New Roman" w:hAnsi="Times New Roman" w:cs="Times New Roman"/>
          <w:b/>
          <w:sz w:val="22"/>
          <w:szCs w:val="22"/>
          <w:bdr w:val="none" w:sz="0" w:space="0" w:color="auto" w:frame="1"/>
          <w:shd w:val="clear" w:color="auto" w:fill="EFF0F1"/>
        </w:rPr>
        <w:t xml:space="preserve"> to VCS</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4</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Choose</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str"/>
          <w:rFonts w:ascii="Times New Roman" w:hAnsi="Times New Roman" w:cs="Times New Roman"/>
          <w:sz w:val="22"/>
          <w:szCs w:val="22"/>
          <w:bdr w:val="none" w:sz="0" w:space="0" w:color="auto" w:frame="1"/>
          <w:shd w:val="clear" w:color="auto" w:fill="EFF0F1"/>
        </w:rPr>
        <w:t>'Enable version control'</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5</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Choose</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u w:val="single"/>
          <w:bdr w:val="none" w:sz="0" w:space="0" w:color="auto" w:frame="1"/>
          <w:shd w:val="clear" w:color="auto" w:fill="EFF0F1"/>
        </w:rPr>
        <w:t>Git</w:t>
      </w:r>
      <w:r w:rsidRPr="00847C80">
        <w:rPr>
          <w:rStyle w:val="pln"/>
          <w:rFonts w:ascii="Times New Roman" w:hAnsi="Times New Roman" w:cs="Times New Roman"/>
          <w:sz w:val="22"/>
          <w:szCs w:val="22"/>
          <w:u w:val="single"/>
          <w:bdr w:val="none" w:sz="0" w:space="0" w:color="auto" w:frame="1"/>
          <w:shd w:val="clear" w:color="auto" w:fill="EFF0F1"/>
        </w:rPr>
        <w:t xml:space="preserve"> </w:t>
      </w:r>
      <w:r w:rsidRPr="00847C80">
        <w:rPr>
          <w:rStyle w:val="kwd"/>
          <w:rFonts w:ascii="Times New Roman" w:hAnsi="Times New Roman" w:cs="Times New Roman"/>
          <w:sz w:val="22"/>
          <w:szCs w:val="22"/>
          <w:u w:val="single"/>
          <w:bdr w:val="none" w:sz="0" w:space="0" w:color="auto" w:frame="1"/>
          <w:shd w:val="clear" w:color="auto" w:fill="EFF0F1"/>
        </w:rPr>
        <w:t>and</w:t>
      </w:r>
      <w:r w:rsidRPr="00847C80">
        <w:rPr>
          <w:rStyle w:val="pln"/>
          <w:rFonts w:ascii="Times New Roman" w:hAnsi="Times New Roman" w:cs="Times New Roman"/>
          <w:sz w:val="22"/>
          <w:szCs w:val="22"/>
          <w:u w:val="single"/>
          <w:bdr w:val="none" w:sz="0" w:space="0" w:color="auto" w:frame="1"/>
          <w:shd w:val="clear" w:color="auto" w:fill="EFF0F1"/>
        </w:rPr>
        <w:t xml:space="preserve"> press OK</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6</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b/>
          <w:sz w:val="22"/>
          <w:szCs w:val="22"/>
          <w:bdr w:val="none" w:sz="0" w:space="0" w:color="auto" w:frame="1"/>
          <w:shd w:val="clear" w:color="auto" w:fill="EFF0F1"/>
        </w:rPr>
        <w:t>Right</w:t>
      </w:r>
      <w:r w:rsidRPr="00847C80">
        <w:rPr>
          <w:rStyle w:val="pln"/>
          <w:rFonts w:ascii="Times New Roman" w:hAnsi="Times New Roman" w:cs="Times New Roman"/>
          <w:b/>
          <w:sz w:val="22"/>
          <w:szCs w:val="22"/>
          <w:bdr w:val="none" w:sz="0" w:space="0" w:color="auto" w:frame="1"/>
          <w:shd w:val="clear" w:color="auto" w:fill="EFF0F1"/>
        </w:rPr>
        <w:t xml:space="preserve"> click</w:t>
      </w:r>
      <w:r w:rsidRPr="00847C80">
        <w:rPr>
          <w:rStyle w:val="pln"/>
          <w:rFonts w:ascii="Times New Roman" w:hAnsi="Times New Roman" w:cs="Times New Roman"/>
          <w:sz w:val="22"/>
          <w:szCs w:val="22"/>
          <w:bdr w:val="none" w:sz="0" w:space="0" w:color="auto" w:frame="1"/>
          <w:shd w:val="clear" w:color="auto" w:fill="EFF0F1"/>
        </w:rPr>
        <w:t xml:space="preserve"> on your project</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choose </w:t>
      </w:r>
      <w:r w:rsidRPr="00847C80">
        <w:rPr>
          <w:rStyle w:val="typ"/>
          <w:rFonts w:ascii="Times New Roman" w:hAnsi="Times New Roman" w:cs="Times New Roman"/>
          <w:sz w:val="22"/>
          <w:szCs w:val="22"/>
          <w:bdr w:val="none" w:sz="0" w:space="0" w:color="auto" w:frame="1"/>
          <w:shd w:val="clear" w:color="auto" w:fill="EFF0F1"/>
        </w:rPr>
        <w:t>Git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kwd"/>
          <w:rFonts w:ascii="Times New Roman" w:hAnsi="Times New Roman" w:cs="Times New Roman"/>
          <w:sz w:val="22"/>
          <w:szCs w:val="22"/>
          <w:bdr w:val="none" w:sz="0" w:space="0" w:color="auto" w:frame="1"/>
          <w:shd w:val="clear" w:color="auto" w:fill="EFF0F1"/>
        </w:rPr>
        <w:t>then</w:t>
      </w:r>
      <w:r w:rsidRPr="00847C80">
        <w:rPr>
          <w:rStyle w:val="pln"/>
          <w:rFonts w:ascii="Times New Roman" w:hAnsi="Times New Roman" w:cs="Times New Roman"/>
          <w:sz w:val="22"/>
          <w:szCs w:val="22"/>
          <w:bdr w:val="none" w:sz="0" w:space="0" w:color="auto" w:frame="1"/>
          <w:shd w:val="clear" w:color="auto" w:fill="EFF0F1"/>
        </w:rPr>
        <w:t xml:space="preserve"> click </w:t>
      </w:r>
      <w:r w:rsidRPr="00847C80">
        <w:rPr>
          <w:rStyle w:val="typ"/>
          <w:rFonts w:ascii="Times New Roman" w:hAnsi="Times New Roman" w:cs="Times New Roman"/>
          <w:sz w:val="22"/>
          <w:szCs w:val="22"/>
          <w:bdr w:val="none" w:sz="0" w:space="0" w:color="auto" w:frame="1"/>
          <w:shd w:val="clear" w:color="auto" w:fill="EFF0F1"/>
        </w:rPr>
        <w:t>Add</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7</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Open</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Terminal</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kwd"/>
          <w:rFonts w:ascii="Times New Roman" w:hAnsi="Times New Roman" w:cs="Times New Roman"/>
          <w:sz w:val="22"/>
          <w:szCs w:val="22"/>
          <w:bdr w:val="none" w:sz="0" w:space="0" w:color="auto" w:frame="1"/>
          <w:shd w:val="clear" w:color="auto" w:fill="EFF0F1"/>
        </w:rPr>
        <w:t>in</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Android</w:t>
      </w:r>
      <w:r w:rsidRPr="00847C80">
        <w:rPr>
          <w:rStyle w:val="pln"/>
          <w:rFonts w:ascii="Times New Roman" w:hAnsi="Times New Roman" w:cs="Times New Roman"/>
          <w:sz w:val="22"/>
          <w:szCs w:val="22"/>
          <w:bdr w:val="none" w:sz="0" w:space="0" w:color="auto" w:frame="1"/>
          <w:shd w:val="clear" w:color="auto" w:fill="EFF0F1"/>
        </w:rPr>
        <w:t xml:space="preserve"> studio</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8</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Go</w:t>
      </w:r>
      <w:r w:rsidRPr="00847C80">
        <w:rPr>
          <w:rStyle w:val="pln"/>
          <w:rFonts w:ascii="Times New Roman" w:hAnsi="Times New Roman" w:cs="Times New Roman"/>
          <w:sz w:val="22"/>
          <w:szCs w:val="22"/>
          <w:bdr w:val="none" w:sz="0" w:space="0" w:color="auto" w:frame="1"/>
          <w:shd w:val="clear" w:color="auto" w:fill="EFF0F1"/>
        </w:rPr>
        <w:t xml:space="preserve"> to your </w:t>
      </w:r>
      <w:r w:rsidRPr="00847C80">
        <w:rPr>
          <w:rStyle w:val="typ"/>
          <w:rFonts w:ascii="Times New Roman" w:hAnsi="Times New Roman" w:cs="Times New Roman"/>
          <w:sz w:val="22"/>
          <w:szCs w:val="22"/>
          <w:u w:val="single"/>
          <w:bdr w:val="none" w:sz="0" w:space="0" w:color="auto" w:frame="1"/>
          <w:shd w:val="clear" w:color="auto" w:fill="EFF0F1"/>
        </w:rPr>
        <w:t>Bitbucket</w:t>
      </w:r>
      <w:r w:rsidRPr="00847C80">
        <w:rPr>
          <w:rStyle w:val="pln"/>
          <w:rFonts w:ascii="Times New Roman" w:hAnsi="Times New Roman" w:cs="Times New Roman"/>
          <w:sz w:val="22"/>
          <w:szCs w:val="22"/>
          <w:u w:val="single"/>
          <w:bdr w:val="none" w:sz="0" w:space="0" w:color="auto" w:frame="1"/>
          <w:shd w:val="clear" w:color="auto" w:fill="EFF0F1"/>
        </w:rPr>
        <w:t xml:space="preserve"> repository </w:t>
      </w:r>
      <w:r w:rsidRPr="00847C80">
        <w:rPr>
          <w:rStyle w:val="typ"/>
          <w:rFonts w:ascii="Times New Roman" w:hAnsi="Times New Roman" w:cs="Times New Roman"/>
          <w:sz w:val="22"/>
          <w:szCs w:val="22"/>
          <w:u w:val="single"/>
          <w:bdr w:val="none" w:sz="0" w:space="0" w:color="auto" w:frame="1"/>
          <w:shd w:val="clear" w:color="auto" w:fill="EFF0F1"/>
        </w:rPr>
        <w:t>Overview</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9</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Click</w:t>
      </w:r>
      <w:r w:rsidRPr="00847C80">
        <w:rPr>
          <w:rStyle w:val="pln"/>
          <w:rFonts w:ascii="Times New Roman" w:hAnsi="Times New Roman" w:cs="Times New Roman"/>
          <w:sz w:val="22"/>
          <w:szCs w:val="22"/>
          <w:bdr w:val="none" w:sz="0" w:space="0" w:color="auto" w:frame="1"/>
          <w:shd w:val="clear" w:color="auto" w:fill="EFF0F1"/>
        </w:rPr>
        <w:t xml:space="preserve"> on </w:t>
      </w:r>
      <w:r w:rsidRPr="00847C80">
        <w:rPr>
          <w:rStyle w:val="str"/>
          <w:rFonts w:ascii="Times New Roman" w:hAnsi="Times New Roman" w:cs="Times New Roman"/>
          <w:sz w:val="22"/>
          <w:szCs w:val="22"/>
          <w:bdr w:val="none" w:sz="0" w:space="0" w:color="auto" w:frame="1"/>
          <w:shd w:val="clear" w:color="auto" w:fill="EFF0F1"/>
        </w:rPr>
        <w:t>'I have an existing Project'</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r w:rsidRPr="00847C80">
        <w:rPr>
          <w:rStyle w:val="lit"/>
          <w:rFonts w:ascii="Times New Roman" w:hAnsi="Times New Roman" w:cs="Times New Roman"/>
          <w:sz w:val="22"/>
          <w:szCs w:val="22"/>
          <w:bdr w:val="none" w:sz="0" w:space="0" w:color="auto" w:frame="1"/>
          <w:shd w:val="clear" w:color="auto" w:fill="EFF0F1"/>
        </w:rPr>
        <w:t>10</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Copy</w:t>
      </w:r>
      <w:r w:rsidRPr="00847C80">
        <w:rPr>
          <w:rStyle w:val="pln"/>
          <w:rFonts w:ascii="Times New Roman" w:hAnsi="Times New Roman" w:cs="Times New Roman"/>
          <w:sz w:val="22"/>
          <w:szCs w:val="22"/>
          <w:bdr w:val="none" w:sz="0" w:space="0" w:color="auto" w:frame="1"/>
          <w:shd w:val="clear" w:color="auto" w:fill="EFF0F1"/>
        </w:rPr>
        <w:t xml:space="preserve"> the </w:t>
      </w:r>
      <w:r w:rsidRPr="00847C80">
        <w:rPr>
          <w:rStyle w:val="str"/>
          <w:rFonts w:ascii="Times New Roman" w:hAnsi="Times New Roman" w:cs="Times New Roman"/>
          <w:sz w:val="22"/>
          <w:szCs w:val="22"/>
          <w:bdr w:val="none" w:sz="0" w:space="0" w:color="auto" w:frame="1"/>
          <w:shd w:val="clear" w:color="auto" w:fill="EFF0F1"/>
        </w:rPr>
        <w:t>'git remote add origin ... etc'</w:t>
      </w:r>
      <w:r w:rsidRPr="00847C80">
        <w:rPr>
          <w:rStyle w:val="pln"/>
          <w:rFonts w:ascii="Times New Roman" w:hAnsi="Times New Roman" w:cs="Times New Roman"/>
          <w:sz w:val="22"/>
          <w:szCs w:val="22"/>
          <w:bdr w:val="none" w:sz="0" w:space="0" w:color="auto" w:frame="1"/>
          <w:shd w:val="clear" w:color="auto" w:fill="EFF0F1"/>
        </w:rPr>
        <w:t xml:space="preserve"> line to your terminal </w:t>
      </w:r>
      <w:r w:rsidRPr="00847C80">
        <w:rPr>
          <w:rStyle w:val="kwd"/>
          <w:rFonts w:ascii="Times New Roman" w:hAnsi="Times New Roman" w:cs="Times New Roman"/>
          <w:sz w:val="22"/>
          <w:szCs w:val="22"/>
          <w:bdr w:val="none" w:sz="0" w:space="0" w:color="auto" w:frame="1"/>
          <w:shd w:val="clear" w:color="auto" w:fill="EFF0F1"/>
        </w:rPr>
        <w:t>and</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pln"/>
          <w:rFonts w:ascii="Times New Roman" w:hAnsi="Times New Roman" w:cs="Times New Roman"/>
          <w:b/>
          <w:sz w:val="22"/>
          <w:szCs w:val="22"/>
          <w:bdr w:val="none" w:sz="0" w:space="0" w:color="auto" w:frame="1"/>
          <w:shd w:val="clear" w:color="auto" w:fill="EFF0F1"/>
        </w:rPr>
        <w:t>press enter</w:t>
      </w:r>
    </w:p>
    <w:p w:rsidR="00847C80" w:rsidRPr="00847C80" w:rsidRDefault="00847C80" w:rsidP="002311FE">
      <w:pPr>
        <w:pStyle w:val="HTMLPreformatted"/>
        <w:shd w:val="clear" w:color="auto" w:fill="EFF0F1"/>
        <w:rPr>
          <w:rStyle w:val="pln"/>
          <w:rFonts w:ascii="Times New Roman" w:hAnsi="Times New Roman" w:cs="Times New Roman"/>
          <w:sz w:val="22"/>
          <w:szCs w:val="22"/>
          <w:bdr w:val="none" w:sz="0" w:space="0" w:color="auto" w:frame="1"/>
          <w:shd w:val="clear" w:color="auto" w:fill="EFF0F1"/>
        </w:rPr>
      </w:pPr>
    </w:p>
    <w:p w:rsidR="00847C80" w:rsidRPr="00847C80" w:rsidRDefault="00847C80" w:rsidP="002311FE">
      <w:pPr>
        <w:pStyle w:val="HTMLPreformatted"/>
        <w:shd w:val="clear" w:color="auto" w:fill="EFF0F1"/>
        <w:rPr>
          <w:rFonts w:ascii="Times New Roman" w:hAnsi="Times New Roman" w:cs="Times New Roman"/>
          <w:sz w:val="22"/>
          <w:szCs w:val="22"/>
        </w:rPr>
      </w:pPr>
      <w:r w:rsidRPr="00847C80">
        <w:rPr>
          <w:rStyle w:val="lit"/>
          <w:rFonts w:ascii="Times New Roman" w:hAnsi="Times New Roman" w:cs="Times New Roman"/>
          <w:sz w:val="22"/>
          <w:szCs w:val="22"/>
          <w:bdr w:val="none" w:sz="0" w:space="0" w:color="auto" w:frame="1"/>
          <w:shd w:val="clear" w:color="auto" w:fill="EFF0F1"/>
        </w:rPr>
        <w:t>11</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typ"/>
          <w:rFonts w:ascii="Times New Roman" w:hAnsi="Times New Roman" w:cs="Times New Roman"/>
          <w:sz w:val="22"/>
          <w:szCs w:val="22"/>
          <w:bdr w:val="none" w:sz="0" w:space="0" w:color="auto" w:frame="1"/>
          <w:shd w:val="clear" w:color="auto" w:fill="EFF0F1"/>
        </w:rPr>
        <w:t>Click</w:t>
      </w:r>
      <w:r w:rsidRPr="00847C80">
        <w:rPr>
          <w:rStyle w:val="pln"/>
          <w:rFonts w:ascii="Times New Roman" w:hAnsi="Times New Roman" w:cs="Times New Roman"/>
          <w:sz w:val="22"/>
          <w:szCs w:val="22"/>
          <w:bdr w:val="none" w:sz="0" w:space="0" w:color="auto" w:frame="1"/>
          <w:shd w:val="clear" w:color="auto" w:fill="EFF0F1"/>
        </w:rPr>
        <w:t xml:space="preserve"> on </w:t>
      </w:r>
      <w:r w:rsidRPr="00847C80">
        <w:rPr>
          <w:rStyle w:val="str"/>
          <w:rFonts w:ascii="Times New Roman" w:hAnsi="Times New Roman" w:cs="Times New Roman"/>
          <w:sz w:val="22"/>
          <w:szCs w:val="22"/>
          <w:bdr w:val="none" w:sz="0" w:space="0" w:color="auto" w:frame="1"/>
          <w:shd w:val="clear" w:color="auto" w:fill="EFF0F1"/>
        </w:rPr>
        <w:t>'Commit Changes'</w:t>
      </w:r>
      <w:r w:rsidRPr="00847C80">
        <w:rPr>
          <w:rStyle w:val="pun"/>
          <w:rFonts w:ascii="Times New Roman" w:hAnsi="Times New Roman" w:cs="Times New Roman"/>
          <w:sz w:val="22"/>
          <w:szCs w:val="22"/>
          <w:bdr w:val="none" w:sz="0" w:space="0" w:color="auto" w:frame="1"/>
          <w:shd w:val="clear" w:color="auto" w:fill="EFF0F1"/>
        </w:rPr>
        <w:t>,</w:t>
      </w:r>
      <w:r w:rsidRPr="00847C80">
        <w:rPr>
          <w:rStyle w:val="pln"/>
          <w:rFonts w:ascii="Times New Roman" w:hAnsi="Times New Roman" w:cs="Times New Roman"/>
          <w:sz w:val="22"/>
          <w:szCs w:val="22"/>
          <w:bdr w:val="none" w:sz="0" w:space="0" w:color="auto" w:frame="1"/>
          <w:shd w:val="clear" w:color="auto" w:fill="EFF0F1"/>
        </w:rPr>
        <w:t xml:space="preserve"> write your comment </w:t>
      </w:r>
      <w:r w:rsidRPr="00847C80">
        <w:rPr>
          <w:rStyle w:val="kwd"/>
          <w:rFonts w:ascii="Times New Roman" w:hAnsi="Times New Roman" w:cs="Times New Roman"/>
          <w:sz w:val="22"/>
          <w:szCs w:val="22"/>
          <w:bdr w:val="none" w:sz="0" w:space="0" w:color="auto" w:frame="1"/>
          <w:shd w:val="clear" w:color="auto" w:fill="EFF0F1"/>
        </w:rPr>
        <w:t>then</w:t>
      </w:r>
      <w:r w:rsidRPr="00847C80">
        <w:rPr>
          <w:rStyle w:val="pln"/>
          <w:rFonts w:ascii="Times New Roman" w:hAnsi="Times New Roman" w:cs="Times New Roman"/>
          <w:sz w:val="22"/>
          <w:szCs w:val="22"/>
          <w:bdr w:val="none" w:sz="0" w:space="0" w:color="auto" w:frame="1"/>
          <w:shd w:val="clear" w:color="auto" w:fill="EFF0F1"/>
        </w:rPr>
        <w:t xml:space="preserve"> press </w:t>
      </w:r>
      <w:r w:rsidRPr="00847C80">
        <w:rPr>
          <w:rStyle w:val="typ"/>
          <w:rFonts w:ascii="Times New Roman" w:hAnsi="Times New Roman" w:cs="Times New Roman"/>
          <w:sz w:val="22"/>
          <w:szCs w:val="22"/>
          <w:bdr w:val="none" w:sz="0" w:space="0" w:color="auto" w:frame="1"/>
          <w:shd w:val="clear" w:color="auto" w:fill="EFF0F1"/>
        </w:rPr>
        <w:t>Commit</w:t>
      </w:r>
      <w:r w:rsidRPr="00847C80">
        <w:rPr>
          <w:rStyle w:val="pln"/>
          <w:rFonts w:ascii="Times New Roman" w:hAnsi="Times New Roman" w:cs="Times New Roman"/>
          <w:sz w:val="22"/>
          <w:szCs w:val="22"/>
          <w:bdr w:val="none" w:sz="0" w:space="0" w:color="auto" w:frame="1"/>
          <w:shd w:val="clear" w:color="auto" w:fill="EFF0F1"/>
        </w:rPr>
        <w:t xml:space="preserve"> </w:t>
      </w:r>
      <w:r w:rsidRPr="00847C80">
        <w:rPr>
          <w:rStyle w:val="kwd"/>
          <w:rFonts w:ascii="Times New Roman" w:hAnsi="Times New Roman" w:cs="Times New Roman"/>
          <w:sz w:val="22"/>
          <w:szCs w:val="22"/>
          <w:bdr w:val="none" w:sz="0" w:space="0" w:color="auto" w:frame="1"/>
          <w:shd w:val="clear" w:color="auto" w:fill="EFF0F1"/>
        </w:rPr>
        <w:t>and</w:t>
      </w:r>
      <w:r w:rsidRPr="00847C80">
        <w:rPr>
          <w:rStyle w:val="pln"/>
          <w:rFonts w:ascii="Times New Roman" w:hAnsi="Times New Roman" w:cs="Times New Roman"/>
          <w:sz w:val="22"/>
          <w:szCs w:val="22"/>
          <w:bdr w:val="none" w:sz="0" w:space="0" w:color="auto" w:frame="1"/>
          <w:shd w:val="clear" w:color="auto" w:fill="EFF0F1"/>
        </w:rPr>
        <w:t xml:space="preserve"> push</w:t>
      </w:r>
    </w:p>
    <w:p w:rsidR="002311FE" w:rsidRDefault="002311FE" w:rsidP="002311FE">
      <w:pPr>
        <w:spacing w:after="0" w:line="240" w:lineRule="auto"/>
        <w:rPr>
          <w:rFonts w:ascii="Times New Roman" w:hAnsi="Times New Roman" w:cs="Times New Roman"/>
          <w:sz w:val="20"/>
          <w:szCs w:val="20"/>
          <w:lang w:val="en-US"/>
        </w:rPr>
      </w:pPr>
    </w:p>
    <w:p w:rsidR="006A10FE" w:rsidRDefault="00847C80" w:rsidP="002311FE">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References</w:t>
      </w:r>
    </w:p>
    <w:p w:rsidR="00847C80" w:rsidRDefault="00847C80" w:rsidP="007F373F">
      <w:pPr>
        <w:pStyle w:val="ListParagraph"/>
        <w:numPr>
          <w:ilvl w:val="0"/>
          <w:numId w:val="85"/>
        </w:numPr>
        <w:spacing w:after="0" w:line="240" w:lineRule="auto"/>
        <w:rPr>
          <w:rFonts w:ascii="Times New Roman" w:hAnsi="Times New Roman" w:cs="Times New Roman"/>
          <w:sz w:val="20"/>
          <w:szCs w:val="20"/>
          <w:lang w:val="en-US"/>
        </w:rPr>
      </w:pPr>
      <w:r w:rsidRPr="00847C80">
        <w:rPr>
          <w:rFonts w:ascii="Times New Roman" w:hAnsi="Times New Roman" w:cs="Times New Roman"/>
          <w:sz w:val="20"/>
          <w:szCs w:val="20"/>
          <w:lang w:val="en-US"/>
        </w:rPr>
        <w:lastRenderedPageBreak/>
        <w:t>https://bitbucket.org/variabletech/libnode-android-public/wiki/Project%20Setup%20(Android%20Studio)</w:t>
      </w:r>
    </w:p>
    <w:p w:rsidR="00847C80" w:rsidRDefault="00847C80" w:rsidP="007F373F">
      <w:pPr>
        <w:pStyle w:val="ListParagraph"/>
        <w:numPr>
          <w:ilvl w:val="0"/>
          <w:numId w:val="85"/>
        </w:numPr>
        <w:spacing w:after="0" w:line="240" w:lineRule="auto"/>
        <w:rPr>
          <w:rFonts w:ascii="Times New Roman" w:hAnsi="Times New Roman" w:cs="Times New Roman"/>
          <w:sz w:val="20"/>
          <w:szCs w:val="20"/>
          <w:lang w:val="en-US"/>
        </w:rPr>
      </w:pPr>
      <w:r w:rsidRPr="00847C80">
        <w:rPr>
          <w:rFonts w:ascii="Times New Roman" w:hAnsi="Times New Roman" w:cs="Times New Roman"/>
          <w:sz w:val="20"/>
          <w:szCs w:val="20"/>
          <w:lang w:val="en-US"/>
        </w:rPr>
        <w:t>http://stackoverflow.com/questions/19099244/how-to-import-a-project-into-bitbucket-repository-from-android-studio</w:t>
      </w:r>
    </w:p>
    <w:p w:rsidR="009E45C0" w:rsidRDefault="009E45C0" w:rsidP="009E45C0">
      <w:pPr>
        <w:rPr>
          <w:rFonts w:ascii="Times New Roman" w:hAnsi="Times New Roman" w:cs="Times New Roman"/>
          <w:sz w:val="20"/>
          <w:szCs w:val="20"/>
          <w:u w:val="single"/>
          <w:lang w:val="en-US"/>
        </w:rPr>
      </w:pPr>
      <w:r w:rsidRPr="009E45C0">
        <w:rPr>
          <w:rFonts w:ascii="Times New Roman" w:hAnsi="Times New Roman" w:cs="Times New Roman"/>
          <w:b/>
          <w:sz w:val="24"/>
          <w:szCs w:val="24"/>
          <w:highlight w:val="yellow"/>
          <w:u w:val="single"/>
          <w:lang w:val="en-US"/>
        </w:rPr>
        <w:t>App Design</w:t>
      </w:r>
      <w:r w:rsidRPr="009E45C0">
        <w:rPr>
          <w:rFonts w:ascii="Times New Roman" w:hAnsi="Times New Roman" w:cs="Times New Roman"/>
          <w:b/>
          <w:sz w:val="24"/>
          <w:szCs w:val="24"/>
          <w:u w:val="single"/>
          <w:lang w:val="en-US"/>
        </w:rPr>
        <w:t xml:space="preserve"> in Android and The Wireframe and/ </w:t>
      </w:r>
      <w:r w:rsidRPr="009E45C0">
        <w:rPr>
          <w:rFonts w:ascii="Times New Roman" w:hAnsi="Times New Roman" w:cs="Times New Roman"/>
          <w:sz w:val="20"/>
          <w:szCs w:val="20"/>
          <w:u w:val="single"/>
          <w:lang w:val="en-US"/>
        </w:rPr>
        <w:t>or Storyboarding third party open source tools</w:t>
      </w:r>
    </w:p>
    <w:p w:rsidR="009E45C0" w:rsidRPr="00C971E6" w:rsidRDefault="009E45C0" w:rsidP="009E45C0">
      <w:pPr>
        <w:rPr>
          <w:rFonts w:ascii="Times New Roman" w:hAnsi="Times New Roman" w:cs="Times New Roman"/>
          <w:sz w:val="20"/>
          <w:szCs w:val="20"/>
          <w:lang w:val="en-US"/>
        </w:rPr>
      </w:pPr>
      <w:r w:rsidRPr="009E45C0">
        <w:rPr>
          <w:rFonts w:ascii="Times New Roman" w:hAnsi="Times New Roman" w:cs="Times New Roman"/>
          <w:sz w:val="20"/>
          <w:szCs w:val="20"/>
          <w:u w:val="single"/>
          <w:lang w:val="en-US"/>
        </w:rPr>
        <w:t xml:space="preserve">Diagram 1 </w:t>
      </w:r>
      <w:r w:rsidR="00C971E6">
        <w:rPr>
          <w:rFonts w:ascii="Times New Roman" w:hAnsi="Times New Roman" w:cs="Times New Roman"/>
          <w:sz w:val="20"/>
          <w:szCs w:val="20"/>
          <w:lang w:val="en-US"/>
        </w:rPr>
        <w:t xml:space="preserve"> - MVC Design Pattern</w:t>
      </w:r>
    </w:p>
    <w:p w:rsidR="009E45C0" w:rsidRDefault="009E45C0" w:rsidP="006A10FE">
      <w:pPr>
        <w:rPr>
          <w:rFonts w:ascii="Times New Roman" w:hAnsi="Times New Roman" w:cs="Times New Roman"/>
          <w:sz w:val="20"/>
          <w:szCs w:val="20"/>
          <w:u w:val="single"/>
          <w:lang w:val="en-US"/>
        </w:rPr>
      </w:pPr>
      <w:r>
        <w:rPr>
          <w:noProof/>
          <w:lang w:eastAsia="en-IN" w:bidi="hi-IN"/>
        </w:rPr>
        <w:drawing>
          <wp:inline distT="0" distB="0" distL="0" distR="0">
            <wp:extent cx="5581650" cy="3362325"/>
            <wp:effectExtent l="19050" t="0" r="0" b="0"/>
            <wp:docPr id="38" name="Picture 38" descr="http://www.bogotobogo.com/DesignPatterns/images/mvc/mv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ogotobogo.com/DesignPatterns/images/mvc/mvc_diagram.png"/>
                    <pic:cNvPicPr>
                      <a:picLocks noChangeAspect="1" noChangeArrowheads="1"/>
                    </pic:cNvPicPr>
                  </pic:nvPicPr>
                  <pic:blipFill>
                    <a:blip r:embed="rId31"/>
                    <a:srcRect/>
                    <a:stretch>
                      <a:fillRect/>
                    </a:stretch>
                  </pic:blipFill>
                  <pic:spPr bwMode="auto">
                    <a:xfrm>
                      <a:off x="0" y="0"/>
                      <a:ext cx="5581650" cy="3362325"/>
                    </a:xfrm>
                    <a:prstGeom prst="rect">
                      <a:avLst/>
                    </a:prstGeom>
                    <a:noFill/>
                    <a:ln w="9525">
                      <a:noFill/>
                      <a:miter lim="800000"/>
                      <a:headEnd/>
                      <a:tailEnd/>
                    </a:ln>
                  </pic:spPr>
                </pic:pic>
              </a:graphicData>
            </a:graphic>
          </wp:inline>
        </w:drawing>
      </w:r>
    </w:p>
    <w:p w:rsidR="009E45C0" w:rsidRPr="00C971E6" w:rsidRDefault="009E45C0" w:rsidP="006A10FE">
      <w:pPr>
        <w:rPr>
          <w:rFonts w:ascii="Times New Roman" w:hAnsi="Times New Roman" w:cs="Times New Roman"/>
          <w:sz w:val="20"/>
          <w:szCs w:val="20"/>
          <w:lang w:val="en-US"/>
        </w:rPr>
      </w:pPr>
      <w:r>
        <w:rPr>
          <w:rFonts w:ascii="Times New Roman" w:hAnsi="Times New Roman" w:cs="Times New Roman"/>
          <w:sz w:val="20"/>
          <w:szCs w:val="20"/>
          <w:u w:val="single"/>
          <w:lang w:val="en-US"/>
        </w:rPr>
        <w:t>Diagram 2</w:t>
      </w:r>
      <w:r w:rsidR="00C971E6">
        <w:rPr>
          <w:rFonts w:ascii="Times New Roman" w:hAnsi="Times New Roman" w:cs="Times New Roman"/>
          <w:sz w:val="20"/>
          <w:szCs w:val="20"/>
          <w:lang w:val="en-US"/>
        </w:rPr>
        <w:t xml:space="preserve"> - MVC Design Pattern</w:t>
      </w:r>
    </w:p>
    <w:p w:rsidR="000D3E72" w:rsidRPr="006A10FE" w:rsidRDefault="009E45C0" w:rsidP="006A10FE">
      <w:pPr>
        <w:rPr>
          <w:rFonts w:ascii="Times New Roman" w:hAnsi="Times New Roman" w:cs="Times New Roman"/>
          <w:sz w:val="20"/>
          <w:szCs w:val="20"/>
          <w:u w:val="single"/>
          <w:lang w:val="en-US"/>
        </w:rPr>
      </w:pPr>
      <w:r>
        <w:rPr>
          <w:noProof/>
          <w:lang w:eastAsia="en-IN" w:bidi="hi-IN"/>
        </w:rPr>
        <w:lastRenderedPageBreak/>
        <w:drawing>
          <wp:inline distT="0" distB="0" distL="0" distR="0">
            <wp:extent cx="5730077" cy="3867150"/>
            <wp:effectExtent l="19050" t="0" r="3973" b="0"/>
            <wp:docPr id="41" name="Picture 41" descr="Image result for android app MVC desig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android app MVC design images"/>
                    <pic:cNvPicPr>
                      <a:picLocks noChangeAspect="1" noChangeArrowheads="1"/>
                    </pic:cNvPicPr>
                  </pic:nvPicPr>
                  <pic:blipFill>
                    <a:blip r:embed="rId32"/>
                    <a:srcRect/>
                    <a:stretch>
                      <a:fillRect/>
                    </a:stretch>
                  </pic:blipFill>
                  <pic:spPr bwMode="auto">
                    <a:xfrm>
                      <a:off x="0" y="0"/>
                      <a:ext cx="5730077" cy="3867150"/>
                    </a:xfrm>
                    <a:prstGeom prst="rect">
                      <a:avLst/>
                    </a:prstGeom>
                    <a:noFill/>
                    <a:ln w="9525">
                      <a:noFill/>
                      <a:miter lim="800000"/>
                      <a:headEnd/>
                      <a:tailEnd/>
                    </a:ln>
                  </pic:spPr>
                </pic:pic>
              </a:graphicData>
            </a:graphic>
          </wp:inline>
        </w:drawing>
      </w:r>
      <w:r w:rsidR="000D3E72" w:rsidRPr="006A10FE">
        <w:rPr>
          <w:rFonts w:ascii="Times New Roman" w:hAnsi="Times New Roman" w:cs="Times New Roman"/>
          <w:sz w:val="20"/>
          <w:szCs w:val="20"/>
          <w:u w:val="single"/>
          <w:lang w:val="en-US"/>
        </w:rPr>
        <w:br w:type="page"/>
      </w:r>
    </w:p>
    <w:p w:rsidR="0083626B" w:rsidRDefault="00C971E6">
      <w:pPr>
        <w:rPr>
          <w:rFonts w:ascii="Times New Roman" w:hAnsi="Times New Roman" w:cs="Times New Roman"/>
          <w:sz w:val="20"/>
          <w:szCs w:val="20"/>
          <w:lang w:val="en-US"/>
        </w:rPr>
      </w:pPr>
      <w:r w:rsidRPr="00C971E6">
        <w:rPr>
          <w:rFonts w:ascii="Times New Roman" w:hAnsi="Times New Roman" w:cs="Times New Roman"/>
          <w:sz w:val="20"/>
          <w:szCs w:val="20"/>
          <w:u w:val="single"/>
          <w:lang w:val="en-US"/>
        </w:rPr>
        <w:lastRenderedPageBreak/>
        <w:t>Diagram - 3</w:t>
      </w:r>
      <w:r w:rsidR="0083626B">
        <w:rPr>
          <w:rFonts w:ascii="Times New Roman" w:hAnsi="Times New Roman" w:cs="Times New Roman"/>
          <w:sz w:val="20"/>
          <w:szCs w:val="20"/>
          <w:lang w:val="en-US"/>
        </w:rPr>
        <w:t xml:space="preserve"> - Dependency Injection (DI) Design Pattern in Android</w:t>
      </w:r>
    </w:p>
    <w:p w:rsidR="0083626B" w:rsidRDefault="0083626B">
      <w:pPr>
        <w:rPr>
          <w:rFonts w:ascii="Times New Roman" w:hAnsi="Times New Roman" w:cs="Times New Roman"/>
          <w:sz w:val="20"/>
          <w:szCs w:val="20"/>
          <w:u w:val="single"/>
          <w:lang w:val="en-US"/>
        </w:rPr>
      </w:pPr>
      <w:r>
        <w:rPr>
          <w:noProof/>
          <w:lang w:eastAsia="en-IN" w:bidi="hi-IN"/>
        </w:rPr>
        <w:drawing>
          <wp:inline distT="0" distB="0" distL="0" distR="0">
            <wp:extent cx="5619750" cy="2752725"/>
            <wp:effectExtent l="19050" t="0" r="0" b="0"/>
            <wp:docPr id="44" name="Picture 44" descr="https://www.codeproject.com/KB/aspnet/IOCandDI/Dependencyin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odeproject.com/KB/aspnet/IOCandDI/Dependencyinjection.JPG"/>
                    <pic:cNvPicPr>
                      <a:picLocks noChangeAspect="1" noChangeArrowheads="1"/>
                    </pic:cNvPicPr>
                  </pic:nvPicPr>
                  <pic:blipFill>
                    <a:blip r:embed="rId33"/>
                    <a:srcRect/>
                    <a:stretch>
                      <a:fillRect/>
                    </a:stretch>
                  </pic:blipFill>
                  <pic:spPr bwMode="auto">
                    <a:xfrm>
                      <a:off x="0" y="0"/>
                      <a:ext cx="5619750" cy="2752725"/>
                    </a:xfrm>
                    <a:prstGeom prst="rect">
                      <a:avLst/>
                    </a:prstGeom>
                    <a:noFill/>
                    <a:ln w="9525">
                      <a:noFill/>
                      <a:miter lim="800000"/>
                      <a:headEnd/>
                      <a:tailEnd/>
                    </a:ln>
                  </pic:spPr>
                </pic:pic>
              </a:graphicData>
            </a:graphic>
          </wp:inline>
        </w:drawing>
      </w:r>
    </w:p>
    <w:p w:rsidR="0083626B" w:rsidRDefault="0083626B">
      <w:pPr>
        <w:rPr>
          <w:rFonts w:ascii="Times New Roman" w:hAnsi="Times New Roman" w:cs="Times New Roman"/>
          <w:sz w:val="20"/>
          <w:szCs w:val="20"/>
          <w:lang w:val="en-US"/>
        </w:rPr>
      </w:pPr>
      <w:r>
        <w:rPr>
          <w:rFonts w:ascii="Times New Roman" w:hAnsi="Times New Roman" w:cs="Times New Roman"/>
          <w:sz w:val="20"/>
          <w:szCs w:val="20"/>
          <w:u w:val="single"/>
          <w:lang w:val="en-US"/>
        </w:rPr>
        <w:t>Diagram 4</w:t>
      </w:r>
      <w:r>
        <w:rPr>
          <w:rFonts w:ascii="Times New Roman" w:hAnsi="Times New Roman" w:cs="Times New Roman"/>
          <w:sz w:val="20"/>
          <w:szCs w:val="20"/>
          <w:lang w:val="en-US"/>
        </w:rPr>
        <w:t xml:space="preserve"> - Consumer - Producer Design Pattern in Android</w:t>
      </w:r>
    </w:p>
    <w:p w:rsidR="0083626B" w:rsidRDefault="0083626B">
      <w:pPr>
        <w:rPr>
          <w:rFonts w:ascii="Times New Roman" w:hAnsi="Times New Roman" w:cs="Times New Roman"/>
          <w:sz w:val="20"/>
          <w:szCs w:val="20"/>
          <w:u w:val="single"/>
          <w:lang w:val="en-US"/>
        </w:rPr>
      </w:pPr>
      <w:r>
        <w:rPr>
          <w:noProof/>
          <w:lang w:eastAsia="en-IN" w:bidi="hi-IN"/>
        </w:rPr>
        <w:drawing>
          <wp:inline distT="0" distB="0" distL="0" distR="0">
            <wp:extent cx="5518735" cy="2333625"/>
            <wp:effectExtent l="19050" t="0" r="5765" b="0"/>
            <wp:docPr id="47" name="Picture 47" descr="https://image.slidesharecdn.com/foundationaldesignpatternsformulti-purposeapplications-130802111851-phpapp01/95/foundational-design-patterns-for-multipurpose-applications-30-638.jpg?cb=137544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lidesharecdn.com/foundationaldesignpatternsformulti-purposeapplications-130802111851-phpapp01/95/foundational-design-patterns-for-multipurpose-applications-30-638.jpg?cb=1375442445"/>
                    <pic:cNvPicPr>
                      <a:picLocks noChangeAspect="1" noChangeArrowheads="1"/>
                    </pic:cNvPicPr>
                  </pic:nvPicPr>
                  <pic:blipFill>
                    <a:blip r:embed="rId34"/>
                    <a:srcRect/>
                    <a:stretch>
                      <a:fillRect/>
                    </a:stretch>
                  </pic:blipFill>
                  <pic:spPr bwMode="auto">
                    <a:xfrm>
                      <a:off x="0" y="0"/>
                      <a:ext cx="5526442" cy="2336884"/>
                    </a:xfrm>
                    <a:prstGeom prst="rect">
                      <a:avLst/>
                    </a:prstGeom>
                    <a:noFill/>
                    <a:ln w="9525">
                      <a:noFill/>
                      <a:miter lim="800000"/>
                      <a:headEnd/>
                      <a:tailEnd/>
                    </a:ln>
                  </pic:spPr>
                </pic:pic>
              </a:graphicData>
            </a:graphic>
          </wp:inline>
        </w:drawing>
      </w:r>
    </w:p>
    <w:p w:rsidR="0083626B" w:rsidRDefault="0083626B">
      <w:pPr>
        <w:rPr>
          <w:rFonts w:ascii="Times New Roman" w:hAnsi="Times New Roman" w:cs="Times New Roman"/>
          <w:sz w:val="20"/>
          <w:szCs w:val="20"/>
          <w:lang w:val="en-US"/>
        </w:rPr>
      </w:pPr>
      <w:r>
        <w:rPr>
          <w:rFonts w:ascii="Times New Roman" w:hAnsi="Times New Roman" w:cs="Times New Roman"/>
          <w:sz w:val="20"/>
          <w:szCs w:val="20"/>
          <w:u w:val="single"/>
          <w:lang w:val="en-US"/>
        </w:rPr>
        <w:t xml:space="preserve">Diagram 5 </w:t>
      </w:r>
      <w:r>
        <w:rPr>
          <w:rFonts w:ascii="Times New Roman" w:hAnsi="Times New Roman" w:cs="Times New Roman"/>
          <w:sz w:val="20"/>
          <w:szCs w:val="20"/>
          <w:lang w:val="en-US"/>
        </w:rPr>
        <w:t>- FRP Design Pattern in Android e.g. Observer Design Pattern</w:t>
      </w:r>
    </w:p>
    <w:p w:rsidR="00C971E6" w:rsidRPr="00C971E6" w:rsidRDefault="0083626B">
      <w:pPr>
        <w:rPr>
          <w:rFonts w:ascii="Times New Roman" w:hAnsi="Times New Roman" w:cs="Times New Roman"/>
          <w:sz w:val="20"/>
          <w:szCs w:val="20"/>
          <w:u w:val="single"/>
          <w:lang w:val="en-US"/>
        </w:rPr>
      </w:pPr>
      <w:r>
        <w:rPr>
          <w:noProof/>
          <w:lang w:eastAsia="en-IN" w:bidi="hi-IN"/>
        </w:rPr>
        <w:drawing>
          <wp:inline distT="0" distB="0" distL="0" distR="0">
            <wp:extent cx="5518785" cy="2362200"/>
            <wp:effectExtent l="19050" t="0" r="5715" b="0"/>
            <wp:docPr id="50" name="Picture 50" descr="https://image.slidesharecdn.com/rxjavaarchitecturesonandroid-androidlivecodeberlin-140520044229-phpapp02/95/rxjava-architectures-on-android-android-livecode-berlin-10-638.jpg?cb=140056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lidesharecdn.com/rxjavaarchitecturesonandroid-androidlivecodeberlin-140520044229-phpapp02/95/rxjava-architectures-on-android-android-livecode-berlin-10-638.jpg?cb=1400565896"/>
                    <pic:cNvPicPr>
                      <a:picLocks noChangeAspect="1" noChangeArrowheads="1"/>
                    </pic:cNvPicPr>
                  </pic:nvPicPr>
                  <pic:blipFill>
                    <a:blip r:embed="rId35"/>
                    <a:srcRect/>
                    <a:stretch>
                      <a:fillRect/>
                    </a:stretch>
                  </pic:blipFill>
                  <pic:spPr bwMode="auto">
                    <a:xfrm>
                      <a:off x="0" y="0"/>
                      <a:ext cx="5519403" cy="2362465"/>
                    </a:xfrm>
                    <a:prstGeom prst="rect">
                      <a:avLst/>
                    </a:prstGeom>
                    <a:noFill/>
                    <a:ln w="9525">
                      <a:noFill/>
                      <a:miter lim="800000"/>
                      <a:headEnd/>
                      <a:tailEnd/>
                    </a:ln>
                  </pic:spPr>
                </pic:pic>
              </a:graphicData>
            </a:graphic>
          </wp:inline>
        </w:drawing>
      </w:r>
      <w:r w:rsidR="00C971E6" w:rsidRPr="00C971E6">
        <w:rPr>
          <w:rFonts w:ascii="Times New Roman" w:hAnsi="Times New Roman" w:cs="Times New Roman"/>
          <w:sz w:val="20"/>
          <w:szCs w:val="20"/>
          <w:u w:val="single"/>
          <w:lang w:val="en-US"/>
        </w:rPr>
        <w:br w:type="page"/>
      </w:r>
    </w:p>
    <w:p w:rsidR="0083626B" w:rsidRDefault="0083626B" w:rsidP="0083626B">
      <w:pPr>
        <w:rPr>
          <w:rFonts w:ascii="Times New Roman" w:hAnsi="Times New Roman" w:cs="Times New Roman"/>
          <w:sz w:val="20"/>
          <w:szCs w:val="20"/>
          <w:lang w:val="en-US"/>
        </w:rPr>
      </w:pPr>
      <w:r>
        <w:rPr>
          <w:rFonts w:ascii="Times New Roman" w:hAnsi="Times New Roman" w:cs="Times New Roman"/>
          <w:sz w:val="20"/>
          <w:szCs w:val="20"/>
          <w:u w:val="single"/>
          <w:lang w:val="en-US"/>
        </w:rPr>
        <w:lastRenderedPageBreak/>
        <w:t xml:space="preserve">Diagram 6 </w:t>
      </w:r>
      <w:r>
        <w:rPr>
          <w:rFonts w:ascii="Times New Roman" w:hAnsi="Times New Roman" w:cs="Times New Roman"/>
          <w:sz w:val="20"/>
          <w:szCs w:val="20"/>
          <w:lang w:val="en-US"/>
        </w:rPr>
        <w:t xml:space="preserve">- Adapter Design Pattern in Android </w:t>
      </w:r>
    </w:p>
    <w:p w:rsidR="0083626B" w:rsidRDefault="0083626B">
      <w:pPr>
        <w:rPr>
          <w:rFonts w:ascii="Times New Roman" w:hAnsi="Times New Roman" w:cs="Times New Roman"/>
          <w:b/>
          <w:sz w:val="24"/>
          <w:szCs w:val="24"/>
          <w:u w:val="single"/>
          <w:lang w:val="en-US"/>
        </w:rPr>
      </w:pPr>
      <w:r>
        <w:rPr>
          <w:noProof/>
          <w:lang w:eastAsia="en-IN" w:bidi="hi-IN"/>
        </w:rPr>
        <w:drawing>
          <wp:inline distT="0" distB="0" distL="0" distR="0">
            <wp:extent cx="5731510" cy="3225097"/>
            <wp:effectExtent l="19050" t="0" r="2540" b="0"/>
            <wp:docPr id="53" name="Picture 53" descr="Image result for android design patter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android design pattern images"/>
                    <pic:cNvPicPr>
                      <a:picLocks noChangeAspect="1" noChangeArrowheads="1"/>
                    </pic:cNvPicPr>
                  </pic:nvPicPr>
                  <pic:blipFill>
                    <a:blip r:embed="rId36"/>
                    <a:srcRect/>
                    <a:stretch>
                      <a:fillRect/>
                    </a:stretch>
                  </pic:blipFill>
                  <pic:spPr bwMode="auto">
                    <a:xfrm>
                      <a:off x="0" y="0"/>
                      <a:ext cx="5731510" cy="3225097"/>
                    </a:xfrm>
                    <a:prstGeom prst="rect">
                      <a:avLst/>
                    </a:prstGeom>
                    <a:noFill/>
                    <a:ln w="9525">
                      <a:noFill/>
                      <a:miter lim="800000"/>
                      <a:headEnd/>
                      <a:tailEnd/>
                    </a:ln>
                  </pic:spPr>
                </pic:pic>
              </a:graphicData>
            </a:graphic>
          </wp:inline>
        </w:drawing>
      </w:r>
    </w:p>
    <w:p w:rsidR="0083626B" w:rsidRDefault="0083626B" w:rsidP="0083626B">
      <w:pPr>
        <w:rPr>
          <w:rFonts w:ascii="Times New Roman" w:hAnsi="Times New Roman" w:cs="Times New Roman"/>
          <w:sz w:val="20"/>
          <w:szCs w:val="20"/>
          <w:lang w:val="en-US"/>
        </w:rPr>
      </w:pPr>
      <w:r>
        <w:rPr>
          <w:rFonts w:ascii="Times New Roman" w:hAnsi="Times New Roman" w:cs="Times New Roman"/>
          <w:sz w:val="20"/>
          <w:szCs w:val="20"/>
          <w:u w:val="single"/>
          <w:lang w:val="en-US"/>
        </w:rPr>
        <w:t xml:space="preserve">Diagram 7 </w:t>
      </w:r>
      <w:r>
        <w:rPr>
          <w:rFonts w:ascii="Times New Roman" w:hAnsi="Times New Roman" w:cs="Times New Roman"/>
          <w:sz w:val="20"/>
          <w:szCs w:val="20"/>
          <w:lang w:val="en-US"/>
        </w:rPr>
        <w:t xml:space="preserve">- Creational Design Pattern in Android </w:t>
      </w:r>
    </w:p>
    <w:p w:rsidR="0083626B" w:rsidRDefault="0083626B">
      <w:pPr>
        <w:rPr>
          <w:rFonts w:ascii="Times New Roman" w:hAnsi="Times New Roman" w:cs="Times New Roman"/>
          <w:b/>
          <w:sz w:val="24"/>
          <w:szCs w:val="24"/>
          <w:u w:val="single"/>
          <w:lang w:val="en-US"/>
        </w:rPr>
      </w:pPr>
    </w:p>
    <w:p w:rsidR="0083626B" w:rsidRDefault="0083626B">
      <w:pPr>
        <w:rPr>
          <w:rFonts w:ascii="Times New Roman" w:hAnsi="Times New Roman" w:cs="Times New Roman"/>
          <w:b/>
          <w:sz w:val="24"/>
          <w:szCs w:val="24"/>
          <w:u w:val="single"/>
          <w:lang w:val="en-US"/>
        </w:rPr>
      </w:pPr>
      <w:r>
        <w:rPr>
          <w:noProof/>
          <w:lang w:eastAsia="en-IN" w:bidi="hi-IN"/>
        </w:rPr>
        <w:drawing>
          <wp:inline distT="0" distB="0" distL="0" distR="0">
            <wp:extent cx="5734050" cy="3609975"/>
            <wp:effectExtent l="0" t="0" r="0" b="0"/>
            <wp:docPr id="59" name="Picture 59" descr="Image result for android design patter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android design pattern images"/>
                    <pic:cNvPicPr>
                      <a:picLocks noChangeAspect="1" noChangeArrowheads="1"/>
                    </pic:cNvPicPr>
                  </pic:nvPicPr>
                  <pic:blipFill>
                    <a:blip r:embed="rId37"/>
                    <a:srcRect/>
                    <a:stretch>
                      <a:fillRect/>
                    </a:stretch>
                  </pic:blipFill>
                  <pic:spPr bwMode="auto">
                    <a:xfrm>
                      <a:off x="0" y="0"/>
                      <a:ext cx="5731510" cy="3608376"/>
                    </a:xfrm>
                    <a:prstGeom prst="rect">
                      <a:avLst/>
                    </a:prstGeom>
                    <a:noFill/>
                    <a:ln w="9525">
                      <a:noFill/>
                      <a:miter lim="800000"/>
                      <a:headEnd/>
                      <a:tailEnd/>
                    </a:ln>
                  </pic:spPr>
                </pic:pic>
              </a:graphicData>
            </a:graphic>
          </wp:inline>
        </w:drawing>
      </w:r>
    </w:p>
    <w:p w:rsidR="0083626B" w:rsidRPr="0083626B" w:rsidRDefault="0083626B">
      <w:pPr>
        <w:rPr>
          <w:rFonts w:ascii="Times New Roman" w:hAnsi="Times New Roman" w:cs="Times New Roman"/>
          <w:sz w:val="20"/>
          <w:szCs w:val="20"/>
          <w:lang w:val="en-US"/>
        </w:rPr>
      </w:pPr>
      <w:r w:rsidRPr="0083626B">
        <w:rPr>
          <w:rFonts w:ascii="Times New Roman" w:hAnsi="Times New Roman" w:cs="Times New Roman"/>
          <w:sz w:val="20"/>
          <w:szCs w:val="20"/>
          <w:lang w:val="en-US"/>
        </w:rPr>
        <w:t>So many design patterns are in use in Android App Development right now each is very useful and the more familiar the developer and designer are to the design pattern workings the more these will be used.</w:t>
      </w:r>
      <w:r>
        <w:rPr>
          <w:rFonts w:ascii="Times New Roman" w:hAnsi="Times New Roman" w:cs="Times New Roman"/>
          <w:sz w:val="20"/>
          <w:szCs w:val="20"/>
          <w:lang w:val="en-US"/>
        </w:rPr>
        <w:t xml:space="preserve"> Solution Architects, technical architects, mobility architects, sr. developers use these approaches to app design.</w:t>
      </w:r>
    </w:p>
    <w:p w:rsidR="0083626B" w:rsidRDefault="0083626B" w:rsidP="0083626B">
      <w:pPr>
        <w:rPr>
          <w:rFonts w:ascii="Times New Roman" w:hAnsi="Times New Roman" w:cs="Times New Roman"/>
          <w:b/>
          <w:sz w:val="24"/>
          <w:szCs w:val="24"/>
          <w:u w:val="single"/>
          <w:lang w:val="en-US"/>
        </w:rPr>
      </w:pPr>
      <w:r w:rsidRPr="0083626B">
        <w:rPr>
          <w:rFonts w:ascii="Times New Roman" w:hAnsi="Times New Roman" w:cs="Times New Roman"/>
          <w:b/>
          <w:sz w:val="24"/>
          <w:szCs w:val="24"/>
          <w:u w:val="single"/>
          <w:lang w:val="en-US"/>
        </w:rPr>
        <w:lastRenderedPageBreak/>
        <w:t xml:space="preserve">The Android </w:t>
      </w:r>
      <w:r w:rsidRPr="0083626B">
        <w:rPr>
          <w:rFonts w:ascii="Times New Roman" w:hAnsi="Times New Roman" w:cs="Times New Roman"/>
          <w:b/>
          <w:sz w:val="24"/>
          <w:szCs w:val="24"/>
          <w:highlight w:val="yellow"/>
          <w:u w:val="single"/>
          <w:lang w:val="en-US"/>
        </w:rPr>
        <w:t>Testing</w:t>
      </w:r>
      <w:r w:rsidRPr="0083626B">
        <w:rPr>
          <w:rFonts w:ascii="Times New Roman" w:hAnsi="Times New Roman" w:cs="Times New Roman"/>
          <w:b/>
          <w:sz w:val="24"/>
          <w:szCs w:val="24"/>
          <w:u w:val="single"/>
          <w:lang w:val="en-US"/>
        </w:rPr>
        <w:t xml:space="preserve"> Framework</w:t>
      </w:r>
    </w:p>
    <w:p w:rsidR="00607141" w:rsidRDefault="0083626B" w:rsidP="00607141">
      <w:pPr>
        <w:rPr>
          <w:rFonts w:ascii="Times New Roman" w:hAnsi="Times New Roman" w:cs="Times New Roman"/>
          <w:sz w:val="20"/>
          <w:szCs w:val="20"/>
          <w:lang w:val="en-US"/>
        </w:rPr>
      </w:pPr>
      <w:r>
        <w:rPr>
          <w:rFonts w:ascii="Times New Roman" w:hAnsi="Times New Roman" w:cs="Times New Roman"/>
          <w:sz w:val="20"/>
          <w:szCs w:val="20"/>
          <w:u w:val="single"/>
          <w:lang w:val="en-US"/>
        </w:rPr>
        <w:t>Diagram 1</w:t>
      </w:r>
      <w:r>
        <w:rPr>
          <w:rFonts w:ascii="Times New Roman" w:hAnsi="Times New Roman" w:cs="Times New Roman"/>
          <w:sz w:val="20"/>
          <w:szCs w:val="20"/>
          <w:lang w:val="en-US"/>
        </w:rPr>
        <w:t xml:space="preserve"> -</w:t>
      </w:r>
      <w:r w:rsidR="00607141">
        <w:rPr>
          <w:rFonts w:ascii="Times New Roman" w:hAnsi="Times New Roman" w:cs="Times New Roman"/>
          <w:sz w:val="20"/>
          <w:szCs w:val="20"/>
          <w:lang w:val="en-US"/>
        </w:rPr>
        <w:t xml:space="preserve"> This could be any kind of testing in testing phase.</w:t>
      </w:r>
    </w:p>
    <w:p w:rsidR="0083626B" w:rsidRDefault="0083626B" w:rsidP="0083626B">
      <w:pPr>
        <w:rPr>
          <w:rFonts w:ascii="Times New Roman" w:hAnsi="Times New Roman" w:cs="Times New Roman"/>
          <w:sz w:val="20"/>
          <w:szCs w:val="20"/>
          <w:lang w:val="en-US"/>
        </w:rPr>
      </w:pPr>
    </w:p>
    <w:p w:rsidR="0083626B" w:rsidRDefault="0083626B" w:rsidP="0083626B">
      <w:pPr>
        <w:rPr>
          <w:rFonts w:ascii="Times New Roman" w:hAnsi="Times New Roman" w:cs="Times New Roman"/>
          <w:sz w:val="20"/>
          <w:szCs w:val="20"/>
          <w:lang w:val="en-US"/>
        </w:rPr>
      </w:pPr>
      <w:r>
        <w:rPr>
          <w:noProof/>
          <w:lang w:eastAsia="en-IN" w:bidi="hi-IN"/>
        </w:rPr>
        <w:drawing>
          <wp:inline distT="0" distB="0" distL="0" distR="0">
            <wp:extent cx="4467225" cy="4562475"/>
            <wp:effectExtent l="19050" t="0" r="9525" b="0"/>
            <wp:docPr id="62" name="Picture 62" descr="Image result for android test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android testing framework"/>
                    <pic:cNvPicPr>
                      <a:picLocks noChangeAspect="1" noChangeArrowheads="1"/>
                    </pic:cNvPicPr>
                  </pic:nvPicPr>
                  <pic:blipFill>
                    <a:blip r:embed="rId38"/>
                    <a:srcRect/>
                    <a:stretch>
                      <a:fillRect/>
                    </a:stretch>
                  </pic:blipFill>
                  <pic:spPr bwMode="auto">
                    <a:xfrm>
                      <a:off x="0" y="0"/>
                      <a:ext cx="4467225" cy="4562475"/>
                    </a:xfrm>
                    <a:prstGeom prst="rect">
                      <a:avLst/>
                    </a:prstGeom>
                    <a:noFill/>
                    <a:ln w="9525">
                      <a:noFill/>
                      <a:miter lim="800000"/>
                      <a:headEnd/>
                      <a:tailEnd/>
                    </a:ln>
                  </pic:spPr>
                </pic:pic>
              </a:graphicData>
            </a:graphic>
          </wp:inline>
        </w:drawing>
      </w:r>
    </w:p>
    <w:p w:rsidR="00607141" w:rsidRDefault="00607141" w:rsidP="0083626B">
      <w:pPr>
        <w:rPr>
          <w:rFonts w:ascii="Times New Roman" w:hAnsi="Times New Roman" w:cs="Times New Roman"/>
          <w:sz w:val="20"/>
          <w:szCs w:val="20"/>
          <w:lang w:val="en-US"/>
        </w:rPr>
      </w:pPr>
      <w:r>
        <w:rPr>
          <w:rFonts w:ascii="Times New Roman" w:hAnsi="Times New Roman" w:cs="Times New Roman"/>
          <w:sz w:val="20"/>
          <w:szCs w:val="20"/>
          <w:lang w:val="en-US"/>
        </w:rPr>
        <w:t>This could be Unit / Mock / Functional testing in development phase or in testing phase.</w:t>
      </w:r>
    </w:p>
    <w:p w:rsidR="00607141" w:rsidRDefault="00607141">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br w:type="page"/>
      </w:r>
    </w:p>
    <w:p w:rsidR="0083626B" w:rsidRDefault="0083626B" w:rsidP="0083626B">
      <w:pPr>
        <w:rPr>
          <w:rFonts w:ascii="Times New Roman" w:hAnsi="Times New Roman" w:cs="Times New Roman"/>
          <w:sz w:val="20"/>
          <w:szCs w:val="20"/>
          <w:lang w:val="en-US"/>
        </w:rPr>
      </w:pPr>
      <w:r>
        <w:rPr>
          <w:rFonts w:ascii="Times New Roman" w:hAnsi="Times New Roman" w:cs="Times New Roman"/>
          <w:sz w:val="20"/>
          <w:szCs w:val="20"/>
          <w:u w:val="single"/>
          <w:lang w:val="en-US"/>
        </w:rPr>
        <w:lastRenderedPageBreak/>
        <w:t>Diagram 2</w:t>
      </w:r>
      <w:r>
        <w:rPr>
          <w:rFonts w:ascii="Times New Roman" w:hAnsi="Times New Roman" w:cs="Times New Roman"/>
          <w:sz w:val="20"/>
          <w:szCs w:val="20"/>
          <w:lang w:val="en-US"/>
        </w:rPr>
        <w:t xml:space="preserve"> -</w:t>
      </w:r>
      <w:r w:rsidR="00607141">
        <w:rPr>
          <w:rFonts w:ascii="Times New Roman" w:hAnsi="Times New Roman" w:cs="Times New Roman"/>
          <w:sz w:val="20"/>
          <w:szCs w:val="20"/>
          <w:lang w:val="en-US"/>
        </w:rPr>
        <w:t xml:space="preserve"> The image that should happen in your mind when Testing is mentioned in Android</w:t>
      </w:r>
    </w:p>
    <w:p w:rsidR="0083626B" w:rsidRDefault="00607141" w:rsidP="0083626B">
      <w:pPr>
        <w:rPr>
          <w:rFonts w:ascii="Times New Roman" w:hAnsi="Times New Roman" w:cs="Times New Roman"/>
          <w:sz w:val="20"/>
          <w:szCs w:val="20"/>
          <w:u w:val="single"/>
          <w:lang w:val="en-US"/>
        </w:rPr>
      </w:pPr>
      <w:r>
        <w:rPr>
          <w:noProof/>
          <w:lang w:eastAsia="en-IN" w:bidi="hi-IN"/>
        </w:rPr>
        <w:drawing>
          <wp:inline distT="0" distB="0" distL="0" distR="0">
            <wp:extent cx="5248275" cy="4276725"/>
            <wp:effectExtent l="19050" t="0" r="9525" b="0"/>
            <wp:docPr id="65" name="Picture 65" descr="Image result for android test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android testing framework"/>
                    <pic:cNvPicPr>
                      <a:picLocks noChangeAspect="1" noChangeArrowheads="1"/>
                    </pic:cNvPicPr>
                  </pic:nvPicPr>
                  <pic:blipFill>
                    <a:blip r:embed="rId39"/>
                    <a:srcRect/>
                    <a:stretch>
                      <a:fillRect/>
                    </a:stretch>
                  </pic:blipFill>
                  <pic:spPr bwMode="auto">
                    <a:xfrm>
                      <a:off x="0" y="0"/>
                      <a:ext cx="5248275" cy="4276725"/>
                    </a:xfrm>
                    <a:prstGeom prst="rect">
                      <a:avLst/>
                    </a:prstGeom>
                    <a:noFill/>
                    <a:ln w="9525">
                      <a:noFill/>
                      <a:miter lim="800000"/>
                      <a:headEnd/>
                      <a:tailEnd/>
                    </a:ln>
                  </pic:spPr>
                </pic:pic>
              </a:graphicData>
            </a:graphic>
          </wp:inline>
        </w:drawing>
      </w:r>
    </w:p>
    <w:p w:rsidR="0083626B" w:rsidRDefault="0083626B" w:rsidP="0083626B">
      <w:pPr>
        <w:rPr>
          <w:rFonts w:ascii="Times New Roman" w:hAnsi="Times New Roman" w:cs="Times New Roman"/>
          <w:sz w:val="20"/>
          <w:szCs w:val="20"/>
          <w:lang w:val="en-US"/>
        </w:rPr>
      </w:pPr>
      <w:r>
        <w:rPr>
          <w:rFonts w:ascii="Times New Roman" w:hAnsi="Times New Roman" w:cs="Times New Roman"/>
          <w:sz w:val="20"/>
          <w:szCs w:val="20"/>
          <w:u w:val="single"/>
          <w:lang w:val="en-US"/>
        </w:rPr>
        <w:t>Diagram 3</w:t>
      </w:r>
      <w:r>
        <w:rPr>
          <w:rFonts w:ascii="Times New Roman" w:hAnsi="Times New Roman" w:cs="Times New Roman"/>
          <w:sz w:val="20"/>
          <w:szCs w:val="20"/>
          <w:lang w:val="en-US"/>
        </w:rPr>
        <w:t xml:space="preserve"> -</w:t>
      </w:r>
      <w:r w:rsidR="00607141">
        <w:rPr>
          <w:rFonts w:ascii="Times New Roman" w:hAnsi="Times New Roman" w:cs="Times New Roman"/>
          <w:sz w:val="20"/>
          <w:szCs w:val="20"/>
          <w:lang w:val="en-US"/>
        </w:rPr>
        <w:t xml:space="preserve"> Another perspective of Android Testing</w:t>
      </w:r>
    </w:p>
    <w:p w:rsidR="00607141" w:rsidRDefault="00607141" w:rsidP="0083626B">
      <w:pPr>
        <w:rPr>
          <w:rFonts w:ascii="Times New Roman" w:hAnsi="Times New Roman" w:cs="Times New Roman"/>
          <w:sz w:val="20"/>
          <w:szCs w:val="20"/>
          <w:lang w:val="en-US"/>
        </w:rPr>
      </w:pPr>
      <w:r>
        <w:rPr>
          <w:noProof/>
          <w:lang w:eastAsia="en-IN" w:bidi="hi-IN"/>
        </w:rPr>
        <w:drawing>
          <wp:inline distT="0" distB="0" distL="0" distR="0">
            <wp:extent cx="5731510" cy="3363562"/>
            <wp:effectExtent l="19050" t="0" r="2540" b="0"/>
            <wp:docPr id="68" name="Picture 68" descr="Image result for android test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android testing framework"/>
                    <pic:cNvPicPr>
                      <a:picLocks noChangeAspect="1" noChangeArrowheads="1"/>
                    </pic:cNvPicPr>
                  </pic:nvPicPr>
                  <pic:blipFill>
                    <a:blip r:embed="rId40"/>
                    <a:srcRect/>
                    <a:stretch>
                      <a:fillRect/>
                    </a:stretch>
                  </pic:blipFill>
                  <pic:spPr bwMode="auto">
                    <a:xfrm>
                      <a:off x="0" y="0"/>
                      <a:ext cx="5731510" cy="3363562"/>
                    </a:xfrm>
                    <a:prstGeom prst="rect">
                      <a:avLst/>
                    </a:prstGeom>
                    <a:noFill/>
                    <a:ln w="9525">
                      <a:noFill/>
                      <a:miter lim="800000"/>
                      <a:headEnd/>
                      <a:tailEnd/>
                    </a:ln>
                  </pic:spPr>
                </pic:pic>
              </a:graphicData>
            </a:graphic>
          </wp:inline>
        </w:drawing>
      </w:r>
    </w:p>
    <w:p w:rsidR="009462D9" w:rsidRDefault="009462D9" w:rsidP="009462D9">
      <w:pPr>
        <w:pStyle w:val="ListParagraph"/>
        <w:rPr>
          <w:rFonts w:ascii="Times New Roman" w:hAnsi="Times New Roman" w:cs="Times New Roman"/>
          <w:sz w:val="20"/>
          <w:szCs w:val="20"/>
          <w:lang w:val="en-US"/>
        </w:rPr>
      </w:pPr>
    </w:p>
    <w:p w:rsidR="009462D9" w:rsidRDefault="009462D9" w:rsidP="009462D9">
      <w:pPr>
        <w:pStyle w:val="ListParagraph"/>
        <w:rPr>
          <w:rFonts w:ascii="Times New Roman" w:hAnsi="Times New Roman" w:cs="Times New Roman"/>
          <w:sz w:val="20"/>
          <w:szCs w:val="20"/>
          <w:lang w:val="en-US"/>
        </w:rPr>
      </w:pPr>
    </w:p>
    <w:p w:rsidR="009462D9" w:rsidRDefault="009462D9" w:rsidP="009462D9">
      <w:pPr>
        <w:pStyle w:val="ListParagraph"/>
        <w:ind w:left="0"/>
        <w:rPr>
          <w:rFonts w:ascii="Times New Roman" w:hAnsi="Times New Roman" w:cs="Times New Roman"/>
          <w:b/>
          <w:sz w:val="24"/>
          <w:szCs w:val="24"/>
          <w:u w:val="single"/>
          <w:lang w:val="en-US"/>
        </w:rPr>
      </w:pPr>
      <w:r w:rsidRPr="009462D9">
        <w:rPr>
          <w:rFonts w:ascii="Times New Roman" w:hAnsi="Times New Roman" w:cs="Times New Roman"/>
          <w:b/>
          <w:sz w:val="24"/>
          <w:szCs w:val="24"/>
          <w:u w:val="single"/>
          <w:lang w:val="en-US"/>
        </w:rPr>
        <w:t xml:space="preserve">The Android </w:t>
      </w:r>
      <w:r w:rsidRPr="009462D9">
        <w:rPr>
          <w:rFonts w:ascii="Times New Roman" w:hAnsi="Times New Roman" w:cs="Times New Roman"/>
          <w:b/>
          <w:sz w:val="24"/>
          <w:szCs w:val="24"/>
          <w:highlight w:val="yellow"/>
          <w:u w:val="single"/>
          <w:lang w:val="en-US"/>
        </w:rPr>
        <w:t>Testing</w:t>
      </w:r>
      <w:r w:rsidRPr="009462D9">
        <w:rPr>
          <w:rFonts w:ascii="Times New Roman" w:hAnsi="Times New Roman" w:cs="Times New Roman"/>
          <w:b/>
          <w:sz w:val="24"/>
          <w:szCs w:val="24"/>
          <w:u w:val="single"/>
          <w:lang w:val="en-US"/>
        </w:rPr>
        <w:t xml:space="preserve"> Framework</w:t>
      </w:r>
    </w:p>
    <w:p w:rsidR="009462D9" w:rsidRDefault="009462D9" w:rsidP="009462D9">
      <w:pPr>
        <w:pStyle w:val="ListParagraph"/>
        <w:ind w:left="0"/>
        <w:rPr>
          <w:rFonts w:ascii="Times New Roman" w:hAnsi="Times New Roman" w:cs="Times New Roman"/>
          <w:b/>
          <w:sz w:val="24"/>
          <w:szCs w:val="24"/>
          <w:u w:val="single"/>
          <w:lang w:val="en-US"/>
        </w:rPr>
      </w:pPr>
    </w:p>
    <w:p w:rsidR="009462D9" w:rsidRPr="009462D9" w:rsidRDefault="009462D9" w:rsidP="009462D9">
      <w:pPr>
        <w:pStyle w:val="ListParagraph"/>
        <w:ind w:left="0"/>
        <w:rPr>
          <w:rFonts w:ascii="Times New Roman" w:hAnsi="Times New Roman" w:cs="Times New Roman"/>
          <w:sz w:val="20"/>
          <w:szCs w:val="20"/>
          <w:lang w:val="en-US"/>
        </w:rPr>
      </w:pPr>
      <w:r>
        <w:rPr>
          <w:rFonts w:ascii="Times New Roman" w:hAnsi="Times New Roman" w:cs="Times New Roman"/>
          <w:sz w:val="20"/>
          <w:szCs w:val="20"/>
          <w:u w:val="single"/>
          <w:lang w:val="en-US"/>
        </w:rPr>
        <w:t>Diagram 1</w:t>
      </w:r>
      <w:r>
        <w:rPr>
          <w:rFonts w:ascii="Times New Roman" w:hAnsi="Times New Roman" w:cs="Times New Roman"/>
          <w:sz w:val="20"/>
          <w:szCs w:val="20"/>
          <w:lang w:val="en-US"/>
        </w:rPr>
        <w:t xml:space="preserve"> - </w:t>
      </w:r>
      <w:r w:rsidR="001C4277">
        <w:rPr>
          <w:rFonts w:ascii="Times New Roman" w:hAnsi="Times New Roman" w:cs="Times New Roman"/>
          <w:sz w:val="20"/>
          <w:szCs w:val="20"/>
          <w:lang w:val="en-US"/>
        </w:rPr>
        <w:t>A Poster to help you check everything</w:t>
      </w:r>
    </w:p>
    <w:p w:rsidR="0083626B" w:rsidRDefault="009462D9">
      <w:pPr>
        <w:rPr>
          <w:rFonts w:ascii="Times New Roman" w:hAnsi="Times New Roman" w:cs="Times New Roman"/>
          <w:b/>
          <w:sz w:val="24"/>
          <w:szCs w:val="24"/>
          <w:u w:val="single"/>
          <w:lang w:val="en-US"/>
        </w:rPr>
      </w:pPr>
      <w:r>
        <w:rPr>
          <w:noProof/>
          <w:lang w:eastAsia="en-IN" w:bidi="hi-IN"/>
        </w:rPr>
        <w:drawing>
          <wp:inline distT="0" distB="0" distL="0" distR="0">
            <wp:extent cx="4486275" cy="3368222"/>
            <wp:effectExtent l="19050" t="0" r="9525" b="0"/>
            <wp:docPr id="71" name="Picture 71" descr="Image result for The Android Security framewor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result for The Android Security framework images"/>
                    <pic:cNvPicPr>
                      <a:picLocks noChangeAspect="1" noChangeArrowheads="1"/>
                    </pic:cNvPicPr>
                  </pic:nvPicPr>
                  <pic:blipFill>
                    <a:blip r:embed="rId41"/>
                    <a:srcRect/>
                    <a:stretch>
                      <a:fillRect/>
                    </a:stretch>
                  </pic:blipFill>
                  <pic:spPr bwMode="auto">
                    <a:xfrm>
                      <a:off x="0" y="0"/>
                      <a:ext cx="4486275" cy="3368222"/>
                    </a:xfrm>
                    <a:prstGeom prst="rect">
                      <a:avLst/>
                    </a:prstGeom>
                    <a:noFill/>
                    <a:ln w="9525">
                      <a:noFill/>
                      <a:miter lim="800000"/>
                      <a:headEnd/>
                      <a:tailEnd/>
                    </a:ln>
                  </pic:spPr>
                </pic:pic>
              </a:graphicData>
            </a:graphic>
          </wp:inline>
        </w:drawing>
      </w:r>
    </w:p>
    <w:p w:rsidR="001C4277" w:rsidRDefault="001C4277" w:rsidP="001C4277">
      <w:pPr>
        <w:pStyle w:val="ListParagraph"/>
        <w:ind w:left="0"/>
        <w:rPr>
          <w:rFonts w:ascii="Times New Roman" w:hAnsi="Times New Roman" w:cs="Times New Roman"/>
          <w:b/>
          <w:sz w:val="24"/>
          <w:szCs w:val="24"/>
          <w:u w:val="single"/>
          <w:lang w:val="en-US"/>
        </w:rPr>
      </w:pPr>
      <w:r>
        <w:rPr>
          <w:rFonts w:ascii="Times New Roman" w:hAnsi="Times New Roman" w:cs="Times New Roman"/>
          <w:sz w:val="20"/>
          <w:szCs w:val="20"/>
          <w:u w:val="single"/>
          <w:lang w:val="en-US"/>
        </w:rPr>
        <w:t xml:space="preserve">Diagram 2 </w:t>
      </w:r>
      <w:r>
        <w:rPr>
          <w:rFonts w:ascii="Times New Roman" w:hAnsi="Times New Roman" w:cs="Times New Roman"/>
          <w:sz w:val="20"/>
          <w:szCs w:val="20"/>
          <w:lang w:val="en-US"/>
        </w:rPr>
        <w:t>- Revisit the Android Framework to understand Android Security Framework</w:t>
      </w:r>
    </w:p>
    <w:p w:rsidR="009462D9" w:rsidRDefault="001C4277">
      <w:pPr>
        <w:rPr>
          <w:rFonts w:ascii="Times New Roman" w:hAnsi="Times New Roman" w:cs="Times New Roman"/>
          <w:b/>
          <w:sz w:val="24"/>
          <w:szCs w:val="24"/>
          <w:u w:val="single"/>
          <w:lang w:val="en-US"/>
        </w:rPr>
      </w:pPr>
      <w:r>
        <w:rPr>
          <w:noProof/>
          <w:lang w:eastAsia="en-IN" w:bidi="hi-IN"/>
        </w:rPr>
        <w:drawing>
          <wp:inline distT="0" distB="0" distL="0" distR="0">
            <wp:extent cx="5524500" cy="4067175"/>
            <wp:effectExtent l="19050" t="0" r="0" b="0"/>
            <wp:docPr id="74" name="Picture 74" descr="Image result for The Android Security framewor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result for The Android Security framework images"/>
                    <pic:cNvPicPr>
                      <a:picLocks noChangeAspect="1" noChangeArrowheads="1"/>
                    </pic:cNvPicPr>
                  </pic:nvPicPr>
                  <pic:blipFill>
                    <a:blip r:embed="rId42"/>
                    <a:srcRect/>
                    <a:stretch>
                      <a:fillRect/>
                    </a:stretch>
                  </pic:blipFill>
                  <pic:spPr bwMode="auto">
                    <a:xfrm>
                      <a:off x="0" y="0"/>
                      <a:ext cx="5524500" cy="4067175"/>
                    </a:xfrm>
                    <a:prstGeom prst="rect">
                      <a:avLst/>
                    </a:prstGeom>
                    <a:noFill/>
                    <a:ln w="9525">
                      <a:noFill/>
                      <a:miter lim="800000"/>
                      <a:headEnd/>
                      <a:tailEnd/>
                    </a:ln>
                  </pic:spPr>
                </pic:pic>
              </a:graphicData>
            </a:graphic>
          </wp:inline>
        </w:drawing>
      </w:r>
      <w:r w:rsidR="009462D9">
        <w:rPr>
          <w:rFonts w:ascii="Times New Roman" w:hAnsi="Times New Roman" w:cs="Times New Roman"/>
          <w:b/>
          <w:sz w:val="24"/>
          <w:szCs w:val="24"/>
          <w:u w:val="single"/>
          <w:lang w:val="en-US"/>
        </w:rPr>
        <w:br w:type="page"/>
      </w:r>
    </w:p>
    <w:p w:rsidR="001C4277" w:rsidRDefault="001C4277" w:rsidP="001C4277">
      <w:pPr>
        <w:rPr>
          <w:rFonts w:ascii="Times New Roman" w:hAnsi="Times New Roman" w:cs="Times New Roman"/>
          <w:b/>
          <w:sz w:val="24"/>
          <w:szCs w:val="24"/>
          <w:u w:val="single"/>
          <w:lang w:val="en-US"/>
        </w:rPr>
      </w:pPr>
      <w:r w:rsidRPr="001C4277">
        <w:rPr>
          <w:rFonts w:ascii="Times New Roman" w:hAnsi="Times New Roman" w:cs="Times New Roman"/>
          <w:b/>
          <w:sz w:val="24"/>
          <w:szCs w:val="24"/>
          <w:u w:val="single"/>
          <w:lang w:val="en-US"/>
        </w:rPr>
        <w:lastRenderedPageBreak/>
        <w:t xml:space="preserve">Packaging, Deploying and </w:t>
      </w:r>
      <w:r w:rsidRPr="001C4277">
        <w:rPr>
          <w:rFonts w:ascii="Times New Roman" w:hAnsi="Times New Roman" w:cs="Times New Roman"/>
          <w:b/>
          <w:sz w:val="24"/>
          <w:szCs w:val="24"/>
          <w:highlight w:val="yellow"/>
          <w:u w:val="single"/>
          <w:lang w:val="en-US"/>
        </w:rPr>
        <w:t>Distributing</w:t>
      </w:r>
      <w:r w:rsidRPr="001C4277">
        <w:rPr>
          <w:rFonts w:ascii="Times New Roman" w:hAnsi="Times New Roman" w:cs="Times New Roman"/>
          <w:b/>
          <w:sz w:val="24"/>
          <w:szCs w:val="24"/>
          <w:u w:val="single"/>
          <w:lang w:val="en-US"/>
        </w:rPr>
        <w:t xml:space="preserve"> or Selling Your App</w:t>
      </w:r>
    </w:p>
    <w:p w:rsidR="001C4277" w:rsidRDefault="001C4277" w:rsidP="001C4277">
      <w:pPr>
        <w:rPr>
          <w:rFonts w:ascii="Times New Roman" w:hAnsi="Times New Roman" w:cs="Times New Roman"/>
          <w:sz w:val="20"/>
          <w:szCs w:val="20"/>
          <w:lang w:val="en-US"/>
        </w:rPr>
      </w:pPr>
      <w:r>
        <w:rPr>
          <w:rFonts w:ascii="Times New Roman" w:hAnsi="Times New Roman" w:cs="Times New Roman"/>
          <w:sz w:val="20"/>
          <w:szCs w:val="20"/>
          <w:u w:val="single"/>
          <w:lang w:val="en-US"/>
        </w:rPr>
        <w:t>Diagram 1</w:t>
      </w:r>
      <w:r>
        <w:rPr>
          <w:rFonts w:ascii="Times New Roman" w:hAnsi="Times New Roman" w:cs="Times New Roman"/>
          <w:sz w:val="20"/>
          <w:szCs w:val="20"/>
          <w:lang w:val="en-US"/>
        </w:rPr>
        <w:t xml:space="preserve"> -  </w:t>
      </w:r>
    </w:p>
    <w:p w:rsidR="001C4277" w:rsidRDefault="001C4277" w:rsidP="001C4277">
      <w:pPr>
        <w:rPr>
          <w:rFonts w:ascii="Times New Roman" w:hAnsi="Times New Roman" w:cs="Times New Roman"/>
          <w:sz w:val="20"/>
          <w:szCs w:val="20"/>
          <w:lang w:val="en-US"/>
        </w:rPr>
      </w:pPr>
      <w:r>
        <w:rPr>
          <w:noProof/>
          <w:lang w:eastAsia="en-IN" w:bidi="hi-IN"/>
        </w:rPr>
        <w:drawing>
          <wp:inline distT="0" distB="0" distL="0" distR="0">
            <wp:extent cx="5467350" cy="2628900"/>
            <wp:effectExtent l="19050" t="0" r="0" b="0"/>
            <wp:docPr id="83" name="Picture 83" descr="Image result for The • Packaging, Deploying and Distributing or Selling Your Android Ap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result for The • Packaging, Deploying and Distributing or Selling Your Android App images"/>
                    <pic:cNvPicPr>
                      <a:picLocks noChangeAspect="1" noChangeArrowheads="1"/>
                    </pic:cNvPicPr>
                  </pic:nvPicPr>
                  <pic:blipFill>
                    <a:blip r:embed="rId43"/>
                    <a:srcRect/>
                    <a:stretch>
                      <a:fillRect/>
                    </a:stretch>
                  </pic:blipFill>
                  <pic:spPr bwMode="auto">
                    <a:xfrm>
                      <a:off x="0" y="0"/>
                      <a:ext cx="5467350" cy="2628900"/>
                    </a:xfrm>
                    <a:prstGeom prst="rect">
                      <a:avLst/>
                    </a:prstGeom>
                    <a:noFill/>
                    <a:ln w="9525">
                      <a:noFill/>
                      <a:miter lim="800000"/>
                      <a:headEnd/>
                      <a:tailEnd/>
                    </a:ln>
                  </pic:spPr>
                </pic:pic>
              </a:graphicData>
            </a:graphic>
          </wp:inline>
        </w:drawing>
      </w:r>
    </w:p>
    <w:p w:rsidR="001C4277" w:rsidRDefault="001C4277" w:rsidP="001C4277">
      <w:pPr>
        <w:rPr>
          <w:rFonts w:ascii="Times New Roman" w:hAnsi="Times New Roman" w:cs="Times New Roman"/>
          <w:sz w:val="20"/>
          <w:szCs w:val="20"/>
          <w:lang w:val="en-US"/>
        </w:rPr>
      </w:pPr>
      <w:r w:rsidRPr="001C4277">
        <w:rPr>
          <w:rFonts w:ascii="Times New Roman" w:hAnsi="Times New Roman" w:cs="Times New Roman"/>
          <w:sz w:val="20"/>
          <w:szCs w:val="20"/>
          <w:u w:val="single"/>
          <w:lang w:val="en-US"/>
        </w:rPr>
        <w:t>Diagram 2</w:t>
      </w:r>
      <w:r>
        <w:rPr>
          <w:rFonts w:ascii="Times New Roman" w:hAnsi="Times New Roman" w:cs="Times New Roman"/>
          <w:sz w:val="20"/>
          <w:szCs w:val="20"/>
          <w:lang w:val="en-US"/>
        </w:rPr>
        <w:t xml:space="preserve"> - sample images to help learner visualize with ease items like Developer Console</w:t>
      </w:r>
    </w:p>
    <w:p w:rsidR="001C4277" w:rsidRPr="001C4277" w:rsidRDefault="001C4277" w:rsidP="001C4277">
      <w:pPr>
        <w:rPr>
          <w:rFonts w:ascii="Times New Roman" w:hAnsi="Times New Roman" w:cs="Times New Roman"/>
          <w:sz w:val="20"/>
          <w:szCs w:val="20"/>
          <w:lang w:val="en-US"/>
        </w:rPr>
      </w:pPr>
      <w:r>
        <w:rPr>
          <w:noProof/>
          <w:lang w:eastAsia="en-IN" w:bidi="hi-IN"/>
        </w:rPr>
        <w:drawing>
          <wp:inline distT="0" distB="0" distL="0" distR="0">
            <wp:extent cx="5731510" cy="3766901"/>
            <wp:effectExtent l="19050" t="0" r="2540" b="0"/>
            <wp:docPr id="86" name="Picture 86" descr="https://rmmv.neocities.org/inc/img/01_11_0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rmmv.neocities.org/inc/img/01_11_05/5-1-1.png"/>
                    <pic:cNvPicPr>
                      <a:picLocks noChangeAspect="1" noChangeArrowheads="1"/>
                    </pic:cNvPicPr>
                  </pic:nvPicPr>
                  <pic:blipFill>
                    <a:blip r:embed="rId44"/>
                    <a:srcRect/>
                    <a:stretch>
                      <a:fillRect/>
                    </a:stretch>
                  </pic:blipFill>
                  <pic:spPr bwMode="auto">
                    <a:xfrm>
                      <a:off x="0" y="0"/>
                      <a:ext cx="5731510" cy="3766901"/>
                    </a:xfrm>
                    <a:prstGeom prst="rect">
                      <a:avLst/>
                    </a:prstGeom>
                    <a:noFill/>
                    <a:ln w="9525">
                      <a:noFill/>
                      <a:miter lim="800000"/>
                      <a:headEnd/>
                      <a:tailEnd/>
                    </a:ln>
                  </pic:spPr>
                </pic:pic>
              </a:graphicData>
            </a:graphic>
          </wp:inline>
        </w:drawing>
      </w:r>
    </w:p>
    <w:p w:rsidR="001C4277" w:rsidRDefault="001C4277">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br w:type="page"/>
      </w:r>
    </w:p>
    <w:p w:rsidR="00632FE3" w:rsidRPr="00C971E6" w:rsidRDefault="00632FE3" w:rsidP="00632FE3">
      <w:pPr>
        <w:rPr>
          <w:rFonts w:ascii="Times New Roman" w:hAnsi="Times New Roman" w:cs="Times New Roman"/>
          <w:b/>
          <w:sz w:val="24"/>
          <w:szCs w:val="24"/>
          <w:u w:val="single"/>
          <w:lang w:val="en-US"/>
        </w:rPr>
      </w:pPr>
      <w:r w:rsidRPr="00C971E6">
        <w:rPr>
          <w:rFonts w:ascii="Times New Roman" w:hAnsi="Times New Roman" w:cs="Times New Roman"/>
          <w:b/>
          <w:sz w:val="24"/>
          <w:szCs w:val="24"/>
          <w:u w:val="single"/>
          <w:lang w:val="en-US"/>
        </w:rPr>
        <w:lastRenderedPageBreak/>
        <w:t>Topics to learn</w:t>
      </w:r>
    </w:p>
    <w:p w:rsidR="00841578" w:rsidRPr="001C4277" w:rsidRDefault="00841578"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lang w:val="en-US"/>
        </w:rPr>
        <w:t>Android as an operating system</w:t>
      </w:r>
      <w:r w:rsidR="00E17C01" w:rsidRPr="001C4277">
        <w:rPr>
          <w:rFonts w:ascii="Times New Roman" w:hAnsi="Times New Roman" w:cs="Times New Roman"/>
          <w:lang w:val="en-US"/>
        </w:rPr>
        <w:t>, Open Handset Alliance</w:t>
      </w:r>
    </w:p>
    <w:p w:rsidR="00841578" w:rsidRDefault="00841578"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lang w:val="en-US"/>
        </w:rPr>
        <w:t>Android architecture, the Linux kernel and other layers</w:t>
      </w:r>
    </w:p>
    <w:p w:rsidR="00841578" w:rsidRDefault="00841578"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highlight w:val="green"/>
          <w:lang w:val="en-US"/>
        </w:rPr>
        <w:t>Lifecycle of an Android App</w:t>
      </w:r>
      <w:r w:rsidR="00EF2AF4" w:rsidRPr="001C4277">
        <w:rPr>
          <w:rFonts w:ascii="Times New Roman" w:hAnsi="Times New Roman" w:cs="Times New Roman"/>
          <w:lang w:val="en-US"/>
        </w:rPr>
        <w:t xml:space="preserve"> ...requirements, design, development, testing, packaging, distribution </w:t>
      </w:r>
    </w:p>
    <w:p w:rsidR="00B17D71" w:rsidRPr="001C4277" w:rsidRDefault="00B17D71"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lang w:val="en-US"/>
        </w:rPr>
        <w:t xml:space="preserve">Understanding the </w:t>
      </w:r>
      <w:r w:rsidRPr="001C4277">
        <w:rPr>
          <w:rFonts w:ascii="Times New Roman" w:hAnsi="Times New Roman" w:cs="Times New Roman"/>
          <w:b/>
          <w:i/>
          <w:lang w:val="en-US"/>
        </w:rPr>
        <w:t>Anatomy of an Android App</w:t>
      </w:r>
    </w:p>
    <w:p w:rsidR="00841578" w:rsidRPr="001C4277" w:rsidRDefault="00E17C01"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lang w:val="en-US"/>
        </w:rPr>
        <w:t xml:space="preserve">The Android </w:t>
      </w:r>
      <w:r w:rsidRPr="001C4277">
        <w:rPr>
          <w:rFonts w:ascii="Times New Roman" w:hAnsi="Times New Roman" w:cs="Times New Roman"/>
          <w:b/>
          <w:lang w:val="en-US"/>
        </w:rPr>
        <w:t>fragmentation issue</w:t>
      </w:r>
      <w:r w:rsidRPr="001C4277">
        <w:rPr>
          <w:rFonts w:ascii="Times New Roman" w:hAnsi="Times New Roman" w:cs="Times New Roman"/>
          <w:lang w:val="en-US"/>
        </w:rPr>
        <w:t xml:space="preserve"> and its solutions</w:t>
      </w:r>
    </w:p>
    <w:p w:rsidR="00117BBA" w:rsidRPr="001C4277" w:rsidRDefault="00117BBA"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The diverse Android devices in smart phones, wearables, tv, fridge, auto, glass, etc.</w:t>
      </w:r>
    </w:p>
    <w:p w:rsidR="009E45C0" w:rsidRPr="001C4277" w:rsidRDefault="009E45C0"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The diverse Android versions from Gingerbread to Noughat</w:t>
      </w:r>
    </w:p>
    <w:p w:rsidR="009E45C0" w:rsidRPr="001C4277" w:rsidRDefault="009E45C0"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The presence of huge number of bugs in older version fixed in newer version</w:t>
      </w:r>
    </w:p>
    <w:p w:rsidR="009E45C0" w:rsidRPr="001C4277" w:rsidRDefault="009E45C0"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The variety of vendors like Samsung, LG, HTC and the issues they bring ordinary folk</w:t>
      </w:r>
    </w:p>
    <w:p w:rsidR="001C4277" w:rsidRPr="001C4277" w:rsidRDefault="001C4277" w:rsidP="001C4277">
      <w:pPr>
        <w:pStyle w:val="ListParagraph"/>
        <w:ind w:left="1440"/>
        <w:rPr>
          <w:rFonts w:ascii="Times New Roman" w:hAnsi="Times New Roman" w:cs="Times New Roman"/>
          <w:lang w:val="en-US"/>
        </w:rPr>
      </w:pPr>
    </w:p>
    <w:p w:rsidR="00E17C01" w:rsidRPr="001C4277" w:rsidRDefault="00E17C01"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b/>
          <w:highlight w:val="yellow"/>
          <w:lang w:val="en-US"/>
        </w:rPr>
        <w:t>Setting Up</w:t>
      </w:r>
      <w:r w:rsidRPr="001C4277">
        <w:rPr>
          <w:rFonts w:ascii="Times New Roman" w:hAnsi="Times New Roman" w:cs="Times New Roman"/>
          <w:lang w:val="en-US"/>
        </w:rPr>
        <w:t xml:space="preserve"> Your Android Development Environment</w:t>
      </w:r>
    </w:p>
    <w:p w:rsidR="00E17C01" w:rsidRPr="001C4277" w:rsidRDefault="00E17C0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Download and install JDK and Android Studio</w:t>
      </w:r>
    </w:p>
    <w:p w:rsidR="00E17C01" w:rsidRPr="001C4277" w:rsidRDefault="00E17C0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Setting Up for device debugging</w:t>
      </w:r>
    </w:p>
    <w:p w:rsidR="00E17C01" w:rsidRPr="001C4277" w:rsidRDefault="00E17C0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Explore the Android SDK</w:t>
      </w:r>
    </w:p>
    <w:p w:rsidR="00E17C01" w:rsidRPr="001C4277" w:rsidRDefault="00E17C01"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The Android SDK License Agreement</w:t>
      </w:r>
    </w:p>
    <w:p w:rsidR="00E17C01" w:rsidRPr="001C4277" w:rsidRDefault="00E17C01"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Important packages in the Android SDK</w:t>
      </w:r>
    </w:p>
    <w:p w:rsidR="00E17C01" w:rsidRPr="001C4277" w:rsidRDefault="00E17C01"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Third-party Android APIs</w:t>
      </w:r>
    </w:p>
    <w:p w:rsidR="00E17C01" w:rsidRPr="001C4277" w:rsidRDefault="00E17C0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Explore the Android Studio, Gradle and other parts</w:t>
      </w:r>
    </w:p>
    <w:p w:rsidR="00E17C01" w:rsidRPr="001C4277" w:rsidRDefault="00E17C0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Preview Android samples and using SDK samples</w:t>
      </w:r>
    </w:p>
    <w:p w:rsidR="00BC1FFC" w:rsidRPr="001C4277" w:rsidRDefault="00BC1FFC"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Attach Github or bitbucket to the Android Studio</w:t>
      </w:r>
    </w:p>
    <w:p w:rsidR="001C4277" w:rsidRPr="001C4277" w:rsidRDefault="001C4277" w:rsidP="001C4277">
      <w:pPr>
        <w:pStyle w:val="ListParagraph"/>
        <w:ind w:left="1440"/>
        <w:rPr>
          <w:rFonts w:ascii="Times New Roman" w:hAnsi="Times New Roman" w:cs="Times New Roman"/>
          <w:lang w:val="en-US"/>
        </w:rPr>
      </w:pPr>
    </w:p>
    <w:p w:rsidR="009F1993" w:rsidRPr="001C4277" w:rsidRDefault="00215CD2"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highlight w:val="yellow"/>
          <w:lang w:val="en-US"/>
        </w:rPr>
        <w:t>App Design</w:t>
      </w:r>
      <w:r w:rsidRPr="001C4277">
        <w:rPr>
          <w:rFonts w:ascii="Times New Roman" w:hAnsi="Times New Roman" w:cs="Times New Roman"/>
          <w:lang w:val="en-US"/>
        </w:rPr>
        <w:t xml:space="preserve"> in Android and </w:t>
      </w:r>
      <w:r w:rsidR="009F1993" w:rsidRPr="001C4277">
        <w:rPr>
          <w:rFonts w:ascii="Times New Roman" w:hAnsi="Times New Roman" w:cs="Times New Roman"/>
          <w:lang w:val="en-US"/>
        </w:rPr>
        <w:t>The Wireframe and</w:t>
      </w:r>
      <w:r w:rsidRPr="001C4277">
        <w:rPr>
          <w:rFonts w:ascii="Times New Roman" w:hAnsi="Times New Roman" w:cs="Times New Roman"/>
          <w:lang w:val="en-US"/>
        </w:rPr>
        <w:t>/</w:t>
      </w:r>
      <w:r w:rsidR="009F1993" w:rsidRPr="001C4277">
        <w:rPr>
          <w:rFonts w:ascii="Times New Roman" w:hAnsi="Times New Roman" w:cs="Times New Roman"/>
          <w:lang w:val="en-US"/>
        </w:rPr>
        <w:t xml:space="preserve"> or Storyboarding third party open source tools</w:t>
      </w:r>
    </w:p>
    <w:p w:rsidR="009F1993" w:rsidRPr="001C4277" w:rsidRDefault="009F1993" w:rsidP="00E82402">
      <w:pPr>
        <w:pStyle w:val="ListParagraph"/>
        <w:numPr>
          <w:ilvl w:val="1"/>
          <w:numId w:val="16"/>
        </w:numPr>
        <w:rPr>
          <w:rStyle w:val="apple-converted-space"/>
          <w:rFonts w:ascii="Times New Roman" w:hAnsi="Times New Roman" w:cs="Times New Roman"/>
          <w:lang w:val="en-US"/>
        </w:rPr>
      </w:pPr>
      <w:r w:rsidRPr="001C4277">
        <w:rPr>
          <w:rStyle w:val="apple-converted-space"/>
          <w:rFonts w:ascii="Times New Roman" w:hAnsi="Times New Roman" w:cs="Times New Roman"/>
          <w:shd w:val="clear" w:color="auto" w:fill="FFFFFF"/>
        </w:rPr>
        <w:t> </w:t>
      </w:r>
      <w:r w:rsidRPr="001C4277">
        <w:rPr>
          <w:rFonts w:ascii="Times New Roman" w:hAnsi="Times New Roman" w:cs="Times New Roman"/>
          <w:shd w:val="clear" w:color="auto" w:fill="FFFFFF"/>
        </w:rPr>
        <w:t>WireframeSketcher</w:t>
      </w:r>
      <w:r w:rsidRPr="001C4277">
        <w:rPr>
          <w:rStyle w:val="apple-converted-space"/>
          <w:rFonts w:ascii="Times New Roman" w:hAnsi="Times New Roman" w:cs="Times New Roman"/>
          <w:shd w:val="clear" w:color="auto" w:fill="FFFFFF"/>
        </w:rPr>
        <w:t> </w:t>
      </w:r>
      <w:r w:rsidRPr="001C4277">
        <w:rPr>
          <w:rStyle w:val="Emphasis"/>
          <w:rFonts w:ascii="Times New Roman" w:hAnsi="Times New Roman" w:cs="Times New Roman"/>
          <w:b/>
          <w:bCs/>
          <w:i w:val="0"/>
          <w:iCs w:val="0"/>
          <w:shd w:val="clear" w:color="auto" w:fill="FFFFFF"/>
        </w:rPr>
        <w:t>tool</w:t>
      </w:r>
      <w:r w:rsidRPr="001C4277">
        <w:rPr>
          <w:rStyle w:val="apple-converted-space"/>
          <w:rFonts w:ascii="Times New Roman" w:hAnsi="Times New Roman" w:cs="Times New Roman"/>
          <w:shd w:val="clear" w:color="auto" w:fill="FFFFFF"/>
        </w:rPr>
        <w:t> </w:t>
      </w:r>
      <w:r w:rsidRPr="001C4277">
        <w:rPr>
          <w:rFonts w:ascii="Times New Roman" w:hAnsi="Times New Roman" w:cs="Times New Roman"/>
          <w:shd w:val="clear" w:color="auto" w:fill="FFFFFF"/>
        </w:rPr>
        <w:t>with</w:t>
      </w:r>
      <w:r w:rsidRPr="001C4277">
        <w:rPr>
          <w:rStyle w:val="apple-converted-space"/>
          <w:rFonts w:ascii="Times New Roman" w:hAnsi="Times New Roman" w:cs="Times New Roman"/>
          <w:shd w:val="clear" w:color="auto" w:fill="FFFFFF"/>
        </w:rPr>
        <w:t> </w:t>
      </w:r>
      <w:r w:rsidRPr="001C4277">
        <w:rPr>
          <w:rStyle w:val="Emphasis"/>
          <w:rFonts w:ascii="Times New Roman" w:hAnsi="Times New Roman" w:cs="Times New Roman"/>
          <w:b/>
          <w:bCs/>
          <w:i w:val="0"/>
          <w:iCs w:val="0"/>
          <w:shd w:val="clear" w:color="auto" w:fill="FFFFFF"/>
        </w:rPr>
        <w:t>Android</w:t>
      </w:r>
      <w:r w:rsidRPr="001C4277">
        <w:rPr>
          <w:rStyle w:val="apple-converted-space"/>
          <w:rFonts w:ascii="Times New Roman" w:hAnsi="Times New Roman" w:cs="Times New Roman"/>
          <w:shd w:val="clear" w:color="auto" w:fill="FFFFFF"/>
        </w:rPr>
        <w:t> </w:t>
      </w:r>
    </w:p>
    <w:p w:rsidR="009F1993" w:rsidRPr="001C4277" w:rsidRDefault="009F1993" w:rsidP="00E82402">
      <w:pPr>
        <w:pStyle w:val="ListParagraph"/>
        <w:numPr>
          <w:ilvl w:val="1"/>
          <w:numId w:val="16"/>
        </w:numPr>
        <w:rPr>
          <w:rStyle w:val="apple-converted-space"/>
          <w:rFonts w:ascii="Times New Roman" w:hAnsi="Times New Roman" w:cs="Times New Roman"/>
          <w:lang w:val="en-US"/>
        </w:rPr>
      </w:pPr>
      <w:r w:rsidRPr="001C4277">
        <w:rPr>
          <w:rStyle w:val="apple-converted-space"/>
          <w:rFonts w:ascii="Times New Roman" w:hAnsi="Times New Roman" w:cs="Times New Roman"/>
          <w:shd w:val="clear" w:color="auto" w:fill="FFFFFF"/>
        </w:rPr>
        <w:t>Fluid UI</w:t>
      </w:r>
    </w:p>
    <w:p w:rsidR="001C4277" w:rsidRPr="001C4277" w:rsidRDefault="001C4277" w:rsidP="001C4277">
      <w:pPr>
        <w:pStyle w:val="ListParagraph"/>
        <w:ind w:left="1440"/>
        <w:rPr>
          <w:rFonts w:ascii="Times New Roman" w:hAnsi="Times New Roman" w:cs="Times New Roman"/>
          <w:lang w:val="en-US"/>
        </w:rPr>
      </w:pPr>
    </w:p>
    <w:p w:rsidR="00E17C01" w:rsidRPr="001C4277" w:rsidRDefault="00E17C01"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lang w:val="en-US"/>
        </w:rPr>
        <w:t xml:space="preserve">The Android </w:t>
      </w:r>
      <w:r w:rsidRPr="001C4277">
        <w:rPr>
          <w:rFonts w:ascii="Times New Roman" w:hAnsi="Times New Roman" w:cs="Times New Roman"/>
          <w:b/>
          <w:highlight w:val="yellow"/>
          <w:lang w:val="en-US"/>
        </w:rPr>
        <w:t>Testing</w:t>
      </w:r>
      <w:r w:rsidRPr="001C4277">
        <w:rPr>
          <w:rFonts w:ascii="Times New Roman" w:hAnsi="Times New Roman" w:cs="Times New Roman"/>
          <w:lang w:val="en-US"/>
        </w:rPr>
        <w:t xml:space="preserve"> Framework</w:t>
      </w:r>
    </w:p>
    <w:p w:rsidR="00E17C01" w:rsidRPr="001C4277" w:rsidRDefault="00E17C0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A test-driven development approach in Android</w:t>
      </w:r>
    </w:p>
    <w:p w:rsidR="00E17C01" w:rsidRPr="001C4277" w:rsidRDefault="00E17C0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Set up a Android Virtual Device for App Testing</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Testing on a huge range of devices with cloud-based testing</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Create and use a test project</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Debugging with Log.d and LogCat</w:t>
      </w:r>
    </w:p>
    <w:p w:rsidR="00C51AFC" w:rsidRPr="001C4277" w:rsidRDefault="00C51AFC"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Use of DDMS, debugging an Android app, ADB, TraceView, Lint, Hierarchy Viewer</w:t>
      </w:r>
    </w:p>
    <w:p w:rsidR="00CD0FC1" w:rsidRPr="001C4277" w:rsidRDefault="00CD0FC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Writing automated tests - performance</w:t>
      </w:r>
    </w:p>
    <w:p w:rsidR="001C4277" w:rsidRPr="001C4277" w:rsidRDefault="001C4277" w:rsidP="001C4277">
      <w:pPr>
        <w:pStyle w:val="ListParagraph"/>
        <w:ind w:left="1440"/>
        <w:rPr>
          <w:rFonts w:ascii="Times New Roman" w:hAnsi="Times New Roman" w:cs="Times New Roman"/>
          <w:lang w:val="en-US"/>
        </w:rPr>
      </w:pPr>
    </w:p>
    <w:p w:rsidR="00215CD2" w:rsidRPr="001C4277" w:rsidRDefault="00215CD2"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lang w:val="en-US"/>
        </w:rPr>
        <w:t xml:space="preserve">The Android </w:t>
      </w:r>
      <w:r w:rsidRPr="001C4277">
        <w:rPr>
          <w:rFonts w:ascii="Times New Roman" w:hAnsi="Times New Roman" w:cs="Times New Roman"/>
          <w:b/>
          <w:highlight w:val="yellow"/>
          <w:lang w:val="en-US"/>
        </w:rPr>
        <w:t>Security</w:t>
      </w:r>
      <w:r w:rsidRPr="001C4277">
        <w:rPr>
          <w:rFonts w:ascii="Times New Roman" w:hAnsi="Times New Roman" w:cs="Times New Roman"/>
          <w:lang w:val="en-US"/>
        </w:rPr>
        <w:t xml:space="preserve"> framework</w:t>
      </w:r>
    </w:p>
    <w:p w:rsidR="00215CD2" w:rsidRPr="001C4277" w:rsidRDefault="00215CD2"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Security and Permissions</w:t>
      </w:r>
    </w:p>
    <w:p w:rsidR="00215CD2" w:rsidRPr="001C4277" w:rsidRDefault="00215CD2"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Use of Encryption in Android</w:t>
      </w:r>
    </w:p>
    <w:p w:rsidR="00215CD2" w:rsidRPr="001C4277" w:rsidRDefault="00215CD2" w:rsidP="003E3ED9">
      <w:pPr>
        <w:pStyle w:val="ListParagraph"/>
        <w:numPr>
          <w:ilvl w:val="1"/>
          <w:numId w:val="16"/>
        </w:numPr>
        <w:rPr>
          <w:rFonts w:ascii="Times New Roman" w:hAnsi="Times New Roman" w:cs="Times New Roman"/>
          <w:highlight w:val="yellow"/>
          <w:lang w:val="en-US"/>
        </w:rPr>
      </w:pPr>
      <w:r w:rsidRPr="001C4277">
        <w:rPr>
          <w:rFonts w:ascii="Times New Roman" w:hAnsi="Times New Roman" w:cs="Times New Roman"/>
          <w:lang w:val="en-US"/>
        </w:rPr>
        <w:t xml:space="preserve">Android Security Concepts - </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Signatures and Keys - how to generate a new, unique key for your app</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 xml:space="preserve">Android Permissions - types (5) five protection levels </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Custom Permissions - define your own permissions</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Protecting User Data</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lastRenderedPageBreak/>
        <w:t>Verifying Calling Apps</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Client Side Data Encryption - Android Crypto API for encrypting and decrypting data in Android - javax.crypto</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Android Key Chain Management</w:t>
      </w:r>
    </w:p>
    <w:p w:rsidR="00215CD2" w:rsidRPr="001C4277" w:rsidRDefault="00215CD2" w:rsidP="003E3ED9">
      <w:pPr>
        <w:pStyle w:val="ListParagraph"/>
        <w:numPr>
          <w:ilvl w:val="2"/>
          <w:numId w:val="16"/>
        </w:numPr>
        <w:rPr>
          <w:rFonts w:ascii="Times New Roman" w:hAnsi="Times New Roman" w:cs="Times New Roman"/>
          <w:lang w:val="en-US"/>
        </w:rPr>
      </w:pPr>
      <w:r w:rsidRPr="001C4277">
        <w:rPr>
          <w:rFonts w:ascii="Times New Roman" w:hAnsi="Times New Roman" w:cs="Times New Roman"/>
          <w:lang w:val="en-US"/>
        </w:rPr>
        <w:t>Device Management API</w:t>
      </w:r>
    </w:p>
    <w:p w:rsidR="001C4277" w:rsidRPr="001C4277" w:rsidRDefault="001C4277" w:rsidP="001C4277">
      <w:pPr>
        <w:pStyle w:val="ListParagraph"/>
        <w:ind w:left="2160"/>
        <w:rPr>
          <w:rFonts w:ascii="Times New Roman" w:hAnsi="Times New Roman" w:cs="Times New Roman"/>
          <w:lang w:val="en-US"/>
        </w:rPr>
      </w:pPr>
    </w:p>
    <w:p w:rsidR="00E17C01" w:rsidRPr="001C4277" w:rsidRDefault="00B17D71" w:rsidP="003E3ED9">
      <w:pPr>
        <w:pStyle w:val="ListParagraph"/>
        <w:numPr>
          <w:ilvl w:val="0"/>
          <w:numId w:val="16"/>
        </w:numPr>
        <w:rPr>
          <w:rFonts w:ascii="Times New Roman" w:hAnsi="Times New Roman" w:cs="Times New Roman"/>
          <w:lang w:val="en-US"/>
        </w:rPr>
      </w:pPr>
      <w:r w:rsidRPr="001C4277">
        <w:rPr>
          <w:rFonts w:ascii="Times New Roman" w:hAnsi="Times New Roman" w:cs="Times New Roman"/>
          <w:lang w:val="en-US"/>
        </w:rPr>
        <w:t xml:space="preserve">Packaging, Deploying and </w:t>
      </w:r>
      <w:r w:rsidRPr="001C4277">
        <w:rPr>
          <w:rFonts w:ascii="Times New Roman" w:hAnsi="Times New Roman" w:cs="Times New Roman"/>
          <w:b/>
          <w:highlight w:val="yellow"/>
          <w:lang w:val="en-US"/>
        </w:rPr>
        <w:t>Distributing</w:t>
      </w:r>
      <w:r w:rsidRPr="001C4277">
        <w:rPr>
          <w:rFonts w:ascii="Times New Roman" w:hAnsi="Times New Roman" w:cs="Times New Roman"/>
          <w:lang w:val="en-US"/>
        </w:rPr>
        <w:t xml:space="preserve"> or Selling Your App</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Introduction to the final stages of App development</w:t>
      </w:r>
    </w:p>
    <w:p w:rsidR="00810563" w:rsidRPr="001C4277" w:rsidRDefault="00810563"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Anatomy of an Android app - the APK file</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 xml:space="preserve">Pre-Release stages </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Packaging</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 xml:space="preserve">Using Android Play or Google Play Store </w:t>
      </w:r>
    </w:p>
    <w:p w:rsidR="00B17D71" w:rsidRPr="001C4277" w:rsidRDefault="00B17D71"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Using AdMob and ProGuard</w:t>
      </w:r>
    </w:p>
    <w:p w:rsidR="00BC1FFC" w:rsidRPr="001C4277" w:rsidRDefault="00BC1FFC" w:rsidP="003E3ED9">
      <w:pPr>
        <w:pStyle w:val="ListParagraph"/>
        <w:numPr>
          <w:ilvl w:val="1"/>
          <w:numId w:val="16"/>
        </w:numPr>
        <w:rPr>
          <w:rFonts w:ascii="Times New Roman" w:hAnsi="Times New Roman" w:cs="Times New Roman"/>
          <w:lang w:val="en-US"/>
        </w:rPr>
      </w:pPr>
      <w:r w:rsidRPr="001C4277">
        <w:rPr>
          <w:rFonts w:ascii="Times New Roman" w:hAnsi="Times New Roman" w:cs="Times New Roman"/>
          <w:lang w:val="en-US"/>
        </w:rPr>
        <w:t>Using a Continuous Integration System and the Github</w:t>
      </w:r>
    </w:p>
    <w:p w:rsidR="00E82402" w:rsidRPr="00E82402" w:rsidRDefault="00E82402" w:rsidP="00E82402">
      <w:pPr>
        <w:pStyle w:val="ListParagraph"/>
        <w:ind w:left="1440"/>
        <w:rPr>
          <w:rFonts w:ascii="Times New Roman" w:hAnsi="Times New Roman" w:cs="Times New Roman"/>
          <w:sz w:val="20"/>
          <w:szCs w:val="20"/>
          <w:lang w:val="en-US"/>
        </w:rPr>
      </w:pPr>
    </w:p>
    <w:p w:rsidR="00632FE3" w:rsidRDefault="00632FE3" w:rsidP="00632FE3">
      <w:pPr>
        <w:rPr>
          <w:rFonts w:ascii="Times New Roman" w:hAnsi="Times New Roman" w:cs="Times New Roman"/>
          <w:sz w:val="20"/>
          <w:szCs w:val="20"/>
          <w:u w:val="single"/>
          <w:lang w:val="en-US"/>
        </w:rPr>
      </w:pPr>
      <w:r w:rsidRPr="00632FE3">
        <w:rPr>
          <w:rFonts w:ascii="Times New Roman" w:hAnsi="Times New Roman" w:cs="Times New Roman"/>
          <w:sz w:val="20"/>
          <w:szCs w:val="20"/>
          <w:u w:val="single"/>
          <w:lang w:val="en-US"/>
        </w:rPr>
        <w:t xml:space="preserve">Illustrated Example </w:t>
      </w:r>
    </w:p>
    <w:p w:rsidR="00F60EED" w:rsidRPr="00A23A2D" w:rsidRDefault="005033F3" w:rsidP="007F373F">
      <w:pPr>
        <w:pStyle w:val="ListParagraph"/>
        <w:numPr>
          <w:ilvl w:val="0"/>
          <w:numId w:val="82"/>
        </w:numPr>
        <w:spacing w:after="0" w:line="240" w:lineRule="auto"/>
        <w:ind w:left="714" w:hanging="357"/>
        <w:rPr>
          <w:rFonts w:ascii="Times New Roman" w:hAnsi="Times New Roman" w:cs="Times New Roman"/>
          <w:sz w:val="18"/>
          <w:szCs w:val="18"/>
          <w:lang w:val="en-US"/>
        </w:rPr>
      </w:pPr>
      <w:r w:rsidRPr="00A23A2D">
        <w:rPr>
          <w:rFonts w:ascii="Times New Roman" w:hAnsi="Times New Roman" w:cs="Times New Roman"/>
          <w:sz w:val="18"/>
          <w:szCs w:val="18"/>
          <w:lang w:val="en-US"/>
        </w:rPr>
        <w:t>https://www.tutorialspoint.com/android/android_overview.htm</w:t>
      </w:r>
    </w:p>
    <w:p w:rsidR="005033F3" w:rsidRPr="00A23A2D" w:rsidRDefault="005033F3" w:rsidP="007F373F">
      <w:pPr>
        <w:pStyle w:val="ListParagraph"/>
        <w:numPr>
          <w:ilvl w:val="0"/>
          <w:numId w:val="82"/>
        </w:numPr>
        <w:spacing w:after="0" w:line="240" w:lineRule="auto"/>
        <w:ind w:left="714" w:hanging="357"/>
        <w:rPr>
          <w:rFonts w:ascii="Times New Roman" w:hAnsi="Times New Roman" w:cs="Times New Roman"/>
          <w:sz w:val="18"/>
          <w:szCs w:val="18"/>
          <w:lang w:val="en-US"/>
        </w:rPr>
      </w:pPr>
      <w:r w:rsidRPr="00A23A2D">
        <w:rPr>
          <w:rFonts w:ascii="Times New Roman" w:hAnsi="Times New Roman" w:cs="Times New Roman"/>
          <w:sz w:val="18"/>
          <w:szCs w:val="18"/>
          <w:lang w:val="en-US"/>
        </w:rPr>
        <w:t>https://code.tutsplus.com/articles/android-from-scratch-an-overview-of-android-application-development--cms-25972</w:t>
      </w:r>
    </w:p>
    <w:p w:rsidR="005033F3" w:rsidRPr="00A23A2D" w:rsidRDefault="005033F3" w:rsidP="007F373F">
      <w:pPr>
        <w:pStyle w:val="ListParagraph"/>
        <w:numPr>
          <w:ilvl w:val="0"/>
          <w:numId w:val="82"/>
        </w:numPr>
        <w:spacing w:after="0" w:line="240" w:lineRule="auto"/>
        <w:ind w:left="714" w:hanging="357"/>
        <w:rPr>
          <w:rFonts w:ascii="Times New Roman" w:hAnsi="Times New Roman" w:cs="Times New Roman"/>
          <w:sz w:val="18"/>
          <w:szCs w:val="18"/>
          <w:lang w:val="en-US"/>
        </w:rPr>
      </w:pPr>
      <w:r w:rsidRPr="00A23A2D">
        <w:rPr>
          <w:rFonts w:ascii="Times New Roman" w:hAnsi="Times New Roman" w:cs="Times New Roman"/>
          <w:sz w:val="18"/>
          <w:szCs w:val="18"/>
          <w:lang w:val="en-US"/>
        </w:rPr>
        <w:t>https://developer.android.com/work/overview.html</w:t>
      </w:r>
    </w:p>
    <w:p w:rsidR="005033F3" w:rsidRPr="00A23A2D" w:rsidRDefault="005033F3" w:rsidP="007F373F">
      <w:pPr>
        <w:pStyle w:val="ListParagraph"/>
        <w:numPr>
          <w:ilvl w:val="0"/>
          <w:numId w:val="82"/>
        </w:numPr>
        <w:spacing w:after="0" w:line="240" w:lineRule="auto"/>
        <w:ind w:left="714" w:hanging="357"/>
        <w:rPr>
          <w:rFonts w:ascii="Times New Roman" w:hAnsi="Times New Roman" w:cs="Times New Roman"/>
          <w:sz w:val="18"/>
          <w:szCs w:val="18"/>
          <w:lang w:val="en-US"/>
        </w:rPr>
      </w:pPr>
      <w:r w:rsidRPr="00A23A2D">
        <w:rPr>
          <w:rFonts w:ascii="Times New Roman" w:hAnsi="Times New Roman" w:cs="Times New Roman"/>
          <w:sz w:val="18"/>
          <w:szCs w:val="18"/>
          <w:lang w:val="en-US"/>
        </w:rPr>
        <w:t>https://developer.android.com/guide/index.html</w:t>
      </w:r>
    </w:p>
    <w:p w:rsidR="005033F3" w:rsidRPr="00A23A2D" w:rsidRDefault="005033F3" w:rsidP="007F373F">
      <w:pPr>
        <w:pStyle w:val="NormalWeb"/>
        <w:numPr>
          <w:ilvl w:val="0"/>
          <w:numId w:val="82"/>
        </w:numPr>
        <w:shd w:val="clear" w:color="auto" w:fill="FEFEFE"/>
        <w:spacing w:before="0" w:beforeAutospacing="0" w:after="0" w:afterAutospacing="0"/>
        <w:ind w:left="714" w:hanging="357"/>
        <w:rPr>
          <w:sz w:val="18"/>
          <w:szCs w:val="18"/>
        </w:rPr>
      </w:pPr>
      <w:r w:rsidRPr="00A23A2D">
        <w:rPr>
          <w:sz w:val="18"/>
          <w:szCs w:val="18"/>
        </w:rPr>
        <w:t>https://developer.android.com/guide/components/fundamentals.html</w:t>
      </w:r>
    </w:p>
    <w:p w:rsidR="005033F3" w:rsidRDefault="005033F3" w:rsidP="007F373F">
      <w:pPr>
        <w:pStyle w:val="ListParagraph"/>
        <w:numPr>
          <w:ilvl w:val="0"/>
          <w:numId w:val="82"/>
        </w:numPr>
        <w:spacing w:after="0" w:line="240" w:lineRule="auto"/>
        <w:ind w:left="714" w:hanging="357"/>
        <w:rPr>
          <w:rFonts w:ascii="Times New Roman" w:hAnsi="Times New Roman" w:cs="Times New Roman"/>
          <w:sz w:val="20"/>
          <w:szCs w:val="20"/>
          <w:lang w:val="en-US"/>
        </w:rPr>
      </w:pPr>
      <w:r w:rsidRPr="00A23A2D">
        <w:rPr>
          <w:rFonts w:ascii="Times New Roman" w:hAnsi="Times New Roman" w:cs="Times New Roman"/>
          <w:sz w:val="20"/>
          <w:szCs w:val="20"/>
          <w:lang w:val="en-US"/>
        </w:rPr>
        <w:t>http://www.openhandsetalliance.com/android_overview.html</w:t>
      </w:r>
    </w:p>
    <w:p w:rsidR="005033F3" w:rsidRPr="001C4277" w:rsidRDefault="005033F3" w:rsidP="001C4277">
      <w:pPr>
        <w:pStyle w:val="ListParagraph"/>
        <w:spacing w:after="0" w:line="240" w:lineRule="auto"/>
        <w:ind w:left="714"/>
        <w:rPr>
          <w:rFonts w:ascii="Times New Roman" w:hAnsi="Times New Roman" w:cs="Times New Roman"/>
          <w:sz w:val="20"/>
          <w:szCs w:val="20"/>
          <w:lang w:val="en-US"/>
        </w:rPr>
      </w:pPr>
    </w:p>
    <w:p w:rsidR="00F60EED" w:rsidRPr="00632FE3" w:rsidRDefault="00F60EED" w:rsidP="00632FE3">
      <w:pPr>
        <w:rPr>
          <w:rFonts w:ascii="Times New Roman" w:hAnsi="Times New Roman" w:cs="Times New Roman"/>
          <w:sz w:val="20"/>
          <w:szCs w:val="20"/>
          <w:u w:val="single"/>
          <w:lang w:val="en-US"/>
        </w:rPr>
      </w:pPr>
    </w:p>
    <w:p w:rsidR="00632FE3" w:rsidRPr="00632FE3" w:rsidRDefault="00632FE3" w:rsidP="00632FE3">
      <w:pPr>
        <w:ind w:left="324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74368C" w:rsidRDefault="0074368C" w:rsidP="00801B3A">
      <w:pPr>
        <w:pStyle w:val="ListParagraph"/>
        <w:ind w:left="0"/>
        <w:rPr>
          <w:rFonts w:ascii="Times New Roman" w:hAnsi="Times New Roman" w:cs="Times New Roman"/>
          <w:sz w:val="24"/>
          <w:szCs w:val="24"/>
          <w:lang w:val="en-US"/>
        </w:rPr>
      </w:pPr>
    </w:p>
    <w:p w:rsidR="00841578" w:rsidRPr="00632FE3" w:rsidRDefault="00841578" w:rsidP="00632FE3">
      <w:pPr>
        <w:pStyle w:val="ListParagraph"/>
        <w:ind w:left="0"/>
        <w:rPr>
          <w:rFonts w:ascii="Times New Roman" w:hAnsi="Times New Roman" w:cs="Times New Roman"/>
          <w:b/>
          <w:sz w:val="24"/>
          <w:szCs w:val="24"/>
          <w:lang w:val="en-US"/>
        </w:rPr>
      </w:pPr>
      <w:r w:rsidRPr="00632FE3">
        <w:rPr>
          <w:rFonts w:ascii="Times New Roman" w:hAnsi="Times New Roman" w:cs="Times New Roman"/>
          <w:sz w:val="24"/>
          <w:szCs w:val="24"/>
          <w:lang w:val="en-US"/>
        </w:rPr>
        <w:lastRenderedPageBreak/>
        <w:t xml:space="preserve">Chapter Two </w:t>
      </w:r>
      <w:r w:rsidRPr="00632FE3">
        <w:rPr>
          <w:rFonts w:ascii="Times New Roman" w:hAnsi="Times New Roman" w:cs="Times New Roman"/>
          <w:sz w:val="24"/>
          <w:szCs w:val="24"/>
          <w:lang w:val="en-US"/>
        </w:rPr>
        <w:tab/>
      </w:r>
      <w:r w:rsidRPr="00632FE3">
        <w:rPr>
          <w:rFonts w:ascii="Times New Roman" w:hAnsi="Times New Roman" w:cs="Times New Roman"/>
          <w:sz w:val="24"/>
          <w:szCs w:val="24"/>
          <w:lang w:val="en-US"/>
        </w:rPr>
        <w:tab/>
      </w:r>
      <w:r w:rsidR="00632FE3">
        <w:rPr>
          <w:rFonts w:ascii="Times New Roman" w:hAnsi="Times New Roman" w:cs="Times New Roman"/>
          <w:sz w:val="24"/>
          <w:szCs w:val="24"/>
          <w:lang w:val="en-US"/>
        </w:rPr>
        <w:tab/>
      </w:r>
      <w:r w:rsidR="00632FE3">
        <w:rPr>
          <w:rFonts w:ascii="Times New Roman" w:hAnsi="Times New Roman" w:cs="Times New Roman"/>
          <w:sz w:val="24"/>
          <w:szCs w:val="24"/>
          <w:lang w:val="en-US"/>
        </w:rPr>
        <w:tab/>
      </w:r>
      <w:r w:rsidRPr="00632FE3">
        <w:rPr>
          <w:rFonts w:ascii="Times New Roman" w:hAnsi="Times New Roman" w:cs="Times New Roman"/>
          <w:b/>
          <w:sz w:val="24"/>
          <w:szCs w:val="24"/>
          <w:lang w:val="en-US"/>
        </w:rPr>
        <w:t>Main Building Blocks of Android</w:t>
      </w:r>
    </w:p>
    <w:p w:rsidR="00215CD2" w:rsidRPr="00970116" w:rsidRDefault="00215CD2" w:rsidP="00215CD2">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r w:rsidR="00BE5EA4">
        <w:rPr>
          <w:rFonts w:ascii="Times New Roman" w:hAnsi="Times New Roman" w:cs="Times New Roman"/>
          <w:sz w:val="20"/>
          <w:szCs w:val="20"/>
          <w:lang w:val="en-US"/>
        </w:rPr>
        <w:tab/>
        <w:t>There are four main building blocks + the Android Manifest file and the App itself.</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2E640C" w:rsidRPr="002E640C" w:rsidRDefault="00EA43E9" w:rsidP="002E640C">
      <w:pPr>
        <w:pStyle w:val="Heading3"/>
        <w:shd w:val="clear" w:color="auto" w:fill="FFFFFF"/>
        <w:spacing w:before="0" w:line="240" w:lineRule="auto"/>
        <w:rPr>
          <w:rFonts w:ascii="Times New Roman" w:hAnsi="Times New Roman" w:cs="Times New Roman"/>
          <w:b w:val="0"/>
          <w:bCs w:val="0"/>
          <w:color w:val="BA3925"/>
          <w:sz w:val="20"/>
          <w:szCs w:val="20"/>
        </w:rPr>
      </w:pPr>
      <w:hyperlink r:id="rId45" w:anchor="the-out-of-memory-killer" w:history="1">
        <w:r w:rsidR="002E640C" w:rsidRPr="002E640C">
          <w:rPr>
            <w:rStyle w:val="Hyperlink"/>
            <w:rFonts w:ascii="Times New Roman" w:hAnsi="Times New Roman" w:cs="Times New Roman"/>
            <w:color w:val="28373C"/>
            <w:sz w:val="20"/>
            <w:szCs w:val="20"/>
          </w:rPr>
          <w:t>The out-of-memory killer</w:t>
        </w:r>
      </w:hyperlink>
    </w:p>
    <w:p w:rsidR="002E640C" w:rsidRPr="002E640C"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 xml:space="preserve">In an ideal case all Android applications started by the user remain in memory. That makes applications switching much faster for the user. But </w:t>
      </w:r>
      <w:r w:rsidRPr="00862345">
        <w:rPr>
          <w:spacing w:val="-1"/>
          <w:sz w:val="20"/>
          <w:szCs w:val="20"/>
          <w:highlight w:val="yellow"/>
        </w:rPr>
        <w:t>in reality the available memory on an Android device is limited</w:t>
      </w:r>
      <w:r w:rsidRPr="002E640C">
        <w:rPr>
          <w:spacing w:val="-1"/>
          <w:sz w:val="20"/>
          <w:szCs w:val="20"/>
        </w:rPr>
        <w:t xml:space="preserve">. To manage these </w:t>
      </w:r>
      <w:r w:rsidRPr="00862345">
        <w:rPr>
          <w:spacing w:val="-1"/>
          <w:sz w:val="20"/>
          <w:szCs w:val="20"/>
          <w:highlight w:val="yellow"/>
        </w:rPr>
        <w:t>limited resources the Android system can terminate running processes</w:t>
      </w:r>
      <w:r w:rsidRPr="002E640C">
        <w:rPr>
          <w:spacing w:val="-1"/>
          <w:sz w:val="20"/>
          <w:szCs w:val="20"/>
        </w:rPr>
        <w:t>.</w:t>
      </w:r>
      <w:r w:rsidR="00862345">
        <w:rPr>
          <w:spacing w:val="-1"/>
          <w:sz w:val="20"/>
          <w:szCs w:val="20"/>
        </w:rPr>
        <w:t xml:space="preserve"> I</w:t>
      </w:r>
      <w:r w:rsidRPr="002E640C">
        <w:rPr>
          <w:spacing w:val="-1"/>
          <w:sz w:val="20"/>
          <w:szCs w:val="20"/>
        </w:rPr>
        <w:t xml:space="preserve">f the Android system needs to free up resources it follows a simple set of rules. </w:t>
      </w:r>
      <w:r w:rsidRPr="00862345">
        <w:rPr>
          <w:spacing w:val="-1"/>
          <w:sz w:val="20"/>
          <w:szCs w:val="20"/>
          <w:highlight w:val="yellow"/>
        </w:rPr>
        <w:t xml:space="preserve">Every process </w:t>
      </w:r>
      <w:r w:rsidRPr="00862345">
        <w:rPr>
          <w:b/>
          <w:spacing w:val="-1"/>
          <w:sz w:val="20"/>
          <w:szCs w:val="20"/>
          <w:highlight w:val="yellow"/>
        </w:rPr>
        <w:t>gets a priority</w:t>
      </w:r>
      <w:r w:rsidRPr="00862345">
        <w:rPr>
          <w:spacing w:val="-1"/>
          <w:sz w:val="20"/>
          <w:szCs w:val="20"/>
          <w:highlight w:val="yellow"/>
        </w:rPr>
        <w:t xml:space="preserve"> in the following order</w:t>
      </w:r>
      <w:r w:rsidRPr="002E640C">
        <w:rPr>
          <w:spacing w:val="-1"/>
          <w:sz w:val="20"/>
          <w:szCs w:val="20"/>
        </w:rPr>
        <w:t>.</w:t>
      </w:r>
    </w:p>
    <w:p w:rsidR="002E640C" w:rsidRPr="002E640C"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If the Android system needs to terminate processes it follows the following priority system.</w:t>
      </w:r>
    </w:p>
    <w:tbl>
      <w:tblPr>
        <w:tblW w:w="10406"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409"/>
        <w:gridCol w:w="7964"/>
        <w:gridCol w:w="1033"/>
      </w:tblGrid>
      <w:tr w:rsidR="002E640C" w:rsidRPr="002E640C" w:rsidTr="00862345">
        <w:trPr>
          <w:trHeight w:val="246"/>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2E640C" w:rsidRPr="002E640C" w:rsidRDefault="002E640C" w:rsidP="002E640C">
            <w:pPr>
              <w:spacing w:after="0" w:line="240" w:lineRule="auto"/>
              <w:rPr>
                <w:rFonts w:ascii="Times New Roman" w:hAnsi="Times New Roman" w:cs="Times New Roman"/>
                <w:i/>
                <w:iCs/>
                <w:color w:val="7A2518"/>
                <w:sz w:val="20"/>
                <w:szCs w:val="20"/>
              </w:rPr>
            </w:pPr>
            <w:r w:rsidRPr="002E640C">
              <w:rPr>
                <w:rFonts w:ascii="Times New Roman" w:hAnsi="Times New Roman" w:cs="Times New Roman"/>
                <w:i/>
                <w:iCs/>
                <w:color w:val="7A2518"/>
                <w:sz w:val="20"/>
                <w:szCs w:val="20"/>
              </w:rPr>
              <w:t>Table 1. Priorities</w:t>
            </w:r>
          </w:p>
        </w:tc>
      </w:tr>
      <w:tr w:rsidR="002E640C" w:rsidRPr="002E640C" w:rsidTr="00862345">
        <w:trPr>
          <w:trHeight w:val="463"/>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2E640C" w:rsidRPr="002E640C" w:rsidRDefault="002E640C" w:rsidP="002E640C">
            <w:pPr>
              <w:spacing w:after="0" w:line="240" w:lineRule="auto"/>
              <w:rPr>
                <w:rFonts w:ascii="Times New Roman" w:hAnsi="Times New Roman" w:cs="Times New Roman"/>
                <w:b/>
                <w:bCs/>
                <w:sz w:val="20"/>
                <w:szCs w:val="20"/>
              </w:rPr>
            </w:pPr>
            <w:r w:rsidRPr="002E640C">
              <w:rPr>
                <w:rFonts w:ascii="Times New Roman" w:hAnsi="Times New Roman" w:cs="Times New Roman"/>
                <w:b/>
                <w:bCs/>
                <w:sz w:val="20"/>
                <w:szCs w:val="20"/>
              </w:rPr>
              <w:t>Process status</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2E640C" w:rsidRPr="002E640C" w:rsidRDefault="002E640C" w:rsidP="002E640C">
            <w:pPr>
              <w:spacing w:after="0" w:line="240" w:lineRule="auto"/>
              <w:rPr>
                <w:rFonts w:ascii="Times New Roman" w:hAnsi="Times New Roman" w:cs="Times New Roman"/>
                <w:b/>
                <w:bCs/>
                <w:sz w:val="20"/>
                <w:szCs w:val="20"/>
              </w:rPr>
            </w:pPr>
            <w:r w:rsidRPr="002E640C">
              <w:rPr>
                <w:rFonts w:ascii="Times New Roman" w:hAnsi="Times New Roman" w:cs="Times New Roman"/>
                <w:b/>
                <w:bCs/>
                <w:sz w:val="20"/>
                <w:szCs w:val="20"/>
              </w:rPr>
              <w:t>Description</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2E640C" w:rsidRPr="002E640C" w:rsidRDefault="002E640C" w:rsidP="002E640C">
            <w:pPr>
              <w:spacing w:after="0" w:line="240" w:lineRule="auto"/>
              <w:rPr>
                <w:rFonts w:ascii="Times New Roman" w:hAnsi="Times New Roman" w:cs="Times New Roman"/>
                <w:b/>
                <w:bCs/>
                <w:sz w:val="20"/>
                <w:szCs w:val="20"/>
              </w:rPr>
            </w:pPr>
            <w:r w:rsidRPr="002E640C">
              <w:rPr>
                <w:rFonts w:ascii="Times New Roman" w:hAnsi="Times New Roman" w:cs="Times New Roman"/>
                <w:b/>
                <w:bCs/>
                <w:sz w:val="20"/>
                <w:szCs w:val="20"/>
              </w:rPr>
              <w:t>Priority</w:t>
            </w:r>
          </w:p>
        </w:tc>
      </w:tr>
      <w:tr w:rsidR="002E640C" w:rsidRPr="002E640C" w:rsidTr="00862345">
        <w:trPr>
          <w:trHeight w:val="708"/>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Foreground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An application in which the user is interacting with an activity, or which has an service which is bound to such an activity. Also if a service is executing one of its lifecycle methods or a broadcast receiver which runs its</w:t>
            </w:r>
            <w:r w:rsidRPr="002E640C">
              <w:rPr>
                <w:rStyle w:val="apple-converted-space"/>
                <w:spacing w:val="-1"/>
                <w:sz w:val="20"/>
                <w:szCs w:val="20"/>
              </w:rPr>
              <w:t> </w:t>
            </w:r>
            <w:r w:rsidRPr="002E640C">
              <w:rPr>
                <w:rStyle w:val="HTMLCode"/>
                <w:rFonts w:ascii="Times New Roman" w:hAnsi="Times New Roman" w:cs="Times New Roman"/>
              </w:rPr>
              <w:t>onReceive()</w:t>
            </w:r>
            <w:r w:rsidRPr="002E640C">
              <w:rPr>
                <w:rStyle w:val="apple-converted-space"/>
                <w:spacing w:val="-1"/>
                <w:sz w:val="20"/>
                <w:szCs w:val="20"/>
              </w:rPr>
              <w:t> </w:t>
            </w:r>
            <w:r w:rsidRPr="002E640C">
              <w:rPr>
                <w:spacing w:val="-1"/>
                <w:sz w:val="20"/>
                <w:szCs w:val="20"/>
              </w:rPr>
              <w:t>method.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1</w:t>
            </w:r>
          </w:p>
        </w:tc>
      </w:tr>
      <w:tr w:rsidR="002E640C" w:rsidRPr="002E640C" w:rsidTr="00862345">
        <w:trPr>
          <w:trHeight w:val="463"/>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Visible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User is not interacting with the activity, but the activity is still (partially) visible or the application has a service which is used by a inactive but visible activity.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2</w:t>
            </w:r>
          </w:p>
        </w:tc>
      </w:tr>
      <w:tr w:rsidR="002E640C" w:rsidRPr="002E640C" w:rsidTr="00862345">
        <w:trPr>
          <w:trHeight w:val="232"/>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Service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Application with a running service which does not qualify for 1 or 2.</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3</w:t>
            </w:r>
          </w:p>
        </w:tc>
      </w:tr>
      <w:tr w:rsidR="002E640C" w:rsidRPr="002E640C" w:rsidTr="00862345">
        <w:trPr>
          <w:trHeight w:val="708"/>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Background</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Application with only stopped activities and without a service or executing receiver. Android keeps them in a least recent used (LRU) list and if requires terminates the one which was least used.</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4</w:t>
            </w:r>
          </w:p>
        </w:tc>
      </w:tr>
      <w:tr w:rsidR="002E640C" w:rsidRPr="002E640C" w:rsidTr="00862345">
        <w:trPr>
          <w:trHeight w:val="246"/>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Empty</w:t>
            </w:r>
          </w:p>
        </w:tc>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Application without any active components.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2E640C" w:rsidRPr="002E640C" w:rsidRDefault="002E640C" w:rsidP="002E640C">
            <w:pPr>
              <w:pStyle w:val="tableblock"/>
              <w:spacing w:before="0" w:beforeAutospacing="0" w:after="0" w:afterAutospacing="0"/>
              <w:rPr>
                <w:spacing w:val="-1"/>
                <w:sz w:val="20"/>
                <w:szCs w:val="20"/>
              </w:rPr>
            </w:pPr>
            <w:r w:rsidRPr="002E640C">
              <w:rPr>
                <w:spacing w:val="-1"/>
                <w:sz w:val="20"/>
                <w:szCs w:val="20"/>
              </w:rPr>
              <w:t>5</w:t>
            </w:r>
          </w:p>
        </w:tc>
      </w:tr>
    </w:tbl>
    <w:p w:rsidR="00862345" w:rsidRDefault="00862345" w:rsidP="002E640C">
      <w:pPr>
        <w:pStyle w:val="NormalWeb"/>
        <w:shd w:val="clear" w:color="auto" w:fill="FFFFFF"/>
        <w:spacing w:before="0" w:beforeAutospacing="0" w:after="0" w:afterAutospacing="0"/>
        <w:rPr>
          <w:spacing w:val="-1"/>
          <w:sz w:val="20"/>
          <w:szCs w:val="20"/>
        </w:rPr>
      </w:pPr>
    </w:p>
    <w:p w:rsidR="00862345" w:rsidRDefault="002E640C" w:rsidP="002E640C">
      <w:pPr>
        <w:pStyle w:val="NormalWeb"/>
        <w:shd w:val="clear" w:color="auto" w:fill="FFFFFF"/>
        <w:spacing w:before="0" w:beforeAutospacing="0" w:after="0" w:afterAutospacing="0"/>
        <w:rPr>
          <w:spacing w:val="-1"/>
          <w:sz w:val="20"/>
          <w:szCs w:val="20"/>
        </w:rPr>
      </w:pPr>
      <w:r w:rsidRPr="00862345">
        <w:rPr>
          <w:spacing w:val="-1"/>
          <w:sz w:val="20"/>
          <w:szCs w:val="20"/>
          <w:highlight w:val="yellow"/>
        </w:rPr>
        <w:t xml:space="preserve">All processes in the empty list are added to </w:t>
      </w:r>
      <w:r w:rsidRPr="00862345">
        <w:rPr>
          <w:b/>
          <w:spacing w:val="-1"/>
          <w:sz w:val="20"/>
          <w:szCs w:val="20"/>
          <w:highlight w:val="yellow"/>
        </w:rPr>
        <w:t>a</w:t>
      </w:r>
      <w:r w:rsidRPr="00862345">
        <w:rPr>
          <w:rStyle w:val="apple-converted-space"/>
          <w:b/>
          <w:spacing w:val="-1"/>
          <w:sz w:val="20"/>
          <w:szCs w:val="20"/>
        </w:rPr>
        <w:t> </w:t>
      </w:r>
      <w:r w:rsidRPr="00862345">
        <w:rPr>
          <w:rStyle w:val="Emphasis"/>
          <w:b/>
          <w:spacing w:val="-1"/>
          <w:sz w:val="20"/>
          <w:szCs w:val="20"/>
        </w:rPr>
        <w:t>least recently used</w:t>
      </w:r>
      <w:r w:rsidRPr="00862345">
        <w:rPr>
          <w:rStyle w:val="apple-converted-space"/>
          <w:b/>
          <w:spacing w:val="-1"/>
          <w:sz w:val="20"/>
          <w:szCs w:val="20"/>
        </w:rPr>
        <w:t> </w:t>
      </w:r>
      <w:r w:rsidRPr="00862345">
        <w:rPr>
          <w:b/>
          <w:spacing w:val="-1"/>
          <w:sz w:val="20"/>
          <w:szCs w:val="20"/>
          <w:highlight w:val="yellow"/>
        </w:rPr>
        <w:t>list</w:t>
      </w:r>
      <w:r w:rsidRPr="00862345">
        <w:rPr>
          <w:spacing w:val="-1"/>
          <w:sz w:val="20"/>
          <w:szCs w:val="20"/>
          <w:highlight w:val="yellow"/>
        </w:rPr>
        <w:t xml:space="preserve"> (</w:t>
      </w:r>
      <w:r w:rsidRPr="002E640C">
        <w:rPr>
          <w:spacing w:val="-1"/>
          <w:sz w:val="20"/>
          <w:szCs w:val="20"/>
        </w:rPr>
        <w:t xml:space="preserve">LRU list). </w:t>
      </w:r>
    </w:p>
    <w:p w:rsidR="00862345" w:rsidRDefault="00862345" w:rsidP="002E640C">
      <w:pPr>
        <w:pStyle w:val="NormalWeb"/>
        <w:shd w:val="clear" w:color="auto" w:fill="FFFFFF"/>
        <w:spacing w:before="0" w:beforeAutospacing="0" w:after="0" w:afterAutospacing="0"/>
        <w:rPr>
          <w:spacing w:val="-1"/>
          <w:sz w:val="20"/>
          <w:szCs w:val="20"/>
        </w:rPr>
      </w:pPr>
    </w:p>
    <w:p w:rsidR="00862345"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 xml:space="preserve">The processes which are </w:t>
      </w:r>
      <w:r w:rsidRPr="00862345">
        <w:rPr>
          <w:b/>
          <w:spacing w:val="-1"/>
          <w:sz w:val="20"/>
          <w:szCs w:val="20"/>
          <w:highlight w:val="yellow"/>
        </w:rPr>
        <w:t>at the beginning of this lists</w:t>
      </w:r>
      <w:r w:rsidRPr="002E640C">
        <w:rPr>
          <w:spacing w:val="-1"/>
          <w:sz w:val="20"/>
          <w:szCs w:val="20"/>
        </w:rPr>
        <w:t xml:space="preserve"> will be the ones killed by the out-of-memory killer. If an application is restarted by the user, its gets moved to the end of this queue. </w:t>
      </w:r>
    </w:p>
    <w:p w:rsidR="00862345" w:rsidRDefault="00862345" w:rsidP="002E640C">
      <w:pPr>
        <w:pStyle w:val="NormalWeb"/>
        <w:shd w:val="clear" w:color="auto" w:fill="FFFFFF"/>
        <w:spacing w:before="0" w:beforeAutospacing="0" w:after="0" w:afterAutospacing="0"/>
        <w:rPr>
          <w:spacing w:val="-1"/>
          <w:sz w:val="20"/>
          <w:szCs w:val="20"/>
        </w:rPr>
      </w:pPr>
    </w:p>
    <w:p w:rsidR="002E640C" w:rsidRPr="002E640C"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 xml:space="preserve">If it reaches </w:t>
      </w:r>
      <w:r w:rsidRPr="00862345">
        <w:rPr>
          <w:b/>
          <w:spacing w:val="-1"/>
          <w:sz w:val="20"/>
          <w:szCs w:val="20"/>
        </w:rPr>
        <w:t>the lowest prio</w:t>
      </w:r>
      <w:r w:rsidR="00862345" w:rsidRPr="00862345">
        <w:rPr>
          <w:b/>
          <w:spacing w:val="-1"/>
          <w:sz w:val="20"/>
          <w:szCs w:val="20"/>
        </w:rPr>
        <w:t>rity</w:t>
      </w:r>
      <w:r w:rsidRPr="00862345">
        <w:rPr>
          <w:b/>
          <w:spacing w:val="-1"/>
          <w:sz w:val="20"/>
          <w:szCs w:val="20"/>
        </w:rPr>
        <w:t xml:space="preserve"> again</w:t>
      </w:r>
      <w:r w:rsidRPr="002E640C">
        <w:rPr>
          <w:spacing w:val="-1"/>
          <w:sz w:val="20"/>
          <w:szCs w:val="20"/>
        </w:rPr>
        <w:t>, as indicated by the following graphic.</w:t>
      </w:r>
    </w:p>
    <w:p w:rsidR="002E640C" w:rsidRPr="002E640C" w:rsidRDefault="002E640C" w:rsidP="002E640C">
      <w:pPr>
        <w:shd w:val="clear" w:color="auto" w:fill="FFFFFF"/>
        <w:spacing w:after="0" w:line="240" w:lineRule="auto"/>
        <w:rPr>
          <w:rFonts w:ascii="Times New Roman" w:hAnsi="Times New Roman" w:cs="Times New Roman"/>
          <w:sz w:val="20"/>
          <w:szCs w:val="20"/>
        </w:rPr>
      </w:pPr>
      <w:r w:rsidRPr="002E640C">
        <w:rPr>
          <w:rFonts w:ascii="Times New Roman" w:hAnsi="Times New Roman" w:cs="Times New Roman"/>
          <w:noProof/>
          <w:sz w:val="20"/>
          <w:szCs w:val="20"/>
          <w:lang w:eastAsia="en-IN" w:bidi="hi-IN"/>
        </w:rPr>
        <w:lastRenderedPageBreak/>
        <w:drawing>
          <wp:inline distT="0" distB="0" distL="0" distR="0">
            <wp:extent cx="5944428" cy="2724015"/>
            <wp:effectExtent l="19050" t="0" r="0" b="0"/>
            <wp:docPr id="137" name="Picture 137" descr="LRU list for process det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RU list for process determination"/>
                    <pic:cNvPicPr>
                      <a:picLocks noChangeAspect="1" noChangeArrowheads="1"/>
                    </pic:cNvPicPr>
                  </pic:nvPicPr>
                  <pic:blipFill>
                    <a:blip r:embed="rId46"/>
                    <a:srcRect/>
                    <a:stretch>
                      <a:fillRect/>
                    </a:stretch>
                  </pic:blipFill>
                  <pic:spPr bwMode="auto">
                    <a:xfrm>
                      <a:off x="0" y="0"/>
                      <a:ext cx="5948019" cy="2725660"/>
                    </a:xfrm>
                    <a:prstGeom prst="rect">
                      <a:avLst/>
                    </a:prstGeom>
                    <a:noFill/>
                    <a:ln w="9525">
                      <a:noFill/>
                      <a:miter lim="800000"/>
                      <a:headEnd/>
                      <a:tailEnd/>
                    </a:ln>
                  </pic:spPr>
                </pic:pic>
              </a:graphicData>
            </a:graphic>
          </wp:inline>
        </w:drawing>
      </w:r>
    </w:p>
    <w:p w:rsidR="00862345" w:rsidRPr="00862345" w:rsidRDefault="00862345" w:rsidP="002E640C">
      <w:pPr>
        <w:pStyle w:val="Heading3"/>
        <w:shd w:val="clear" w:color="auto" w:fill="FFFFFF"/>
        <w:spacing w:before="0" w:line="240" w:lineRule="auto"/>
        <w:rPr>
          <w:rFonts w:ascii="Times New Roman" w:hAnsi="Times New Roman" w:cs="Times New Roman"/>
          <w:b w:val="0"/>
          <w:bCs w:val="0"/>
          <w:color w:val="BA3925"/>
          <w:sz w:val="24"/>
          <w:szCs w:val="24"/>
        </w:rPr>
      </w:pPr>
    </w:p>
    <w:p w:rsidR="002E640C" w:rsidRPr="00862345" w:rsidRDefault="00EA43E9" w:rsidP="002E640C">
      <w:pPr>
        <w:pStyle w:val="Heading3"/>
        <w:shd w:val="clear" w:color="auto" w:fill="FFFFFF"/>
        <w:spacing w:before="0" w:line="240" w:lineRule="auto"/>
        <w:rPr>
          <w:rFonts w:ascii="Times New Roman" w:hAnsi="Times New Roman" w:cs="Times New Roman"/>
          <w:b w:val="0"/>
          <w:bCs w:val="0"/>
          <w:color w:val="BA3925"/>
          <w:sz w:val="24"/>
          <w:szCs w:val="24"/>
        </w:rPr>
      </w:pPr>
      <w:hyperlink r:id="rId47" w:anchor="application" w:history="1">
        <w:r w:rsidR="002E640C" w:rsidRPr="00862345">
          <w:rPr>
            <w:rStyle w:val="Hyperlink"/>
            <w:rFonts w:ascii="Times New Roman" w:hAnsi="Times New Roman" w:cs="Times New Roman"/>
            <w:color w:val="28373C"/>
            <w:sz w:val="24"/>
            <w:szCs w:val="24"/>
          </w:rPr>
          <w:t>Application</w:t>
        </w:r>
      </w:hyperlink>
    </w:p>
    <w:p w:rsidR="00862345"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 xml:space="preserve">The </w:t>
      </w:r>
      <w:r w:rsidRPr="00862345">
        <w:rPr>
          <w:b/>
          <w:spacing w:val="-1"/>
          <w:sz w:val="28"/>
          <w:szCs w:val="28"/>
          <w:highlight w:val="green"/>
        </w:rPr>
        <w:t>application object</w:t>
      </w:r>
      <w:r w:rsidRPr="00862345">
        <w:rPr>
          <w:spacing w:val="-1"/>
          <w:sz w:val="20"/>
          <w:szCs w:val="20"/>
          <w:highlight w:val="green"/>
        </w:rPr>
        <w:t xml:space="preserve"> is created before any of your Android components</w:t>
      </w:r>
      <w:r w:rsidRPr="002E640C">
        <w:rPr>
          <w:spacing w:val="-1"/>
          <w:sz w:val="20"/>
          <w:szCs w:val="20"/>
        </w:rPr>
        <w:t xml:space="preserve"> are started. If you do not specify one in your</w:t>
      </w:r>
      <w:r w:rsidRPr="002E640C">
        <w:rPr>
          <w:rStyle w:val="apple-converted-space"/>
          <w:spacing w:val="-1"/>
          <w:sz w:val="20"/>
          <w:szCs w:val="20"/>
        </w:rPr>
        <w:t> </w:t>
      </w:r>
      <w:r w:rsidRPr="00862345">
        <w:rPr>
          <w:rStyle w:val="Emphasis"/>
          <w:b/>
          <w:spacing w:val="-1"/>
          <w:sz w:val="20"/>
          <w:szCs w:val="20"/>
        </w:rPr>
        <w:t>AndroidManifest.xml</w:t>
      </w:r>
      <w:r w:rsidRPr="002E640C">
        <w:rPr>
          <w:rStyle w:val="apple-converted-space"/>
          <w:spacing w:val="-1"/>
          <w:sz w:val="20"/>
          <w:szCs w:val="20"/>
        </w:rPr>
        <w:t> </w:t>
      </w:r>
      <w:r w:rsidRPr="002E640C">
        <w:rPr>
          <w:spacing w:val="-1"/>
          <w:sz w:val="20"/>
          <w:szCs w:val="20"/>
        </w:rPr>
        <w:t xml:space="preserve">file, the Android system </w:t>
      </w:r>
      <w:r w:rsidRPr="00862345">
        <w:rPr>
          <w:spacing w:val="-1"/>
          <w:sz w:val="20"/>
          <w:szCs w:val="20"/>
          <w:highlight w:val="yellow"/>
        </w:rPr>
        <w:t>creates a default object for you</w:t>
      </w:r>
      <w:r w:rsidRPr="002E640C">
        <w:rPr>
          <w:spacing w:val="-1"/>
          <w:sz w:val="20"/>
          <w:szCs w:val="20"/>
        </w:rPr>
        <w:t>.</w:t>
      </w:r>
    </w:p>
    <w:p w:rsidR="00862345" w:rsidRDefault="00862345" w:rsidP="002E640C">
      <w:pPr>
        <w:pStyle w:val="NormalWeb"/>
        <w:shd w:val="clear" w:color="auto" w:fill="FFFFFF"/>
        <w:spacing w:before="0" w:beforeAutospacing="0" w:after="0" w:afterAutospacing="0"/>
        <w:rPr>
          <w:spacing w:val="-1"/>
          <w:sz w:val="20"/>
          <w:szCs w:val="20"/>
        </w:rPr>
      </w:pPr>
    </w:p>
    <w:p w:rsidR="00862345"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 xml:space="preserve">It is started in a new process with </w:t>
      </w:r>
      <w:r w:rsidRPr="00862345">
        <w:rPr>
          <w:b/>
          <w:spacing w:val="-1"/>
          <w:sz w:val="20"/>
          <w:szCs w:val="20"/>
        </w:rPr>
        <w:t>a unique ID</w:t>
      </w:r>
      <w:r w:rsidRPr="002E640C">
        <w:rPr>
          <w:spacing w:val="-1"/>
          <w:sz w:val="20"/>
          <w:szCs w:val="20"/>
        </w:rPr>
        <w:t xml:space="preserve"> under a unique user. </w:t>
      </w:r>
    </w:p>
    <w:p w:rsidR="00862345" w:rsidRDefault="00862345" w:rsidP="002E640C">
      <w:pPr>
        <w:pStyle w:val="NormalWeb"/>
        <w:shd w:val="clear" w:color="auto" w:fill="FFFFFF"/>
        <w:spacing w:before="0" w:beforeAutospacing="0" w:after="0" w:afterAutospacing="0"/>
        <w:rPr>
          <w:spacing w:val="-1"/>
          <w:sz w:val="20"/>
          <w:szCs w:val="20"/>
        </w:rPr>
      </w:pPr>
    </w:p>
    <w:p w:rsidR="002E640C" w:rsidRPr="002E640C"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 xml:space="preserve">This object provides the following </w:t>
      </w:r>
      <w:r w:rsidRPr="00862345">
        <w:rPr>
          <w:spacing w:val="-1"/>
          <w:sz w:val="20"/>
          <w:szCs w:val="20"/>
          <w:highlight w:val="yellow"/>
        </w:rPr>
        <w:t>main life-cycle</w:t>
      </w:r>
      <w:r w:rsidRPr="002E640C">
        <w:rPr>
          <w:spacing w:val="-1"/>
          <w:sz w:val="20"/>
          <w:szCs w:val="20"/>
        </w:rPr>
        <w:t xml:space="preserve"> methods:</w:t>
      </w:r>
    </w:p>
    <w:p w:rsidR="002E640C" w:rsidRPr="002E640C" w:rsidRDefault="002E640C" w:rsidP="003E3ED9">
      <w:pPr>
        <w:pStyle w:val="NormalWeb"/>
        <w:numPr>
          <w:ilvl w:val="0"/>
          <w:numId w:val="63"/>
        </w:numPr>
        <w:shd w:val="clear" w:color="auto" w:fill="FFFFFF"/>
        <w:spacing w:before="0" w:beforeAutospacing="0" w:after="0" w:afterAutospacing="0"/>
        <w:ind w:left="360"/>
        <w:rPr>
          <w:spacing w:val="-1"/>
          <w:sz w:val="20"/>
          <w:szCs w:val="20"/>
        </w:rPr>
      </w:pPr>
      <w:r w:rsidRPr="00862345">
        <w:rPr>
          <w:rStyle w:val="HTMLCode"/>
          <w:rFonts w:ascii="Times New Roman" w:hAnsi="Times New Roman" w:cs="Times New Roman"/>
          <w:b/>
          <w:shd w:val="clear" w:color="auto" w:fill="F7F7F8"/>
        </w:rPr>
        <w:t>onCreate()</w:t>
      </w:r>
      <w:r w:rsidRPr="002E640C">
        <w:rPr>
          <w:rStyle w:val="apple-converted-space"/>
          <w:spacing w:val="-1"/>
          <w:sz w:val="20"/>
          <w:szCs w:val="20"/>
        </w:rPr>
        <w:t> </w:t>
      </w:r>
      <w:r w:rsidRPr="002E640C">
        <w:rPr>
          <w:spacing w:val="-1"/>
          <w:sz w:val="20"/>
          <w:szCs w:val="20"/>
        </w:rPr>
        <w:t>- called before the first components of the application starts</w:t>
      </w:r>
    </w:p>
    <w:p w:rsidR="002E640C" w:rsidRPr="002E640C" w:rsidRDefault="002E640C" w:rsidP="003E3ED9">
      <w:pPr>
        <w:pStyle w:val="NormalWeb"/>
        <w:numPr>
          <w:ilvl w:val="0"/>
          <w:numId w:val="63"/>
        </w:numPr>
        <w:shd w:val="clear" w:color="auto" w:fill="FFFFFF"/>
        <w:spacing w:before="0" w:beforeAutospacing="0" w:after="0" w:afterAutospacing="0"/>
        <w:ind w:left="360"/>
        <w:rPr>
          <w:spacing w:val="-1"/>
          <w:sz w:val="20"/>
          <w:szCs w:val="20"/>
        </w:rPr>
      </w:pPr>
      <w:r w:rsidRPr="00862345">
        <w:rPr>
          <w:rStyle w:val="HTMLCode"/>
          <w:rFonts w:ascii="Times New Roman" w:hAnsi="Times New Roman" w:cs="Times New Roman"/>
          <w:b/>
          <w:shd w:val="clear" w:color="auto" w:fill="F7F7F8"/>
        </w:rPr>
        <w:t>onLowMemory()</w:t>
      </w:r>
      <w:r w:rsidRPr="002E640C">
        <w:rPr>
          <w:rStyle w:val="apple-converted-space"/>
          <w:spacing w:val="-1"/>
          <w:sz w:val="20"/>
          <w:szCs w:val="20"/>
        </w:rPr>
        <w:t> </w:t>
      </w:r>
      <w:r w:rsidRPr="002E640C">
        <w:rPr>
          <w:spacing w:val="-1"/>
          <w:sz w:val="20"/>
          <w:szCs w:val="20"/>
        </w:rPr>
        <w:t>- called when the Android system requests that the application cleans up memory</w:t>
      </w:r>
    </w:p>
    <w:p w:rsidR="002E640C" w:rsidRPr="002E640C" w:rsidRDefault="002E640C" w:rsidP="003E3ED9">
      <w:pPr>
        <w:pStyle w:val="NormalWeb"/>
        <w:numPr>
          <w:ilvl w:val="0"/>
          <w:numId w:val="63"/>
        </w:numPr>
        <w:shd w:val="clear" w:color="auto" w:fill="FFFFFF"/>
        <w:spacing w:before="0" w:beforeAutospacing="0" w:after="0" w:afterAutospacing="0"/>
        <w:ind w:left="360"/>
        <w:rPr>
          <w:spacing w:val="-1"/>
          <w:sz w:val="20"/>
          <w:szCs w:val="20"/>
        </w:rPr>
      </w:pPr>
      <w:r w:rsidRPr="00862345">
        <w:rPr>
          <w:rStyle w:val="HTMLCode"/>
          <w:rFonts w:ascii="Times New Roman" w:hAnsi="Times New Roman" w:cs="Times New Roman"/>
          <w:b/>
          <w:shd w:val="clear" w:color="auto" w:fill="F7F7F8"/>
        </w:rPr>
        <w:t>onTrimMemory()</w:t>
      </w:r>
      <w:r w:rsidRPr="002E640C">
        <w:rPr>
          <w:rStyle w:val="apple-converted-space"/>
          <w:spacing w:val="-1"/>
          <w:sz w:val="20"/>
          <w:szCs w:val="20"/>
        </w:rPr>
        <w:t> </w:t>
      </w:r>
      <w:r w:rsidRPr="002E640C">
        <w:rPr>
          <w:spacing w:val="-1"/>
          <w:sz w:val="20"/>
          <w:szCs w:val="20"/>
        </w:rPr>
        <w:t>- called when the Android system requests that the application cleans up memory. This message includes an indicator in which position the application is. For example the constant TRIM_MEMORY_MODERATE indicates that the process is around the middle of the background LRU list; freeing memory can help the system keep other processes running later in the list for better overall performance.</w:t>
      </w:r>
    </w:p>
    <w:p w:rsidR="002E640C" w:rsidRPr="002E640C" w:rsidRDefault="002E640C" w:rsidP="003E3ED9">
      <w:pPr>
        <w:pStyle w:val="NormalWeb"/>
        <w:numPr>
          <w:ilvl w:val="0"/>
          <w:numId w:val="63"/>
        </w:numPr>
        <w:shd w:val="clear" w:color="auto" w:fill="FFFFFF"/>
        <w:spacing w:before="0" w:beforeAutospacing="0" w:after="0" w:afterAutospacing="0"/>
        <w:ind w:left="360"/>
        <w:rPr>
          <w:spacing w:val="-1"/>
          <w:sz w:val="20"/>
          <w:szCs w:val="20"/>
        </w:rPr>
      </w:pPr>
      <w:r w:rsidRPr="00862345">
        <w:rPr>
          <w:rStyle w:val="HTMLCode"/>
          <w:rFonts w:ascii="Times New Roman" w:hAnsi="Times New Roman" w:cs="Times New Roman"/>
          <w:b/>
          <w:shd w:val="clear" w:color="auto" w:fill="F7F7F8"/>
        </w:rPr>
        <w:t>onTerminate()</w:t>
      </w:r>
      <w:r w:rsidRPr="00862345">
        <w:rPr>
          <w:rStyle w:val="apple-converted-space"/>
          <w:b/>
          <w:spacing w:val="-1"/>
          <w:sz w:val="20"/>
          <w:szCs w:val="20"/>
        </w:rPr>
        <w:t> </w:t>
      </w:r>
      <w:r w:rsidRPr="00862345">
        <w:rPr>
          <w:b/>
          <w:spacing w:val="-1"/>
          <w:sz w:val="20"/>
          <w:szCs w:val="20"/>
        </w:rPr>
        <w:t>-</w:t>
      </w:r>
      <w:r w:rsidRPr="002E640C">
        <w:rPr>
          <w:spacing w:val="-1"/>
          <w:sz w:val="20"/>
          <w:szCs w:val="20"/>
        </w:rPr>
        <w:t xml:space="preserve"> only for testing, not called in production</w:t>
      </w:r>
    </w:p>
    <w:p w:rsidR="002E640C" w:rsidRPr="002E640C" w:rsidRDefault="002E640C" w:rsidP="003E3ED9">
      <w:pPr>
        <w:pStyle w:val="NormalWeb"/>
        <w:numPr>
          <w:ilvl w:val="0"/>
          <w:numId w:val="63"/>
        </w:numPr>
        <w:shd w:val="clear" w:color="auto" w:fill="FFFFFF"/>
        <w:spacing w:before="0" w:beforeAutospacing="0" w:after="0" w:afterAutospacing="0"/>
        <w:ind w:left="360"/>
        <w:rPr>
          <w:spacing w:val="-1"/>
          <w:sz w:val="20"/>
          <w:szCs w:val="20"/>
        </w:rPr>
      </w:pPr>
      <w:r w:rsidRPr="00862345">
        <w:rPr>
          <w:rStyle w:val="HTMLCode"/>
          <w:rFonts w:ascii="Times New Roman" w:hAnsi="Times New Roman" w:cs="Times New Roman"/>
          <w:shd w:val="clear" w:color="auto" w:fill="F7F7F8"/>
        </w:rPr>
        <w:t>onConfigurationChanged()</w:t>
      </w:r>
      <w:r w:rsidRPr="002E640C">
        <w:rPr>
          <w:rStyle w:val="apple-converted-space"/>
          <w:spacing w:val="-1"/>
          <w:sz w:val="20"/>
          <w:szCs w:val="20"/>
        </w:rPr>
        <w:t> </w:t>
      </w:r>
      <w:r w:rsidRPr="002E640C">
        <w:rPr>
          <w:spacing w:val="-1"/>
          <w:sz w:val="20"/>
          <w:szCs w:val="20"/>
        </w:rPr>
        <w:t>- called whenever the configuration changes</w:t>
      </w:r>
    </w:p>
    <w:p w:rsidR="00862345" w:rsidRPr="00862345" w:rsidRDefault="00862345" w:rsidP="002E640C">
      <w:pPr>
        <w:pStyle w:val="NormalWeb"/>
        <w:shd w:val="clear" w:color="auto" w:fill="FFFFFF"/>
        <w:spacing w:before="0" w:beforeAutospacing="0" w:after="0" w:afterAutospacing="0"/>
        <w:rPr>
          <w:spacing w:val="-1"/>
          <w:sz w:val="16"/>
          <w:szCs w:val="16"/>
        </w:rPr>
      </w:pPr>
    </w:p>
    <w:p w:rsidR="002E640C" w:rsidRPr="002E640C" w:rsidRDefault="002E640C" w:rsidP="002E640C">
      <w:pPr>
        <w:pStyle w:val="NormalWeb"/>
        <w:shd w:val="clear" w:color="auto" w:fill="FFFFFF"/>
        <w:spacing w:before="0" w:beforeAutospacing="0" w:after="0" w:afterAutospacing="0"/>
        <w:rPr>
          <w:spacing w:val="-1"/>
          <w:sz w:val="20"/>
          <w:szCs w:val="20"/>
        </w:rPr>
      </w:pPr>
      <w:r w:rsidRPr="002E640C">
        <w:rPr>
          <w:spacing w:val="-1"/>
          <w:sz w:val="20"/>
          <w:szCs w:val="20"/>
        </w:rPr>
        <w:t xml:space="preserve">The </w:t>
      </w:r>
      <w:r w:rsidRPr="00862345">
        <w:rPr>
          <w:b/>
          <w:spacing w:val="-1"/>
          <w:sz w:val="20"/>
          <w:szCs w:val="20"/>
        </w:rPr>
        <w:t>application object starts before</w:t>
      </w:r>
      <w:r w:rsidRPr="002E640C">
        <w:rPr>
          <w:spacing w:val="-1"/>
          <w:sz w:val="20"/>
          <w:szCs w:val="20"/>
        </w:rPr>
        <w:t xml:space="preserve"> any component and runs at least as long as another component of the application runs.</w:t>
      </w:r>
    </w:p>
    <w:p w:rsidR="00862345" w:rsidRPr="00862345" w:rsidRDefault="00862345" w:rsidP="00E60EA8">
      <w:pPr>
        <w:pStyle w:val="NormalWeb"/>
        <w:shd w:val="clear" w:color="auto" w:fill="FFFFFF"/>
        <w:spacing w:before="0" w:beforeAutospacing="0" w:after="0" w:afterAutospacing="0"/>
        <w:rPr>
          <w:rFonts w:ascii="Roboto" w:hAnsi="Roboto"/>
          <w:b/>
          <w:sz w:val="16"/>
          <w:szCs w:val="16"/>
        </w:rPr>
      </w:pPr>
    </w:p>
    <w:p w:rsidR="00E60EA8" w:rsidRDefault="00E60EA8" w:rsidP="00E60EA8">
      <w:pPr>
        <w:pStyle w:val="NormalWeb"/>
        <w:shd w:val="clear" w:color="auto" w:fill="FFFFFF"/>
        <w:spacing w:before="0" w:beforeAutospacing="0" w:after="0" w:afterAutospacing="0"/>
        <w:rPr>
          <w:rFonts w:ascii="Roboto" w:hAnsi="Roboto"/>
          <w:sz w:val="22"/>
          <w:szCs w:val="22"/>
        </w:rPr>
      </w:pPr>
      <w:r w:rsidRPr="00862345">
        <w:rPr>
          <w:b/>
          <w:sz w:val="20"/>
          <w:szCs w:val="20"/>
        </w:rPr>
        <w:t>Every application</w:t>
      </w:r>
      <w:r w:rsidRPr="00862345">
        <w:rPr>
          <w:sz w:val="20"/>
          <w:szCs w:val="20"/>
        </w:rPr>
        <w:t xml:space="preserve"> must have an</w:t>
      </w:r>
      <w:r w:rsidRPr="00862345">
        <w:rPr>
          <w:rStyle w:val="apple-converted-space"/>
          <w:sz w:val="20"/>
          <w:szCs w:val="20"/>
        </w:rPr>
        <w:t> </w:t>
      </w:r>
      <w:r w:rsidRPr="00862345">
        <w:rPr>
          <w:rStyle w:val="HTMLCode"/>
          <w:rFonts w:ascii="Times New Roman" w:hAnsi="Times New Roman" w:cs="Times New Roman"/>
          <w:b/>
        </w:rPr>
        <w:t>AndroidManifest.xml</w:t>
      </w:r>
      <w:r w:rsidRPr="00862345">
        <w:rPr>
          <w:rStyle w:val="apple-converted-space"/>
          <w:sz w:val="20"/>
          <w:szCs w:val="20"/>
        </w:rPr>
        <w:t> </w:t>
      </w:r>
      <w:r w:rsidRPr="00862345">
        <w:rPr>
          <w:sz w:val="20"/>
          <w:szCs w:val="20"/>
        </w:rPr>
        <w:t>file (with precisely that name) in its root directory.</w:t>
      </w:r>
      <w:r w:rsidRPr="00862345">
        <w:rPr>
          <w:rStyle w:val="apple-converted-space"/>
          <w:sz w:val="20"/>
          <w:szCs w:val="20"/>
        </w:rPr>
        <w:t> </w:t>
      </w:r>
      <w:r w:rsidRPr="00862345">
        <w:rPr>
          <w:b/>
          <w:sz w:val="20"/>
          <w:szCs w:val="20"/>
        </w:rPr>
        <w:t>The manifest file</w:t>
      </w:r>
      <w:r w:rsidRPr="00862345">
        <w:rPr>
          <w:sz w:val="20"/>
          <w:szCs w:val="20"/>
        </w:rPr>
        <w:t xml:space="preserve"> provides essential information about your app to the Android system, which the system must have before it can run any of the app's code</w:t>
      </w:r>
      <w:r w:rsidRPr="00E60EA8">
        <w:rPr>
          <w:rFonts w:ascii="Roboto" w:hAnsi="Roboto"/>
          <w:sz w:val="22"/>
          <w:szCs w:val="22"/>
        </w:rPr>
        <w:t>.</w:t>
      </w:r>
    </w:p>
    <w:p w:rsidR="00E60EA8" w:rsidRPr="00862345" w:rsidRDefault="00E60EA8" w:rsidP="00E60EA8">
      <w:pPr>
        <w:pStyle w:val="NormalWeb"/>
        <w:shd w:val="clear" w:color="auto" w:fill="FFFFFF"/>
        <w:spacing w:before="0" w:beforeAutospacing="0" w:after="0" w:afterAutospacing="0"/>
        <w:rPr>
          <w:rFonts w:ascii="Roboto" w:hAnsi="Roboto"/>
          <w:sz w:val="16"/>
          <w:szCs w:val="16"/>
        </w:rPr>
      </w:pPr>
    </w:p>
    <w:p w:rsidR="00E60EA8" w:rsidRPr="00E60EA8" w:rsidRDefault="00E60EA8" w:rsidP="00E60EA8">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Among </w:t>
      </w:r>
      <w:r w:rsidRPr="00862345">
        <w:rPr>
          <w:rFonts w:ascii="Roboto" w:hAnsi="Roboto"/>
          <w:sz w:val="19"/>
          <w:szCs w:val="19"/>
          <w:highlight w:val="yellow"/>
        </w:rPr>
        <w:t>other things</w:t>
      </w:r>
      <w:r w:rsidRPr="00E60EA8">
        <w:rPr>
          <w:rFonts w:ascii="Roboto" w:hAnsi="Roboto"/>
          <w:sz w:val="19"/>
          <w:szCs w:val="19"/>
        </w:rPr>
        <w:t>, the manifest file does the following:</w:t>
      </w:r>
    </w:p>
    <w:p w:rsidR="00E60EA8" w:rsidRPr="00E60EA8" w:rsidRDefault="00E60EA8" w:rsidP="003E3ED9">
      <w:pPr>
        <w:numPr>
          <w:ilvl w:val="0"/>
          <w:numId w:val="56"/>
        </w:numPr>
        <w:shd w:val="clear" w:color="auto" w:fill="FFFFFF"/>
        <w:spacing w:after="0" w:line="240" w:lineRule="auto"/>
        <w:ind w:left="272"/>
        <w:rPr>
          <w:rFonts w:ascii="Roboto" w:hAnsi="Roboto"/>
          <w:sz w:val="19"/>
          <w:szCs w:val="19"/>
        </w:rPr>
      </w:pPr>
      <w:r w:rsidRPr="00E60EA8">
        <w:rPr>
          <w:rFonts w:ascii="Roboto" w:hAnsi="Roboto"/>
          <w:sz w:val="19"/>
          <w:szCs w:val="19"/>
        </w:rPr>
        <w:t xml:space="preserve">It names the </w:t>
      </w:r>
      <w:r w:rsidRPr="00E60EA8">
        <w:rPr>
          <w:rFonts w:ascii="Roboto" w:hAnsi="Roboto"/>
          <w:sz w:val="19"/>
          <w:szCs w:val="19"/>
          <w:highlight w:val="yellow"/>
        </w:rPr>
        <w:t>Java package</w:t>
      </w:r>
      <w:r w:rsidRPr="00E60EA8">
        <w:rPr>
          <w:rFonts w:ascii="Roboto" w:hAnsi="Roboto"/>
          <w:sz w:val="19"/>
          <w:szCs w:val="19"/>
        </w:rPr>
        <w:t xml:space="preserve"> for the application. The package name serves as a unique identifier for the application.</w:t>
      </w:r>
    </w:p>
    <w:p w:rsidR="00E60EA8" w:rsidRPr="00E60EA8" w:rsidRDefault="00E60EA8" w:rsidP="003E3ED9">
      <w:pPr>
        <w:numPr>
          <w:ilvl w:val="0"/>
          <w:numId w:val="56"/>
        </w:numPr>
        <w:shd w:val="clear" w:color="auto" w:fill="FFFFFF"/>
        <w:spacing w:after="0" w:line="240" w:lineRule="auto"/>
        <w:ind w:left="272"/>
        <w:rPr>
          <w:rFonts w:ascii="Roboto" w:hAnsi="Roboto"/>
          <w:sz w:val="19"/>
          <w:szCs w:val="19"/>
        </w:rPr>
      </w:pPr>
      <w:r w:rsidRPr="00E60EA8">
        <w:rPr>
          <w:rFonts w:ascii="Roboto" w:hAnsi="Roboto"/>
          <w:sz w:val="19"/>
          <w:szCs w:val="19"/>
        </w:rPr>
        <w:t xml:space="preserve">It describes the </w:t>
      </w:r>
      <w:r w:rsidRPr="00E60EA8">
        <w:rPr>
          <w:rFonts w:ascii="Roboto" w:hAnsi="Roboto"/>
          <w:sz w:val="19"/>
          <w:szCs w:val="19"/>
          <w:highlight w:val="yellow"/>
        </w:rPr>
        <w:t>components of the application</w:t>
      </w:r>
      <w:r w:rsidRPr="00E60EA8">
        <w:rPr>
          <w:rFonts w:ascii="Roboto" w:hAnsi="Roboto"/>
          <w:sz w:val="19"/>
          <w:szCs w:val="19"/>
        </w:rPr>
        <w:t>, which include the activities, services, broadcast receivers, and content providers that compose the application. It also names the classes that implement each of the components and publishes their capabilities, such as the</w:t>
      </w:r>
      <w:r w:rsidRPr="00E60EA8">
        <w:rPr>
          <w:rStyle w:val="apple-converted-space"/>
          <w:rFonts w:ascii="Roboto" w:hAnsi="Roboto"/>
          <w:sz w:val="19"/>
          <w:szCs w:val="19"/>
        </w:rPr>
        <w:t> </w:t>
      </w:r>
      <w:hyperlink r:id="rId48" w:history="1">
        <w:r w:rsidRPr="00E60EA8">
          <w:rPr>
            <w:rStyle w:val="Hyperlink"/>
            <w:rFonts w:ascii="Consolas" w:hAnsi="Consolas" w:cs="Courier New"/>
            <w:color w:val="auto"/>
            <w:sz w:val="18"/>
            <w:szCs w:val="18"/>
          </w:rPr>
          <w:t>Intent</w:t>
        </w:r>
      </w:hyperlink>
      <w:r w:rsidRPr="00E60EA8">
        <w:rPr>
          <w:rStyle w:val="apple-converted-space"/>
          <w:rFonts w:ascii="Roboto" w:hAnsi="Roboto"/>
          <w:sz w:val="19"/>
          <w:szCs w:val="19"/>
        </w:rPr>
        <w:t> </w:t>
      </w:r>
      <w:r w:rsidRPr="00E60EA8">
        <w:rPr>
          <w:rFonts w:ascii="Roboto" w:hAnsi="Roboto"/>
          <w:sz w:val="19"/>
          <w:szCs w:val="19"/>
        </w:rPr>
        <w:t>messages that they can handle. These declarations inform the Android system of the components and the conditions in which they can be launched.</w:t>
      </w:r>
    </w:p>
    <w:p w:rsidR="00E60EA8" w:rsidRPr="00E60EA8" w:rsidRDefault="00E60EA8" w:rsidP="003E3ED9">
      <w:pPr>
        <w:numPr>
          <w:ilvl w:val="0"/>
          <w:numId w:val="56"/>
        </w:numPr>
        <w:shd w:val="clear" w:color="auto" w:fill="FFFFFF"/>
        <w:spacing w:after="0" w:line="240" w:lineRule="auto"/>
        <w:ind w:left="272"/>
        <w:rPr>
          <w:rFonts w:ascii="Roboto" w:hAnsi="Roboto"/>
          <w:sz w:val="19"/>
          <w:szCs w:val="19"/>
        </w:rPr>
      </w:pPr>
      <w:r w:rsidRPr="00E60EA8">
        <w:rPr>
          <w:rFonts w:ascii="Roboto" w:hAnsi="Roboto"/>
          <w:sz w:val="19"/>
          <w:szCs w:val="19"/>
        </w:rPr>
        <w:t xml:space="preserve">It determines the </w:t>
      </w:r>
      <w:r w:rsidRPr="00E60EA8">
        <w:rPr>
          <w:rFonts w:ascii="Roboto" w:hAnsi="Roboto"/>
          <w:sz w:val="19"/>
          <w:szCs w:val="19"/>
          <w:highlight w:val="yellow"/>
        </w:rPr>
        <w:t>processes that host</w:t>
      </w:r>
      <w:r w:rsidRPr="00E60EA8">
        <w:rPr>
          <w:rFonts w:ascii="Roboto" w:hAnsi="Roboto"/>
          <w:sz w:val="19"/>
          <w:szCs w:val="19"/>
        </w:rPr>
        <w:t xml:space="preserve"> the application components.</w:t>
      </w:r>
    </w:p>
    <w:p w:rsidR="00E60EA8" w:rsidRPr="00E60EA8" w:rsidRDefault="00E60EA8" w:rsidP="003E3ED9">
      <w:pPr>
        <w:numPr>
          <w:ilvl w:val="0"/>
          <w:numId w:val="56"/>
        </w:numPr>
        <w:shd w:val="clear" w:color="auto" w:fill="FFFFFF"/>
        <w:spacing w:after="0" w:line="240" w:lineRule="auto"/>
        <w:ind w:left="272"/>
        <w:rPr>
          <w:rFonts w:ascii="Roboto" w:hAnsi="Roboto"/>
          <w:sz w:val="19"/>
          <w:szCs w:val="19"/>
        </w:rPr>
      </w:pPr>
      <w:r w:rsidRPr="00E60EA8">
        <w:rPr>
          <w:rFonts w:ascii="Roboto" w:hAnsi="Roboto"/>
          <w:sz w:val="19"/>
          <w:szCs w:val="19"/>
        </w:rPr>
        <w:t xml:space="preserve">It declares the </w:t>
      </w:r>
      <w:r w:rsidRPr="00E60EA8">
        <w:rPr>
          <w:rFonts w:ascii="Roboto" w:hAnsi="Roboto"/>
          <w:b/>
          <w:sz w:val="19"/>
          <w:szCs w:val="19"/>
        </w:rPr>
        <w:t>permissions that the application</w:t>
      </w:r>
      <w:r w:rsidRPr="00E60EA8">
        <w:rPr>
          <w:rFonts w:ascii="Roboto" w:hAnsi="Roboto"/>
          <w:sz w:val="19"/>
          <w:szCs w:val="19"/>
        </w:rPr>
        <w:t xml:space="preserve"> must have in order to access protected parts of the API and interact with other applications. It also declares the permissions that others are required to have in order to interact with the application's components.</w:t>
      </w:r>
    </w:p>
    <w:p w:rsidR="00E60EA8" w:rsidRPr="00E60EA8" w:rsidRDefault="00E60EA8" w:rsidP="003E3ED9">
      <w:pPr>
        <w:numPr>
          <w:ilvl w:val="0"/>
          <w:numId w:val="56"/>
        </w:numPr>
        <w:shd w:val="clear" w:color="auto" w:fill="FFFFFF"/>
        <w:spacing w:after="0" w:line="240" w:lineRule="auto"/>
        <w:ind w:left="272"/>
        <w:rPr>
          <w:rFonts w:ascii="Roboto" w:hAnsi="Roboto"/>
          <w:sz w:val="19"/>
          <w:szCs w:val="19"/>
        </w:rPr>
      </w:pPr>
      <w:r w:rsidRPr="00E60EA8">
        <w:rPr>
          <w:rFonts w:ascii="Roboto" w:hAnsi="Roboto"/>
          <w:sz w:val="19"/>
          <w:szCs w:val="19"/>
        </w:rPr>
        <w:t>It lists the</w:t>
      </w:r>
      <w:r w:rsidRPr="00E60EA8">
        <w:rPr>
          <w:rStyle w:val="apple-converted-space"/>
          <w:rFonts w:ascii="Roboto" w:hAnsi="Roboto"/>
          <w:sz w:val="19"/>
          <w:szCs w:val="19"/>
        </w:rPr>
        <w:t> </w:t>
      </w:r>
      <w:r w:rsidRPr="00862345">
        <w:rPr>
          <w:rStyle w:val="HTMLCode"/>
          <w:rFonts w:ascii="Consolas" w:eastAsiaTheme="minorHAnsi" w:hAnsi="Consolas"/>
          <w:b/>
          <w:sz w:val="18"/>
          <w:szCs w:val="18"/>
        </w:rPr>
        <w:t>Instrumentation</w:t>
      </w:r>
      <w:r w:rsidRPr="00862345">
        <w:rPr>
          <w:rStyle w:val="apple-converted-space"/>
          <w:rFonts w:ascii="Roboto" w:hAnsi="Roboto"/>
          <w:sz w:val="19"/>
          <w:szCs w:val="19"/>
        </w:rPr>
        <w:t> </w:t>
      </w:r>
      <w:r w:rsidRPr="00862345">
        <w:rPr>
          <w:rFonts w:ascii="Roboto" w:hAnsi="Roboto"/>
          <w:sz w:val="19"/>
          <w:szCs w:val="19"/>
          <w:highlight w:val="green"/>
        </w:rPr>
        <w:t>classes</w:t>
      </w:r>
      <w:r w:rsidRPr="00E60EA8">
        <w:rPr>
          <w:rFonts w:ascii="Roboto" w:hAnsi="Roboto"/>
          <w:sz w:val="19"/>
          <w:szCs w:val="19"/>
        </w:rPr>
        <w:t xml:space="preserve"> that provide profiling and other information as the application runs. These declarations are present in the manifest only while the application is being developed and are removed before the application is published.</w:t>
      </w:r>
    </w:p>
    <w:p w:rsidR="00E60EA8" w:rsidRPr="00E60EA8" w:rsidRDefault="00E60EA8" w:rsidP="003E3ED9">
      <w:pPr>
        <w:numPr>
          <w:ilvl w:val="0"/>
          <w:numId w:val="56"/>
        </w:numPr>
        <w:shd w:val="clear" w:color="auto" w:fill="FFFFFF"/>
        <w:spacing w:after="0" w:line="240" w:lineRule="auto"/>
        <w:ind w:left="272"/>
        <w:rPr>
          <w:rFonts w:ascii="Roboto" w:hAnsi="Roboto"/>
          <w:sz w:val="19"/>
          <w:szCs w:val="19"/>
        </w:rPr>
      </w:pPr>
      <w:r w:rsidRPr="00E60EA8">
        <w:rPr>
          <w:rFonts w:ascii="Roboto" w:hAnsi="Roboto"/>
          <w:sz w:val="19"/>
          <w:szCs w:val="19"/>
        </w:rPr>
        <w:t xml:space="preserve">It declares </w:t>
      </w:r>
      <w:r w:rsidRPr="00862345">
        <w:rPr>
          <w:rFonts w:ascii="Roboto" w:hAnsi="Roboto"/>
          <w:sz w:val="19"/>
          <w:szCs w:val="19"/>
          <w:highlight w:val="green"/>
        </w:rPr>
        <w:t>the minimum level of the Android API</w:t>
      </w:r>
      <w:r w:rsidRPr="00E60EA8">
        <w:rPr>
          <w:rFonts w:ascii="Roboto" w:hAnsi="Roboto"/>
          <w:sz w:val="19"/>
          <w:szCs w:val="19"/>
        </w:rPr>
        <w:t xml:space="preserve"> that the application requires.</w:t>
      </w:r>
    </w:p>
    <w:p w:rsidR="00E60EA8" w:rsidRDefault="00E60EA8" w:rsidP="003E3ED9">
      <w:pPr>
        <w:numPr>
          <w:ilvl w:val="0"/>
          <w:numId w:val="56"/>
        </w:numPr>
        <w:shd w:val="clear" w:color="auto" w:fill="FFFFFF"/>
        <w:spacing w:after="0" w:line="240" w:lineRule="auto"/>
        <w:ind w:left="272"/>
        <w:rPr>
          <w:rFonts w:ascii="Roboto" w:hAnsi="Roboto"/>
          <w:sz w:val="19"/>
          <w:szCs w:val="19"/>
        </w:rPr>
      </w:pPr>
      <w:r w:rsidRPr="00E60EA8">
        <w:rPr>
          <w:rFonts w:ascii="Roboto" w:hAnsi="Roboto"/>
          <w:sz w:val="19"/>
          <w:szCs w:val="19"/>
        </w:rPr>
        <w:t xml:space="preserve">It lists </w:t>
      </w:r>
      <w:r w:rsidRPr="00862345">
        <w:rPr>
          <w:rFonts w:ascii="Roboto" w:hAnsi="Roboto"/>
          <w:sz w:val="19"/>
          <w:szCs w:val="19"/>
          <w:highlight w:val="cyan"/>
        </w:rPr>
        <w:t>the libraries that the application must be linked</w:t>
      </w:r>
      <w:r w:rsidRPr="00E60EA8">
        <w:rPr>
          <w:rFonts w:ascii="Roboto" w:hAnsi="Roboto"/>
          <w:sz w:val="19"/>
          <w:szCs w:val="19"/>
        </w:rPr>
        <w:t xml:space="preserve"> against.</w:t>
      </w:r>
    </w:p>
    <w:p w:rsidR="00E60EA8" w:rsidRPr="00E60EA8" w:rsidRDefault="00E60EA8" w:rsidP="00E60EA8">
      <w:pPr>
        <w:pStyle w:val="Heading2"/>
        <w:shd w:val="clear" w:color="auto" w:fill="FFFFFF"/>
        <w:spacing w:before="0" w:line="240" w:lineRule="auto"/>
        <w:rPr>
          <w:rFonts w:ascii="Times New Roman" w:hAnsi="Times New Roman" w:cs="Times New Roman"/>
          <w:bCs w:val="0"/>
          <w:color w:val="auto"/>
          <w:sz w:val="24"/>
          <w:szCs w:val="24"/>
        </w:rPr>
      </w:pPr>
      <w:r w:rsidRPr="00E60EA8">
        <w:rPr>
          <w:rFonts w:ascii="Times New Roman" w:hAnsi="Times New Roman" w:cs="Times New Roman"/>
          <w:bCs w:val="0"/>
          <w:color w:val="auto"/>
          <w:sz w:val="24"/>
          <w:szCs w:val="24"/>
        </w:rPr>
        <w:lastRenderedPageBreak/>
        <w:t>Manifest file structure</w:t>
      </w:r>
    </w:p>
    <w:p w:rsidR="00E60EA8" w:rsidRPr="00E60EA8" w:rsidRDefault="00E60EA8" w:rsidP="00E60EA8">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highlight w:val="yellow"/>
        </w:rPr>
        <w:t>The code snippet below shows the general structure of the manifest file</w:t>
      </w:r>
      <w:r w:rsidRPr="00E60EA8">
        <w:rPr>
          <w:rFonts w:ascii="Roboto" w:hAnsi="Roboto"/>
          <w:sz w:val="19"/>
          <w:szCs w:val="19"/>
        </w:rPr>
        <w:t xml:space="preserve"> and every element that it can contain. Each element, along with all of its attributes, is fully documented in a separate file.</w:t>
      </w:r>
    </w:p>
    <w:p w:rsidR="00E60EA8" w:rsidRPr="00E60EA8" w:rsidRDefault="00E60EA8" w:rsidP="00E60EA8">
      <w:pPr>
        <w:pStyle w:val="note"/>
        <w:shd w:val="clear" w:color="auto" w:fill="FFFFFF"/>
        <w:spacing w:before="0" w:beforeAutospacing="0" w:after="0" w:afterAutospacing="0"/>
        <w:rPr>
          <w:rFonts w:ascii="Roboto" w:hAnsi="Roboto"/>
          <w:sz w:val="19"/>
          <w:szCs w:val="19"/>
        </w:rPr>
      </w:pPr>
      <w:r w:rsidRPr="00E60EA8">
        <w:rPr>
          <w:rStyle w:val="Strong"/>
          <w:rFonts w:ascii="Roboto" w:hAnsi="Roboto"/>
          <w:sz w:val="19"/>
          <w:szCs w:val="19"/>
        </w:rPr>
        <w:t>Tip</w:t>
      </w:r>
      <w:r w:rsidRPr="00E60EA8">
        <w:rPr>
          <w:rFonts w:ascii="Roboto" w:hAnsi="Roboto"/>
          <w:sz w:val="19"/>
          <w:szCs w:val="19"/>
        </w:rPr>
        <w:t>: To view detailed information about any of the elements that are mentioned within the text of this document, simply click the element name.</w:t>
      </w:r>
    </w:p>
    <w:p w:rsidR="00E60EA8" w:rsidRPr="00E60EA8" w:rsidRDefault="00E60EA8" w:rsidP="00E60EA8">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Here is an example of the manifest file:</w:t>
      </w:r>
    </w:p>
    <w:p w:rsidR="00E60EA8" w:rsidRPr="00E60EA8" w:rsidRDefault="00E60EA8" w:rsidP="00E60EA8">
      <w:pPr>
        <w:pStyle w:val="HTMLPreformatted"/>
        <w:pBdr>
          <w:top w:val="single" w:sz="6" w:space="12" w:color="DDDDDD"/>
          <w:left w:val="single" w:sz="6" w:space="12" w:color="DDDDDD"/>
          <w:bottom w:val="single" w:sz="6" w:space="12" w:color="DDDDDD"/>
          <w:right w:val="single" w:sz="6" w:space="12" w:color="DDDDDD"/>
        </w:pBdr>
        <w:shd w:val="clear" w:color="auto" w:fill="F7F7F7"/>
        <w:rPr>
          <w:rFonts w:ascii="Times New Roman" w:hAnsi="Times New Roman" w:cs="Times New Roman"/>
        </w:rPr>
      </w:pPr>
      <w:r w:rsidRPr="00E60EA8">
        <w:rPr>
          <w:rStyle w:val="pun"/>
          <w:rFonts w:ascii="Times New Roman" w:hAnsi="Times New Roman" w:cs="Times New Roman"/>
        </w:rPr>
        <w:t>&lt;?</w:t>
      </w:r>
      <w:r w:rsidRPr="00E60EA8">
        <w:rPr>
          <w:rStyle w:val="pln"/>
          <w:rFonts w:ascii="Times New Roman" w:hAnsi="Times New Roman" w:cs="Times New Roman"/>
        </w:rPr>
        <w:t>xml version</w:t>
      </w:r>
      <w:r w:rsidRPr="00E60EA8">
        <w:rPr>
          <w:rStyle w:val="pun"/>
          <w:rFonts w:ascii="Times New Roman" w:hAnsi="Times New Roman" w:cs="Times New Roman"/>
        </w:rPr>
        <w:t>=</w:t>
      </w:r>
      <w:r w:rsidRPr="00E60EA8">
        <w:rPr>
          <w:rStyle w:val="str"/>
          <w:rFonts w:ascii="Times New Roman" w:hAnsi="Times New Roman" w:cs="Times New Roman"/>
        </w:rPr>
        <w:t>"1.0"</w:t>
      </w:r>
      <w:r w:rsidRPr="00E60EA8">
        <w:rPr>
          <w:rStyle w:val="pln"/>
          <w:rFonts w:ascii="Times New Roman" w:hAnsi="Times New Roman" w:cs="Times New Roman"/>
        </w:rPr>
        <w:t xml:space="preserve"> encoding</w:t>
      </w:r>
      <w:r w:rsidRPr="00E60EA8">
        <w:rPr>
          <w:rStyle w:val="pun"/>
          <w:rFonts w:ascii="Times New Roman" w:hAnsi="Times New Roman" w:cs="Times New Roman"/>
        </w:rPr>
        <w:t>=</w:t>
      </w:r>
      <w:r w:rsidRPr="00E60EA8">
        <w:rPr>
          <w:rStyle w:val="str"/>
          <w:rFonts w:ascii="Times New Roman" w:hAnsi="Times New Roman" w:cs="Times New Roman"/>
        </w:rPr>
        <w:t>"utf-8"</w:t>
      </w:r>
      <w:r w:rsidRPr="00E60EA8">
        <w:rPr>
          <w:rStyle w:val="pun"/>
          <w:rFonts w:ascii="Times New Roman" w:hAnsi="Times New Roman" w:cs="Times New Roman"/>
        </w:rPr>
        <w:t>?&gt;</w:t>
      </w:r>
      <w:r w:rsidRPr="00E60EA8">
        <w:rPr>
          <w:rFonts w:ascii="Times New Roman" w:hAnsi="Times New Roman" w:cs="Times New Roman"/>
        </w:rPr>
        <w:br/>
      </w:r>
      <w:r w:rsidRPr="00E60EA8">
        <w:rPr>
          <w:rFonts w:ascii="Times New Roman" w:hAnsi="Times New Roman" w:cs="Times New Roman"/>
        </w:rPr>
        <w:br/>
      </w:r>
      <w:hyperlink r:id="rId49" w:history="1">
        <w:r w:rsidRPr="00E60EA8">
          <w:rPr>
            <w:rStyle w:val="tag"/>
            <w:rFonts w:ascii="Times New Roman" w:hAnsi="Times New Roman" w:cs="Times New Roman"/>
          </w:rPr>
          <w:t>&lt;manifest&gt;</w:t>
        </w:r>
      </w:hyperlink>
      <w:r w:rsidRPr="00E60EA8">
        <w:rPr>
          <w:rFonts w:ascii="Times New Roman" w:hAnsi="Times New Roman" w:cs="Times New Roman"/>
        </w:rPr>
        <w:br/>
      </w:r>
      <w:r w:rsidRPr="00E60EA8">
        <w:rPr>
          <w:rFonts w:ascii="Times New Roman" w:hAnsi="Times New Roman" w:cs="Times New Roman"/>
        </w:rPr>
        <w:br/>
      </w:r>
      <w:r w:rsidRPr="00E60EA8">
        <w:rPr>
          <w:rStyle w:val="pln"/>
          <w:rFonts w:ascii="Times New Roman" w:hAnsi="Times New Roman" w:cs="Times New Roman"/>
        </w:rPr>
        <w:t xml:space="preserve">    </w:t>
      </w:r>
      <w:hyperlink r:id="rId50" w:history="1">
        <w:r w:rsidRPr="00E60EA8">
          <w:rPr>
            <w:rStyle w:val="tag"/>
            <w:rFonts w:ascii="Times New Roman" w:hAnsi="Times New Roman" w:cs="Times New Roman"/>
            <w:b/>
          </w:rPr>
          <w:t>&lt;uses-permission</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Fonts w:ascii="Times New Roman" w:hAnsi="Times New Roman" w:cs="Times New Roman"/>
          <w:b/>
        </w:rPr>
        <w:br/>
      </w:r>
      <w:r w:rsidRPr="00E60EA8">
        <w:rPr>
          <w:rStyle w:val="pln"/>
          <w:rFonts w:ascii="Times New Roman" w:hAnsi="Times New Roman" w:cs="Times New Roman"/>
          <w:b/>
        </w:rPr>
        <w:t xml:space="preserve">    </w:t>
      </w:r>
      <w:hyperlink r:id="rId51" w:history="1">
        <w:r w:rsidRPr="00E60EA8">
          <w:rPr>
            <w:rStyle w:val="tag"/>
            <w:rFonts w:ascii="Times New Roman" w:hAnsi="Times New Roman" w:cs="Times New Roman"/>
            <w:b/>
          </w:rPr>
          <w:t>&lt;permission</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Fonts w:ascii="Times New Roman" w:hAnsi="Times New Roman" w:cs="Times New Roman"/>
          <w:b/>
        </w:rPr>
        <w:br/>
      </w:r>
      <w:r w:rsidRPr="00E60EA8">
        <w:rPr>
          <w:rStyle w:val="pln"/>
          <w:rFonts w:ascii="Times New Roman" w:hAnsi="Times New Roman" w:cs="Times New Roman"/>
          <w:b/>
        </w:rPr>
        <w:t xml:space="preserve">    </w:t>
      </w:r>
      <w:hyperlink r:id="rId52" w:history="1">
        <w:r w:rsidRPr="00E60EA8">
          <w:rPr>
            <w:rStyle w:val="tag"/>
            <w:rFonts w:ascii="Times New Roman" w:hAnsi="Times New Roman" w:cs="Times New Roman"/>
            <w:b/>
          </w:rPr>
          <w:t>&lt;permission-tree</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Fonts w:ascii="Times New Roman" w:hAnsi="Times New Roman" w:cs="Times New Roman"/>
          <w:b/>
        </w:rPr>
        <w:br/>
      </w:r>
      <w:r w:rsidRPr="00E60EA8">
        <w:rPr>
          <w:rStyle w:val="pln"/>
          <w:rFonts w:ascii="Times New Roman" w:hAnsi="Times New Roman" w:cs="Times New Roman"/>
          <w:b/>
        </w:rPr>
        <w:t xml:space="preserve">    </w:t>
      </w:r>
      <w:hyperlink r:id="rId53" w:history="1">
        <w:r w:rsidRPr="00E60EA8">
          <w:rPr>
            <w:rStyle w:val="tag"/>
            <w:rFonts w:ascii="Times New Roman" w:hAnsi="Times New Roman" w:cs="Times New Roman"/>
            <w:b/>
          </w:rPr>
          <w:t>&lt;permission-group</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Fonts w:ascii="Times New Roman" w:hAnsi="Times New Roman" w:cs="Times New Roman"/>
          <w:b/>
        </w:rPr>
        <w:br/>
      </w:r>
      <w:r w:rsidRPr="00E60EA8">
        <w:rPr>
          <w:rStyle w:val="pln"/>
          <w:rFonts w:ascii="Times New Roman" w:hAnsi="Times New Roman" w:cs="Times New Roman"/>
          <w:b/>
        </w:rPr>
        <w:t xml:space="preserve">    </w:t>
      </w:r>
      <w:hyperlink r:id="rId54" w:history="1">
        <w:r w:rsidRPr="00E60EA8">
          <w:rPr>
            <w:rStyle w:val="tag"/>
            <w:rFonts w:ascii="Times New Roman" w:hAnsi="Times New Roman" w:cs="Times New Roman"/>
            <w:b/>
          </w:rPr>
          <w:t>&lt;instrumentation</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Fonts w:ascii="Times New Roman" w:hAnsi="Times New Roman" w:cs="Times New Roman"/>
          <w:b/>
        </w:rPr>
        <w:br/>
      </w:r>
      <w:r w:rsidRPr="00E60EA8">
        <w:rPr>
          <w:rStyle w:val="pln"/>
          <w:rFonts w:ascii="Times New Roman" w:hAnsi="Times New Roman" w:cs="Times New Roman"/>
          <w:b/>
        </w:rPr>
        <w:t xml:space="preserve">    </w:t>
      </w:r>
      <w:hyperlink r:id="rId55" w:history="1">
        <w:r w:rsidRPr="00E60EA8">
          <w:rPr>
            <w:rStyle w:val="tag"/>
            <w:rFonts w:ascii="Times New Roman" w:hAnsi="Times New Roman" w:cs="Times New Roman"/>
            <w:b/>
          </w:rPr>
          <w:t>&lt;uses-sdk</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Fonts w:ascii="Times New Roman" w:hAnsi="Times New Roman" w:cs="Times New Roman"/>
          <w:b/>
        </w:rPr>
        <w:br/>
      </w:r>
      <w:r w:rsidRPr="00E60EA8">
        <w:rPr>
          <w:rStyle w:val="pln"/>
          <w:rFonts w:ascii="Times New Roman" w:hAnsi="Times New Roman" w:cs="Times New Roman"/>
          <w:b/>
        </w:rPr>
        <w:t xml:space="preserve">    </w:t>
      </w:r>
      <w:hyperlink r:id="rId56" w:history="1">
        <w:r w:rsidRPr="00E60EA8">
          <w:rPr>
            <w:rStyle w:val="tag"/>
            <w:rFonts w:ascii="Times New Roman" w:hAnsi="Times New Roman" w:cs="Times New Roman"/>
            <w:b/>
          </w:rPr>
          <w:t>&lt;uses-configuration</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Style w:val="pln"/>
          <w:rFonts w:ascii="Times New Roman" w:hAnsi="Times New Roman" w:cs="Times New Roman"/>
          <w:b/>
        </w:rPr>
        <w:t xml:space="preserve">  </w:t>
      </w:r>
      <w:r w:rsidRPr="00E60EA8">
        <w:rPr>
          <w:rFonts w:ascii="Times New Roman" w:hAnsi="Times New Roman" w:cs="Times New Roman"/>
          <w:b/>
        </w:rPr>
        <w:br/>
      </w:r>
      <w:r w:rsidRPr="00E60EA8">
        <w:rPr>
          <w:rStyle w:val="pln"/>
          <w:rFonts w:ascii="Times New Roman" w:hAnsi="Times New Roman" w:cs="Times New Roman"/>
          <w:b/>
        </w:rPr>
        <w:t xml:space="preserve">    </w:t>
      </w:r>
      <w:hyperlink r:id="rId57" w:history="1">
        <w:r w:rsidRPr="00E60EA8">
          <w:rPr>
            <w:rStyle w:val="tag"/>
            <w:rFonts w:ascii="Times New Roman" w:hAnsi="Times New Roman" w:cs="Times New Roman"/>
            <w:b/>
          </w:rPr>
          <w:t>&lt;uses-feature</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Style w:val="pln"/>
          <w:rFonts w:ascii="Times New Roman" w:hAnsi="Times New Roman" w:cs="Times New Roman"/>
          <w:b/>
        </w:rPr>
        <w:t xml:space="preserve">  </w:t>
      </w:r>
      <w:r w:rsidRPr="00E60EA8">
        <w:rPr>
          <w:rFonts w:ascii="Times New Roman" w:hAnsi="Times New Roman" w:cs="Times New Roman"/>
          <w:b/>
        </w:rPr>
        <w:br/>
      </w:r>
      <w:r w:rsidRPr="00E60EA8">
        <w:rPr>
          <w:rStyle w:val="pln"/>
          <w:rFonts w:ascii="Times New Roman" w:hAnsi="Times New Roman" w:cs="Times New Roman"/>
          <w:b/>
        </w:rPr>
        <w:t xml:space="preserve">    </w:t>
      </w:r>
      <w:hyperlink r:id="rId58" w:history="1">
        <w:r w:rsidRPr="00E60EA8">
          <w:rPr>
            <w:rStyle w:val="tag"/>
            <w:rFonts w:ascii="Times New Roman" w:hAnsi="Times New Roman" w:cs="Times New Roman"/>
            <w:b/>
          </w:rPr>
          <w:t>&lt;supports-screens</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Style w:val="pln"/>
          <w:rFonts w:ascii="Times New Roman" w:hAnsi="Times New Roman" w:cs="Times New Roman"/>
          <w:b/>
        </w:rPr>
        <w:t xml:space="preserve">  </w:t>
      </w:r>
      <w:r w:rsidRPr="00E60EA8">
        <w:rPr>
          <w:rFonts w:ascii="Times New Roman" w:hAnsi="Times New Roman" w:cs="Times New Roman"/>
          <w:b/>
        </w:rPr>
        <w:br/>
      </w:r>
      <w:r w:rsidRPr="00E60EA8">
        <w:rPr>
          <w:rStyle w:val="pln"/>
          <w:rFonts w:ascii="Times New Roman" w:hAnsi="Times New Roman" w:cs="Times New Roman"/>
          <w:b/>
        </w:rPr>
        <w:t xml:space="preserve">    </w:t>
      </w:r>
      <w:hyperlink r:id="rId59" w:history="1">
        <w:r w:rsidRPr="00E60EA8">
          <w:rPr>
            <w:rStyle w:val="tag"/>
            <w:rFonts w:ascii="Times New Roman" w:hAnsi="Times New Roman" w:cs="Times New Roman"/>
            <w:b/>
          </w:rPr>
          <w:t>&lt;compatible-screens</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Style w:val="pln"/>
          <w:rFonts w:ascii="Times New Roman" w:hAnsi="Times New Roman" w:cs="Times New Roman"/>
          <w:b/>
        </w:rPr>
        <w:t xml:space="preserve">  </w:t>
      </w:r>
      <w:r w:rsidRPr="00E60EA8">
        <w:rPr>
          <w:rFonts w:ascii="Times New Roman" w:hAnsi="Times New Roman" w:cs="Times New Roman"/>
          <w:b/>
        </w:rPr>
        <w:br/>
      </w:r>
      <w:r w:rsidRPr="00E60EA8">
        <w:rPr>
          <w:rStyle w:val="pln"/>
          <w:rFonts w:ascii="Times New Roman" w:hAnsi="Times New Roman" w:cs="Times New Roman"/>
          <w:b/>
        </w:rPr>
        <w:t xml:space="preserve">    </w:t>
      </w:r>
      <w:hyperlink r:id="rId60" w:history="1">
        <w:r w:rsidRPr="00E60EA8">
          <w:rPr>
            <w:rStyle w:val="tag"/>
            <w:rFonts w:ascii="Times New Roman" w:hAnsi="Times New Roman" w:cs="Times New Roman"/>
            <w:b/>
          </w:rPr>
          <w:t>&lt;supports-gl-texture</w:t>
        </w:r>
        <w:r w:rsidRPr="00E60EA8">
          <w:rPr>
            <w:rStyle w:val="pln"/>
            <w:rFonts w:ascii="Times New Roman" w:hAnsi="Times New Roman" w:cs="Times New Roman"/>
            <w:b/>
          </w:rPr>
          <w:t xml:space="preserve"> </w:t>
        </w:r>
        <w:r w:rsidRPr="00E60EA8">
          <w:rPr>
            <w:rStyle w:val="tag"/>
            <w:rFonts w:ascii="Times New Roman" w:hAnsi="Times New Roman" w:cs="Times New Roman"/>
            <w:b/>
          </w:rPr>
          <w:t>/&gt;</w:t>
        </w:r>
      </w:hyperlink>
      <w:r w:rsidRPr="00E60EA8">
        <w:rPr>
          <w:rStyle w:val="pln"/>
          <w:rFonts w:ascii="Times New Roman" w:hAnsi="Times New Roman" w:cs="Times New Roman"/>
        </w:rPr>
        <w:t xml:space="preserve">  </w:t>
      </w:r>
      <w:r w:rsidRPr="00E60EA8">
        <w:rPr>
          <w:rFonts w:ascii="Times New Roman" w:hAnsi="Times New Roman" w:cs="Times New Roman"/>
        </w:rPr>
        <w:br/>
      </w:r>
      <w:r w:rsidRPr="00E60EA8">
        <w:rPr>
          <w:rFonts w:ascii="Times New Roman" w:hAnsi="Times New Roman" w:cs="Times New Roman"/>
        </w:rPr>
        <w:br/>
      </w:r>
      <w:r w:rsidRPr="00E60EA8">
        <w:rPr>
          <w:rStyle w:val="pln"/>
          <w:rFonts w:ascii="Times New Roman" w:hAnsi="Times New Roman" w:cs="Times New Roman"/>
        </w:rPr>
        <w:t xml:space="preserve">    </w:t>
      </w:r>
      <w:hyperlink r:id="rId61" w:history="1">
        <w:r w:rsidRPr="00E60EA8">
          <w:rPr>
            <w:rStyle w:val="tag"/>
            <w:rFonts w:ascii="Times New Roman" w:hAnsi="Times New Roman" w:cs="Times New Roman"/>
          </w:rPr>
          <w:t>&lt;application&gt;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2" w:history="1">
        <w:r w:rsidRPr="00E60EA8">
          <w:rPr>
            <w:rStyle w:val="tag"/>
            <w:rFonts w:ascii="Times New Roman" w:hAnsi="Times New Roman" w:cs="Times New Roman"/>
          </w:rPr>
          <w:t>&lt;activity&gt;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3" w:history="1">
        <w:r w:rsidRPr="00E60EA8">
          <w:rPr>
            <w:rStyle w:val="tag"/>
            <w:rFonts w:ascii="Times New Roman" w:hAnsi="Times New Roman" w:cs="Times New Roman"/>
          </w:rPr>
          <w:t>&lt;intent-filter&gt;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4" w:history="1">
        <w:r w:rsidRPr="00E60EA8">
          <w:rPr>
            <w:rStyle w:val="tag"/>
            <w:rFonts w:ascii="Times New Roman" w:hAnsi="Times New Roman" w:cs="Times New Roman"/>
          </w:rPr>
          <w:t>&lt;action</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5" w:history="1">
        <w:r w:rsidRPr="00E60EA8">
          <w:rPr>
            <w:rStyle w:val="tag"/>
            <w:rFonts w:ascii="Times New Roman" w:hAnsi="Times New Roman" w:cs="Times New Roman"/>
          </w:rPr>
          <w:t>&lt;category</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6" w:history="1">
        <w:r w:rsidRPr="00E60EA8">
          <w:rPr>
            <w:rStyle w:val="tag"/>
            <w:rFonts w:ascii="Times New Roman" w:hAnsi="Times New Roman" w:cs="Times New Roman"/>
          </w:rPr>
          <w:t>&lt;data</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7" w:history="1">
        <w:r w:rsidRPr="00E60EA8">
          <w:rPr>
            <w:rStyle w:val="tag"/>
            <w:rFonts w:ascii="Times New Roman" w:hAnsi="Times New Roman" w:cs="Times New Roman"/>
          </w:rPr>
          <w:t>&lt;/intent-filter&gt;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8" w:history="1">
        <w:r w:rsidRPr="00E60EA8">
          <w:rPr>
            <w:rStyle w:val="tag"/>
            <w:rFonts w:ascii="Times New Roman" w:hAnsi="Times New Roman" w:cs="Times New Roman"/>
          </w:rPr>
          <w:t>&lt;meta-data</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69" w:history="1">
        <w:r w:rsidRPr="00E60EA8">
          <w:rPr>
            <w:rStyle w:val="tag"/>
            <w:rFonts w:ascii="Times New Roman" w:hAnsi="Times New Roman" w:cs="Times New Roman"/>
          </w:rPr>
          <w:t>&lt;/activity&gt;</w:t>
        </w:r>
      </w:hyperlink>
      <w:r w:rsidRPr="00E60EA8">
        <w:rPr>
          <w:rFonts w:ascii="Times New Roman" w:hAnsi="Times New Roman" w:cs="Times New Roman"/>
        </w:rPr>
        <w:br/>
      </w:r>
      <w:r w:rsidRPr="00E60EA8">
        <w:rPr>
          <w:rFonts w:ascii="Times New Roman" w:hAnsi="Times New Roman" w:cs="Times New Roman"/>
        </w:rPr>
        <w:br/>
      </w:r>
      <w:r w:rsidRPr="00E60EA8">
        <w:rPr>
          <w:rStyle w:val="pln"/>
          <w:rFonts w:ascii="Times New Roman" w:hAnsi="Times New Roman" w:cs="Times New Roman"/>
        </w:rPr>
        <w:t xml:space="preserve">        </w:t>
      </w:r>
      <w:hyperlink r:id="rId70" w:history="1">
        <w:r w:rsidRPr="00E60EA8">
          <w:rPr>
            <w:rStyle w:val="tag"/>
            <w:rFonts w:ascii="Times New Roman" w:hAnsi="Times New Roman" w:cs="Times New Roman"/>
          </w:rPr>
          <w:t>&lt;activity-alias&gt;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71" w:history="1">
        <w:r w:rsidRPr="00E60EA8">
          <w:rPr>
            <w:rStyle w:val="tag"/>
            <w:rFonts w:ascii="Times New Roman" w:hAnsi="Times New Roman" w:cs="Times New Roman"/>
          </w:rPr>
          <w:t>&lt;intent-filter&gt;</w:t>
        </w:r>
      </w:hyperlink>
      <w:r w:rsidRPr="00E60EA8">
        <w:rPr>
          <w:rStyle w:val="pln"/>
          <w:rFonts w:ascii="Times New Roman" w:hAnsi="Times New Roman" w:cs="Times New Roman"/>
        </w:rPr>
        <w:t xml:space="preserve"> . . . </w:t>
      </w:r>
      <w:hyperlink r:id="rId72" w:history="1">
        <w:r w:rsidRPr="00E60EA8">
          <w:rPr>
            <w:rStyle w:val="tag"/>
            <w:rFonts w:ascii="Times New Roman" w:hAnsi="Times New Roman" w:cs="Times New Roman"/>
          </w:rPr>
          <w:t>&lt;/intent-filter&gt;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73" w:history="1">
        <w:r w:rsidRPr="00E60EA8">
          <w:rPr>
            <w:rStyle w:val="tag"/>
            <w:rFonts w:ascii="Times New Roman" w:hAnsi="Times New Roman" w:cs="Times New Roman"/>
          </w:rPr>
          <w:t>&lt;meta-data</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74" w:history="1">
        <w:r w:rsidRPr="00E60EA8">
          <w:rPr>
            <w:rStyle w:val="tag"/>
            <w:rFonts w:ascii="Times New Roman" w:hAnsi="Times New Roman" w:cs="Times New Roman"/>
          </w:rPr>
          <w:t>&lt;/activity-alias&gt;</w:t>
        </w:r>
      </w:hyperlink>
      <w:r w:rsidRPr="00E60EA8">
        <w:rPr>
          <w:rFonts w:ascii="Times New Roman" w:hAnsi="Times New Roman" w:cs="Times New Roman"/>
        </w:rPr>
        <w:br/>
      </w:r>
      <w:r w:rsidRPr="00E60EA8">
        <w:rPr>
          <w:rFonts w:ascii="Times New Roman" w:hAnsi="Times New Roman" w:cs="Times New Roman"/>
        </w:rPr>
        <w:br/>
      </w:r>
      <w:r w:rsidRPr="00E60EA8">
        <w:rPr>
          <w:rStyle w:val="pln"/>
          <w:rFonts w:ascii="Times New Roman" w:hAnsi="Times New Roman" w:cs="Times New Roman"/>
        </w:rPr>
        <w:t xml:space="preserve">        </w:t>
      </w:r>
      <w:hyperlink r:id="rId75" w:history="1">
        <w:r w:rsidRPr="00E60EA8">
          <w:rPr>
            <w:rStyle w:val="tag"/>
            <w:rFonts w:ascii="Times New Roman" w:hAnsi="Times New Roman" w:cs="Times New Roman"/>
          </w:rPr>
          <w:t>&lt;service&gt;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76" w:history="1">
        <w:r w:rsidRPr="00E60EA8">
          <w:rPr>
            <w:rStyle w:val="tag"/>
            <w:rFonts w:ascii="Times New Roman" w:hAnsi="Times New Roman" w:cs="Times New Roman"/>
          </w:rPr>
          <w:t>&lt;intent-filter&gt;</w:t>
        </w:r>
      </w:hyperlink>
      <w:r w:rsidRPr="00E60EA8">
        <w:rPr>
          <w:rStyle w:val="pln"/>
          <w:rFonts w:ascii="Times New Roman" w:hAnsi="Times New Roman" w:cs="Times New Roman"/>
        </w:rPr>
        <w:t xml:space="preserve"> . . . </w:t>
      </w:r>
      <w:hyperlink r:id="rId77" w:history="1">
        <w:r w:rsidRPr="00E60EA8">
          <w:rPr>
            <w:rStyle w:val="tag"/>
            <w:rFonts w:ascii="Times New Roman" w:hAnsi="Times New Roman" w:cs="Times New Roman"/>
          </w:rPr>
          <w:t>&lt;/intent-filter&gt;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78" w:history="1">
        <w:r w:rsidRPr="00E60EA8">
          <w:rPr>
            <w:rStyle w:val="tag"/>
            <w:rFonts w:ascii="Times New Roman" w:hAnsi="Times New Roman" w:cs="Times New Roman"/>
          </w:rPr>
          <w:t>&lt;meta-data/&gt;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79" w:history="1">
        <w:r w:rsidRPr="00E60EA8">
          <w:rPr>
            <w:rStyle w:val="tag"/>
            <w:rFonts w:ascii="Times New Roman" w:hAnsi="Times New Roman" w:cs="Times New Roman"/>
          </w:rPr>
          <w:t>&lt;/service&gt;</w:t>
        </w:r>
      </w:hyperlink>
      <w:r w:rsidRPr="00E60EA8">
        <w:rPr>
          <w:rFonts w:ascii="Times New Roman" w:hAnsi="Times New Roman" w:cs="Times New Roman"/>
        </w:rPr>
        <w:br/>
      </w:r>
      <w:r w:rsidRPr="00E60EA8">
        <w:rPr>
          <w:rFonts w:ascii="Times New Roman" w:hAnsi="Times New Roman" w:cs="Times New Roman"/>
        </w:rPr>
        <w:br/>
      </w:r>
      <w:r w:rsidRPr="00E60EA8">
        <w:rPr>
          <w:rStyle w:val="pln"/>
          <w:rFonts w:ascii="Times New Roman" w:hAnsi="Times New Roman" w:cs="Times New Roman"/>
        </w:rPr>
        <w:t xml:space="preserve">        </w:t>
      </w:r>
      <w:hyperlink r:id="rId80" w:history="1">
        <w:r w:rsidRPr="00E60EA8">
          <w:rPr>
            <w:rStyle w:val="tag"/>
            <w:rFonts w:ascii="Times New Roman" w:hAnsi="Times New Roman" w:cs="Times New Roman"/>
          </w:rPr>
          <w:t>&lt;receiver&gt;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81" w:history="1">
        <w:r w:rsidRPr="00E60EA8">
          <w:rPr>
            <w:rStyle w:val="tag"/>
            <w:rFonts w:ascii="Times New Roman" w:hAnsi="Times New Roman" w:cs="Times New Roman"/>
          </w:rPr>
          <w:t>&lt;intent-filter&gt;</w:t>
        </w:r>
      </w:hyperlink>
      <w:r w:rsidRPr="00E60EA8">
        <w:rPr>
          <w:rStyle w:val="pln"/>
          <w:rFonts w:ascii="Times New Roman" w:hAnsi="Times New Roman" w:cs="Times New Roman"/>
        </w:rPr>
        <w:t xml:space="preserve"> . . . </w:t>
      </w:r>
      <w:hyperlink r:id="rId82" w:history="1">
        <w:r w:rsidRPr="00E60EA8">
          <w:rPr>
            <w:rStyle w:val="tag"/>
            <w:rFonts w:ascii="Times New Roman" w:hAnsi="Times New Roman" w:cs="Times New Roman"/>
          </w:rPr>
          <w:t>&lt;/intent-filter&gt;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83" w:history="1">
        <w:r w:rsidRPr="00E60EA8">
          <w:rPr>
            <w:rStyle w:val="tag"/>
            <w:rFonts w:ascii="Times New Roman" w:hAnsi="Times New Roman" w:cs="Times New Roman"/>
          </w:rPr>
          <w:t>&lt;meta-data</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84" w:history="1">
        <w:r w:rsidRPr="00E60EA8">
          <w:rPr>
            <w:rStyle w:val="tag"/>
            <w:rFonts w:ascii="Times New Roman" w:hAnsi="Times New Roman" w:cs="Times New Roman"/>
          </w:rPr>
          <w:t>&lt;/receiver&gt;</w:t>
        </w:r>
      </w:hyperlink>
      <w:r w:rsidRPr="00E60EA8">
        <w:rPr>
          <w:rFonts w:ascii="Times New Roman" w:hAnsi="Times New Roman" w:cs="Times New Roman"/>
        </w:rPr>
        <w:br/>
      </w:r>
      <w:r w:rsidRPr="00E60EA8">
        <w:rPr>
          <w:rFonts w:ascii="Times New Roman" w:hAnsi="Times New Roman" w:cs="Times New Roman"/>
        </w:rPr>
        <w:br/>
      </w:r>
      <w:r w:rsidRPr="00E60EA8">
        <w:rPr>
          <w:rStyle w:val="pln"/>
          <w:rFonts w:ascii="Times New Roman" w:hAnsi="Times New Roman" w:cs="Times New Roman"/>
        </w:rPr>
        <w:t xml:space="preserve">        </w:t>
      </w:r>
      <w:hyperlink r:id="rId85" w:history="1">
        <w:r w:rsidRPr="00E60EA8">
          <w:rPr>
            <w:rStyle w:val="tag"/>
            <w:rFonts w:ascii="Times New Roman" w:hAnsi="Times New Roman" w:cs="Times New Roman"/>
          </w:rPr>
          <w:t>&lt;provider&gt;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86" w:history="1">
        <w:r w:rsidRPr="00E60EA8">
          <w:rPr>
            <w:rStyle w:val="tag"/>
            <w:rFonts w:ascii="Times New Roman" w:hAnsi="Times New Roman" w:cs="Times New Roman"/>
          </w:rPr>
          <w:t>&lt;grant-uri-permission</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87" w:history="1">
        <w:r w:rsidRPr="00E60EA8">
          <w:rPr>
            <w:rStyle w:val="tag"/>
            <w:rFonts w:ascii="Times New Roman" w:hAnsi="Times New Roman" w:cs="Times New Roman"/>
          </w:rPr>
          <w:t>&lt;meta-data</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88" w:history="1">
        <w:r w:rsidRPr="00E60EA8">
          <w:rPr>
            <w:rStyle w:val="tag"/>
            <w:rFonts w:ascii="Times New Roman" w:hAnsi="Times New Roman" w:cs="Times New Roman"/>
          </w:rPr>
          <w:t>&lt;path-permission</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89" w:history="1">
        <w:r w:rsidRPr="00E60EA8">
          <w:rPr>
            <w:rStyle w:val="tag"/>
            <w:rFonts w:ascii="Times New Roman" w:hAnsi="Times New Roman" w:cs="Times New Roman"/>
          </w:rPr>
          <w:t>&lt;/provider&gt;</w:t>
        </w:r>
      </w:hyperlink>
      <w:r w:rsidRPr="00E60EA8">
        <w:rPr>
          <w:rFonts w:ascii="Times New Roman" w:hAnsi="Times New Roman" w:cs="Times New Roman"/>
        </w:rPr>
        <w:br/>
      </w:r>
      <w:r w:rsidRPr="00E60EA8">
        <w:rPr>
          <w:rFonts w:ascii="Times New Roman" w:hAnsi="Times New Roman" w:cs="Times New Roman"/>
        </w:rPr>
        <w:br/>
      </w:r>
      <w:r w:rsidRPr="00E60EA8">
        <w:rPr>
          <w:rStyle w:val="pln"/>
          <w:rFonts w:ascii="Times New Roman" w:hAnsi="Times New Roman" w:cs="Times New Roman"/>
        </w:rPr>
        <w:t xml:space="preserve">        </w:t>
      </w:r>
      <w:hyperlink r:id="rId90" w:history="1">
        <w:r w:rsidRPr="00E60EA8">
          <w:rPr>
            <w:rStyle w:val="tag"/>
            <w:rFonts w:ascii="Times New Roman" w:hAnsi="Times New Roman" w:cs="Times New Roman"/>
          </w:rPr>
          <w:t>&lt;uses-library</w:t>
        </w:r>
        <w:r w:rsidRPr="00E60EA8">
          <w:rPr>
            <w:rStyle w:val="pln"/>
            <w:rFonts w:ascii="Times New Roman" w:hAnsi="Times New Roman" w:cs="Times New Roman"/>
          </w:rPr>
          <w:t xml:space="preserve"> </w:t>
        </w:r>
        <w:r w:rsidRPr="00E60EA8">
          <w:rPr>
            <w:rStyle w:val="tag"/>
            <w:rFonts w:ascii="Times New Roman" w:hAnsi="Times New Roman" w:cs="Times New Roman"/>
          </w:rPr>
          <w:t>/&gt;</w:t>
        </w:r>
      </w:hyperlink>
      <w:r w:rsidRPr="00E60EA8">
        <w:rPr>
          <w:rFonts w:ascii="Times New Roman" w:hAnsi="Times New Roman" w:cs="Times New Roman"/>
        </w:rPr>
        <w:br/>
      </w:r>
      <w:r w:rsidRPr="00E60EA8">
        <w:rPr>
          <w:rStyle w:val="pln"/>
          <w:rFonts w:ascii="Times New Roman" w:hAnsi="Times New Roman" w:cs="Times New Roman"/>
        </w:rPr>
        <w:t xml:space="preserve">    </w:t>
      </w:r>
      <w:hyperlink r:id="rId91" w:history="1">
        <w:r w:rsidRPr="00E60EA8">
          <w:rPr>
            <w:rStyle w:val="tag"/>
            <w:rFonts w:ascii="Times New Roman" w:hAnsi="Times New Roman" w:cs="Times New Roman"/>
          </w:rPr>
          <w:t>&lt;/application&gt;</w:t>
        </w:r>
      </w:hyperlink>
      <w:r w:rsidRPr="00E60EA8">
        <w:rPr>
          <w:rFonts w:ascii="Times New Roman" w:hAnsi="Times New Roman" w:cs="Times New Roman"/>
        </w:rPr>
        <w:br/>
      </w:r>
      <w:hyperlink r:id="rId92" w:history="1">
        <w:r w:rsidRPr="00E60EA8">
          <w:rPr>
            <w:rStyle w:val="tag"/>
            <w:rFonts w:ascii="Times New Roman" w:hAnsi="Times New Roman" w:cs="Times New Roman"/>
          </w:rPr>
          <w:t>&lt;/manifest&gt;</w:t>
        </w:r>
      </w:hyperlink>
    </w:p>
    <w:p w:rsidR="00E60EA8" w:rsidRDefault="00E60EA8" w:rsidP="00E60EA8">
      <w:pPr>
        <w:pStyle w:val="NormalWeb"/>
        <w:shd w:val="clear" w:color="auto" w:fill="FFFFFF"/>
        <w:spacing w:before="0" w:beforeAutospacing="0" w:after="0" w:afterAutospacing="0"/>
        <w:rPr>
          <w:rFonts w:ascii="Roboto" w:hAnsi="Roboto"/>
          <w:sz w:val="19"/>
          <w:szCs w:val="19"/>
        </w:rPr>
      </w:pPr>
    </w:p>
    <w:p w:rsidR="00E60EA8" w:rsidRPr="00E60EA8" w:rsidRDefault="00E60EA8" w:rsidP="00BE5EA4">
      <w:pPr>
        <w:rPr>
          <w:rFonts w:ascii="Roboto" w:hAnsi="Roboto"/>
          <w:sz w:val="19"/>
          <w:szCs w:val="19"/>
        </w:rPr>
      </w:pPr>
      <w:r>
        <w:rPr>
          <w:rFonts w:ascii="Roboto" w:hAnsi="Roboto"/>
          <w:sz w:val="19"/>
          <w:szCs w:val="19"/>
        </w:rPr>
        <w:br w:type="page"/>
      </w:r>
      <w:r w:rsidRPr="00E60EA8">
        <w:rPr>
          <w:rFonts w:ascii="Roboto" w:hAnsi="Roboto"/>
          <w:sz w:val="19"/>
          <w:szCs w:val="19"/>
        </w:rPr>
        <w:lastRenderedPageBreak/>
        <w:t>The following list contains all of the elements that can appear in the manifest file, in alphabetical order:</w:t>
      </w:r>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93" w:history="1">
        <w:r w:rsidR="00E60EA8" w:rsidRPr="00E60EA8">
          <w:rPr>
            <w:rStyle w:val="Hyperlink"/>
            <w:rFonts w:ascii="Times New Roman" w:hAnsi="Times New Roman" w:cs="Times New Roman"/>
            <w:color w:val="auto"/>
            <w:sz w:val="24"/>
            <w:szCs w:val="24"/>
          </w:rPr>
          <w:t>&lt;action&gt;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94" w:history="1">
        <w:r w:rsidR="00E60EA8" w:rsidRPr="00E60EA8">
          <w:rPr>
            <w:rStyle w:val="Hyperlink"/>
            <w:rFonts w:ascii="Times New Roman" w:hAnsi="Times New Roman" w:cs="Times New Roman"/>
            <w:color w:val="auto"/>
            <w:sz w:val="24"/>
            <w:szCs w:val="24"/>
          </w:rPr>
          <w:t>&lt;activity&gt;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95" w:history="1">
        <w:r w:rsidR="00E60EA8" w:rsidRPr="00E60EA8">
          <w:rPr>
            <w:rStyle w:val="Hyperlink"/>
            <w:rFonts w:ascii="Times New Roman" w:hAnsi="Times New Roman" w:cs="Times New Roman"/>
            <w:color w:val="auto"/>
            <w:sz w:val="24"/>
            <w:szCs w:val="24"/>
          </w:rPr>
          <w:t>&lt;activity-alias&gt;</w:t>
        </w:r>
      </w:hyperlink>
    </w:p>
    <w:p w:rsidR="00E60EA8" w:rsidRDefault="00EA43E9" w:rsidP="003E3ED9">
      <w:pPr>
        <w:numPr>
          <w:ilvl w:val="0"/>
          <w:numId w:val="57"/>
        </w:numPr>
        <w:shd w:val="clear" w:color="auto" w:fill="FFFFFF"/>
        <w:spacing w:after="0" w:line="240" w:lineRule="auto"/>
        <w:ind w:left="272"/>
        <w:rPr>
          <w:rStyle w:val="HTMLCode"/>
          <w:rFonts w:ascii="Times New Roman" w:eastAsiaTheme="minorHAnsi" w:hAnsi="Times New Roman" w:cs="Times New Roman"/>
          <w:sz w:val="24"/>
          <w:szCs w:val="24"/>
        </w:rPr>
      </w:pPr>
      <w:hyperlink r:id="rId96" w:history="1">
        <w:r w:rsidR="00E60EA8" w:rsidRPr="00E60EA8">
          <w:rPr>
            <w:rStyle w:val="Hyperlink"/>
            <w:rFonts w:ascii="Times New Roman" w:hAnsi="Times New Roman" w:cs="Times New Roman"/>
            <w:color w:val="auto"/>
            <w:sz w:val="24"/>
            <w:szCs w:val="24"/>
          </w:rPr>
          <w:t>&lt;application&gt;</w:t>
        </w:r>
      </w:hyperlink>
    </w:p>
    <w:p w:rsidR="00E60EA8" w:rsidRPr="00E60EA8" w:rsidRDefault="00E60EA8" w:rsidP="00E60EA8">
      <w:pPr>
        <w:shd w:val="clear" w:color="auto" w:fill="FFFFFF"/>
        <w:spacing w:after="0" w:line="240" w:lineRule="auto"/>
        <w:ind w:left="272"/>
        <w:rPr>
          <w:rFonts w:ascii="Times New Roman" w:hAnsi="Times New Roman" w:cs="Times New Roman"/>
          <w:sz w:val="24"/>
          <w:szCs w:val="24"/>
        </w:rPr>
      </w:pPr>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97" w:history="1">
        <w:r w:rsidR="00E60EA8" w:rsidRPr="00E60EA8">
          <w:rPr>
            <w:rStyle w:val="Hyperlink"/>
            <w:rFonts w:ascii="Times New Roman" w:hAnsi="Times New Roman" w:cs="Times New Roman"/>
            <w:color w:val="auto"/>
            <w:sz w:val="24"/>
            <w:szCs w:val="24"/>
          </w:rPr>
          <w:t>&lt;category&gt;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98" w:history="1">
        <w:r w:rsidR="00E60EA8" w:rsidRPr="00E60EA8">
          <w:rPr>
            <w:rStyle w:val="Hyperlink"/>
            <w:rFonts w:ascii="Times New Roman" w:hAnsi="Times New Roman" w:cs="Times New Roman"/>
            <w:color w:val="auto"/>
            <w:sz w:val="24"/>
            <w:szCs w:val="24"/>
          </w:rPr>
          <w:t>&lt;data&gt;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99" w:history="1">
        <w:r w:rsidR="00E60EA8" w:rsidRPr="00E60EA8">
          <w:rPr>
            <w:rStyle w:val="Hyperlink"/>
            <w:rFonts w:ascii="Times New Roman" w:hAnsi="Times New Roman" w:cs="Times New Roman"/>
            <w:color w:val="auto"/>
            <w:sz w:val="24"/>
            <w:szCs w:val="24"/>
          </w:rPr>
          <w:t>&lt;grant-uri-permission&gt;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00" w:history="1">
        <w:r w:rsidR="00E60EA8" w:rsidRPr="00E60EA8">
          <w:rPr>
            <w:rStyle w:val="Hyperlink"/>
            <w:rFonts w:ascii="Times New Roman" w:hAnsi="Times New Roman" w:cs="Times New Roman"/>
            <w:color w:val="auto"/>
            <w:sz w:val="24"/>
            <w:szCs w:val="24"/>
          </w:rPr>
          <w:t>&lt;instrumentation&gt;</w:t>
        </w:r>
      </w:hyperlink>
    </w:p>
    <w:p w:rsidR="00E60EA8" w:rsidRDefault="00EA43E9" w:rsidP="003E3ED9">
      <w:pPr>
        <w:numPr>
          <w:ilvl w:val="0"/>
          <w:numId w:val="57"/>
        </w:numPr>
        <w:shd w:val="clear" w:color="auto" w:fill="FFFFFF"/>
        <w:spacing w:after="0" w:line="240" w:lineRule="auto"/>
        <w:ind w:left="272"/>
        <w:rPr>
          <w:rStyle w:val="HTMLCode"/>
          <w:rFonts w:ascii="Times New Roman" w:eastAsiaTheme="minorHAnsi" w:hAnsi="Times New Roman" w:cs="Times New Roman"/>
          <w:sz w:val="24"/>
          <w:szCs w:val="24"/>
        </w:rPr>
      </w:pPr>
      <w:hyperlink r:id="rId101" w:history="1">
        <w:r w:rsidR="00E60EA8" w:rsidRPr="00E60EA8">
          <w:rPr>
            <w:rStyle w:val="Hyperlink"/>
            <w:rFonts w:ascii="Times New Roman" w:hAnsi="Times New Roman" w:cs="Times New Roman"/>
            <w:color w:val="auto"/>
            <w:sz w:val="24"/>
            <w:szCs w:val="24"/>
          </w:rPr>
          <w:t>&lt;intent-filter&gt;</w:t>
        </w:r>
      </w:hyperlink>
    </w:p>
    <w:p w:rsidR="00E60EA8" w:rsidRPr="00E60EA8" w:rsidRDefault="00E60EA8" w:rsidP="00E60EA8">
      <w:pPr>
        <w:shd w:val="clear" w:color="auto" w:fill="FFFFFF"/>
        <w:spacing w:after="0" w:line="240" w:lineRule="auto"/>
        <w:ind w:left="272"/>
        <w:rPr>
          <w:rFonts w:ascii="Times New Roman" w:hAnsi="Times New Roman" w:cs="Times New Roman"/>
          <w:sz w:val="24"/>
          <w:szCs w:val="24"/>
        </w:rPr>
      </w:pPr>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02" w:history="1">
        <w:r w:rsidR="00E60EA8" w:rsidRPr="00E60EA8">
          <w:rPr>
            <w:rStyle w:val="Hyperlink"/>
            <w:rFonts w:ascii="Times New Roman" w:hAnsi="Times New Roman" w:cs="Times New Roman"/>
            <w:color w:val="auto"/>
            <w:sz w:val="24"/>
            <w:szCs w:val="24"/>
          </w:rPr>
          <w:t>&lt;manifest&gt;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03" w:history="1">
        <w:r w:rsidR="00E60EA8" w:rsidRPr="00E60EA8">
          <w:rPr>
            <w:rStyle w:val="Hyperlink"/>
            <w:rFonts w:ascii="Times New Roman" w:hAnsi="Times New Roman" w:cs="Times New Roman"/>
            <w:color w:val="auto"/>
            <w:sz w:val="24"/>
            <w:szCs w:val="24"/>
          </w:rPr>
          <w:t>&lt;meta-data&gt;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04" w:history="1">
        <w:r w:rsidR="00E60EA8" w:rsidRPr="00E60EA8">
          <w:rPr>
            <w:rStyle w:val="Hyperlink"/>
            <w:rFonts w:ascii="Times New Roman" w:hAnsi="Times New Roman" w:cs="Times New Roman"/>
            <w:color w:val="auto"/>
            <w:sz w:val="24"/>
            <w:szCs w:val="24"/>
          </w:rPr>
          <w:t>&lt;permission&gt;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05" w:history="1">
        <w:r w:rsidR="00E60EA8" w:rsidRPr="00E60EA8">
          <w:rPr>
            <w:rStyle w:val="Hyperlink"/>
            <w:rFonts w:ascii="Times New Roman" w:hAnsi="Times New Roman" w:cs="Times New Roman"/>
            <w:color w:val="auto"/>
            <w:sz w:val="24"/>
            <w:szCs w:val="24"/>
          </w:rPr>
          <w:t>&lt;permission-group&gt;</w:t>
        </w:r>
      </w:hyperlink>
    </w:p>
    <w:p w:rsidR="00E60EA8" w:rsidRDefault="00EA43E9" w:rsidP="003E3ED9">
      <w:pPr>
        <w:numPr>
          <w:ilvl w:val="0"/>
          <w:numId w:val="57"/>
        </w:numPr>
        <w:shd w:val="clear" w:color="auto" w:fill="FFFFFF"/>
        <w:spacing w:after="0" w:line="240" w:lineRule="auto"/>
        <w:ind w:left="272"/>
        <w:rPr>
          <w:rStyle w:val="HTMLCode"/>
          <w:rFonts w:ascii="Times New Roman" w:eastAsiaTheme="minorHAnsi" w:hAnsi="Times New Roman" w:cs="Times New Roman"/>
          <w:sz w:val="24"/>
          <w:szCs w:val="24"/>
        </w:rPr>
      </w:pPr>
      <w:hyperlink r:id="rId106" w:history="1">
        <w:r w:rsidR="00E60EA8" w:rsidRPr="00E60EA8">
          <w:rPr>
            <w:rStyle w:val="Hyperlink"/>
            <w:rFonts w:ascii="Times New Roman" w:hAnsi="Times New Roman" w:cs="Times New Roman"/>
            <w:color w:val="auto"/>
            <w:sz w:val="24"/>
            <w:szCs w:val="24"/>
          </w:rPr>
          <w:t>&lt;permission-tree&gt;</w:t>
        </w:r>
      </w:hyperlink>
    </w:p>
    <w:p w:rsidR="00E60EA8" w:rsidRPr="00E60EA8" w:rsidRDefault="00E60EA8" w:rsidP="003E3ED9">
      <w:pPr>
        <w:numPr>
          <w:ilvl w:val="0"/>
          <w:numId w:val="57"/>
        </w:numPr>
        <w:shd w:val="clear" w:color="auto" w:fill="FFFFFF"/>
        <w:spacing w:after="0" w:line="240" w:lineRule="auto"/>
        <w:ind w:left="272"/>
        <w:rPr>
          <w:rFonts w:ascii="Times New Roman" w:hAnsi="Times New Roman" w:cs="Times New Roman"/>
          <w:sz w:val="24"/>
          <w:szCs w:val="24"/>
        </w:rPr>
      </w:pPr>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07" w:history="1">
        <w:r w:rsidR="00E60EA8" w:rsidRPr="00E60EA8">
          <w:rPr>
            <w:rStyle w:val="Hyperlink"/>
            <w:rFonts w:ascii="Times New Roman" w:hAnsi="Times New Roman" w:cs="Times New Roman"/>
            <w:color w:val="auto"/>
            <w:sz w:val="24"/>
            <w:szCs w:val="24"/>
          </w:rPr>
          <w:t>&lt;provider&gt;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08" w:history="1">
        <w:r w:rsidR="00E60EA8" w:rsidRPr="00E60EA8">
          <w:rPr>
            <w:rStyle w:val="Hyperlink"/>
            <w:rFonts w:ascii="Times New Roman" w:hAnsi="Times New Roman" w:cs="Times New Roman"/>
            <w:color w:val="auto"/>
            <w:sz w:val="24"/>
            <w:szCs w:val="24"/>
          </w:rPr>
          <w:t>&lt;receiver&gt;</w:t>
        </w:r>
      </w:hyperlink>
    </w:p>
    <w:p w:rsidR="00E60EA8" w:rsidRDefault="00EA43E9" w:rsidP="003E3ED9">
      <w:pPr>
        <w:numPr>
          <w:ilvl w:val="0"/>
          <w:numId w:val="57"/>
        </w:numPr>
        <w:shd w:val="clear" w:color="auto" w:fill="FFFFFF"/>
        <w:spacing w:after="0" w:line="240" w:lineRule="auto"/>
        <w:ind w:left="272"/>
        <w:rPr>
          <w:rStyle w:val="HTMLCode"/>
          <w:rFonts w:ascii="Times New Roman" w:eastAsiaTheme="minorHAnsi" w:hAnsi="Times New Roman" w:cs="Times New Roman"/>
          <w:sz w:val="24"/>
          <w:szCs w:val="24"/>
        </w:rPr>
      </w:pPr>
      <w:hyperlink r:id="rId109" w:history="1">
        <w:r w:rsidR="00E60EA8" w:rsidRPr="00E60EA8">
          <w:rPr>
            <w:rStyle w:val="Hyperlink"/>
            <w:rFonts w:ascii="Times New Roman" w:hAnsi="Times New Roman" w:cs="Times New Roman"/>
            <w:color w:val="auto"/>
            <w:sz w:val="24"/>
            <w:szCs w:val="24"/>
          </w:rPr>
          <w:t>&lt;service&gt;</w:t>
        </w:r>
      </w:hyperlink>
    </w:p>
    <w:p w:rsidR="00E60EA8" w:rsidRPr="00E60EA8" w:rsidRDefault="00E60EA8" w:rsidP="00E60EA8">
      <w:pPr>
        <w:shd w:val="clear" w:color="auto" w:fill="FFFFFF"/>
        <w:spacing w:after="0" w:line="240" w:lineRule="auto"/>
        <w:ind w:left="272"/>
        <w:rPr>
          <w:rFonts w:ascii="Times New Roman" w:hAnsi="Times New Roman" w:cs="Times New Roman"/>
          <w:sz w:val="24"/>
          <w:szCs w:val="24"/>
        </w:rPr>
      </w:pPr>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10" w:history="1">
        <w:r w:rsidR="00E60EA8" w:rsidRPr="00E60EA8">
          <w:rPr>
            <w:rStyle w:val="Hyperlink"/>
            <w:rFonts w:ascii="Times New Roman" w:hAnsi="Times New Roman" w:cs="Times New Roman"/>
            <w:color w:val="auto"/>
            <w:sz w:val="24"/>
            <w:szCs w:val="24"/>
          </w:rPr>
          <w:t>&lt;supports-screens&gt;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11" w:history="1">
        <w:r w:rsidR="00E60EA8" w:rsidRPr="00E60EA8">
          <w:rPr>
            <w:rStyle w:val="Hyperlink"/>
            <w:rFonts w:ascii="Times New Roman" w:hAnsi="Times New Roman" w:cs="Times New Roman"/>
            <w:color w:val="auto"/>
            <w:sz w:val="24"/>
            <w:szCs w:val="24"/>
          </w:rPr>
          <w:t>&lt;uses-configuration&gt;</w:t>
        </w:r>
      </w:hyperlink>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12" w:history="1">
        <w:r w:rsidR="00E60EA8" w:rsidRPr="00E60EA8">
          <w:rPr>
            <w:rStyle w:val="Hyperlink"/>
            <w:rFonts w:ascii="Times New Roman" w:hAnsi="Times New Roman" w:cs="Times New Roman"/>
            <w:color w:val="auto"/>
            <w:sz w:val="24"/>
            <w:szCs w:val="24"/>
          </w:rPr>
          <w:t>&lt;uses-feature&gt;</w:t>
        </w:r>
      </w:hyperlink>
    </w:p>
    <w:p w:rsidR="00E60EA8" w:rsidRDefault="00EA43E9" w:rsidP="003E3ED9">
      <w:pPr>
        <w:numPr>
          <w:ilvl w:val="0"/>
          <w:numId w:val="57"/>
        </w:numPr>
        <w:shd w:val="clear" w:color="auto" w:fill="FFFFFF"/>
        <w:spacing w:after="0" w:line="240" w:lineRule="auto"/>
        <w:ind w:left="272"/>
        <w:rPr>
          <w:rStyle w:val="HTMLCode"/>
          <w:rFonts w:ascii="Times New Roman" w:eastAsiaTheme="minorHAnsi" w:hAnsi="Times New Roman" w:cs="Times New Roman"/>
          <w:sz w:val="24"/>
          <w:szCs w:val="24"/>
        </w:rPr>
      </w:pPr>
      <w:hyperlink r:id="rId113" w:history="1">
        <w:r w:rsidR="00E60EA8" w:rsidRPr="00E60EA8">
          <w:rPr>
            <w:rStyle w:val="Hyperlink"/>
            <w:rFonts w:ascii="Times New Roman" w:hAnsi="Times New Roman" w:cs="Times New Roman"/>
            <w:color w:val="auto"/>
            <w:sz w:val="24"/>
            <w:szCs w:val="24"/>
          </w:rPr>
          <w:t>&lt;uses-library&gt;</w:t>
        </w:r>
      </w:hyperlink>
    </w:p>
    <w:p w:rsidR="00E60EA8" w:rsidRPr="00E60EA8" w:rsidRDefault="00E60EA8" w:rsidP="00E60EA8">
      <w:pPr>
        <w:shd w:val="clear" w:color="auto" w:fill="FFFFFF"/>
        <w:spacing w:after="0" w:line="240" w:lineRule="auto"/>
        <w:ind w:left="272"/>
        <w:rPr>
          <w:rFonts w:ascii="Times New Roman" w:hAnsi="Times New Roman" w:cs="Times New Roman"/>
          <w:sz w:val="24"/>
          <w:szCs w:val="24"/>
        </w:rPr>
      </w:pPr>
    </w:p>
    <w:p w:rsidR="00E60EA8" w:rsidRPr="00E60EA8" w:rsidRDefault="00EA43E9" w:rsidP="003E3ED9">
      <w:pPr>
        <w:numPr>
          <w:ilvl w:val="0"/>
          <w:numId w:val="57"/>
        </w:numPr>
        <w:shd w:val="clear" w:color="auto" w:fill="FFFFFF"/>
        <w:spacing w:after="0" w:line="240" w:lineRule="auto"/>
        <w:ind w:left="272"/>
        <w:rPr>
          <w:rFonts w:ascii="Times New Roman" w:hAnsi="Times New Roman" w:cs="Times New Roman"/>
          <w:sz w:val="24"/>
          <w:szCs w:val="24"/>
        </w:rPr>
      </w:pPr>
      <w:hyperlink r:id="rId114" w:history="1">
        <w:r w:rsidR="00E60EA8" w:rsidRPr="00E60EA8">
          <w:rPr>
            <w:rStyle w:val="Hyperlink"/>
            <w:rFonts w:ascii="Times New Roman" w:hAnsi="Times New Roman" w:cs="Times New Roman"/>
            <w:color w:val="auto"/>
            <w:sz w:val="24"/>
            <w:szCs w:val="24"/>
          </w:rPr>
          <w:t>&lt;uses-permission&gt;</w:t>
        </w:r>
      </w:hyperlink>
    </w:p>
    <w:p w:rsidR="00E60EA8" w:rsidRDefault="00EA43E9" w:rsidP="003E3ED9">
      <w:pPr>
        <w:numPr>
          <w:ilvl w:val="0"/>
          <w:numId w:val="57"/>
        </w:numPr>
        <w:shd w:val="clear" w:color="auto" w:fill="FFFFFF"/>
        <w:spacing w:after="0" w:line="240" w:lineRule="auto"/>
        <w:ind w:left="272"/>
        <w:rPr>
          <w:rStyle w:val="HTMLCode"/>
          <w:rFonts w:ascii="Times New Roman" w:eastAsiaTheme="minorHAnsi" w:hAnsi="Times New Roman" w:cs="Times New Roman"/>
          <w:sz w:val="24"/>
          <w:szCs w:val="24"/>
        </w:rPr>
      </w:pPr>
      <w:hyperlink r:id="rId115" w:history="1">
        <w:r w:rsidR="00E60EA8" w:rsidRPr="00E60EA8">
          <w:rPr>
            <w:rStyle w:val="Hyperlink"/>
            <w:rFonts w:ascii="Times New Roman" w:hAnsi="Times New Roman" w:cs="Times New Roman"/>
            <w:color w:val="auto"/>
            <w:sz w:val="24"/>
            <w:szCs w:val="24"/>
          </w:rPr>
          <w:t>&lt;uses-sdk&gt;</w:t>
        </w:r>
      </w:hyperlink>
    </w:p>
    <w:p w:rsidR="00E60EA8" w:rsidRPr="00E60EA8" w:rsidRDefault="00E60EA8" w:rsidP="00E60EA8">
      <w:pPr>
        <w:shd w:val="clear" w:color="auto" w:fill="FFFFFF"/>
        <w:spacing w:after="0" w:line="240" w:lineRule="auto"/>
        <w:ind w:left="272"/>
        <w:rPr>
          <w:rFonts w:ascii="Times New Roman" w:hAnsi="Times New Roman" w:cs="Times New Roman"/>
          <w:sz w:val="24"/>
          <w:szCs w:val="24"/>
        </w:rPr>
      </w:pPr>
    </w:p>
    <w:p w:rsidR="00E60EA8" w:rsidRPr="00E60EA8" w:rsidRDefault="00E60EA8" w:rsidP="00E60EA8">
      <w:pPr>
        <w:pStyle w:val="note"/>
        <w:shd w:val="clear" w:color="auto" w:fill="FFFFFF"/>
        <w:spacing w:before="0" w:beforeAutospacing="0" w:after="0" w:afterAutospacing="0"/>
        <w:rPr>
          <w:rFonts w:ascii="Roboto" w:hAnsi="Roboto"/>
          <w:sz w:val="19"/>
          <w:szCs w:val="19"/>
        </w:rPr>
      </w:pPr>
      <w:r w:rsidRPr="00E60EA8">
        <w:rPr>
          <w:rStyle w:val="Strong"/>
          <w:rFonts w:ascii="Roboto" w:hAnsi="Roboto"/>
          <w:sz w:val="19"/>
          <w:szCs w:val="19"/>
        </w:rPr>
        <w:t>Note</w:t>
      </w:r>
      <w:r w:rsidRPr="00E60EA8">
        <w:rPr>
          <w:rFonts w:ascii="Roboto" w:hAnsi="Roboto"/>
          <w:sz w:val="19"/>
          <w:szCs w:val="19"/>
        </w:rPr>
        <w:t>: These are the only legal elements – you cannot add your own elements or attributes.</w:t>
      </w:r>
    </w:p>
    <w:p w:rsidR="00E60EA8" w:rsidRDefault="00E60EA8">
      <w:pPr>
        <w:rPr>
          <w:rFonts w:ascii="Roboto" w:eastAsiaTheme="majorEastAsia" w:hAnsi="Roboto" w:cstheme="majorBidi"/>
          <w:sz w:val="38"/>
          <w:szCs w:val="38"/>
        </w:rPr>
      </w:pPr>
      <w:r>
        <w:rPr>
          <w:rFonts w:ascii="Roboto" w:hAnsi="Roboto"/>
          <w:b/>
          <w:bCs/>
          <w:sz w:val="38"/>
          <w:szCs w:val="38"/>
        </w:rPr>
        <w:br w:type="page"/>
      </w:r>
    </w:p>
    <w:p w:rsidR="00E60EA8" w:rsidRPr="00E60EA8" w:rsidRDefault="00E60EA8" w:rsidP="00E60EA8">
      <w:pPr>
        <w:pStyle w:val="Heading2"/>
        <w:shd w:val="clear" w:color="auto" w:fill="FFFFFF"/>
        <w:spacing w:before="0" w:line="240" w:lineRule="auto"/>
        <w:rPr>
          <w:rFonts w:ascii="Times New Roman" w:hAnsi="Times New Roman" w:cs="Times New Roman"/>
          <w:bCs w:val="0"/>
          <w:color w:val="auto"/>
          <w:sz w:val="24"/>
          <w:szCs w:val="24"/>
        </w:rPr>
      </w:pPr>
      <w:r w:rsidRPr="00E60EA8">
        <w:rPr>
          <w:rFonts w:ascii="Times New Roman" w:hAnsi="Times New Roman" w:cs="Times New Roman"/>
          <w:bCs w:val="0"/>
          <w:color w:val="auto"/>
          <w:sz w:val="24"/>
          <w:szCs w:val="24"/>
        </w:rPr>
        <w:lastRenderedPageBreak/>
        <w:t>File conventions</w:t>
      </w:r>
    </w:p>
    <w:p w:rsidR="00E60EA8" w:rsidRPr="00E60EA8" w:rsidRDefault="00E60EA8" w:rsidP="00E60EA8">
      <w:pPr>
        <w:spacing w:after="0" w:line="240" w:lineRule="auto"/>
        <w:rPr>
          <w:rFonts w:ascii="Times New Roman" w:hAnsi="Times New Roman"/>
          <w:sz w:val="24"/>
          <w:szCs w:val="24"/>
        </w:rPr>
      </w:pPr>
    </w:p>
    <w:p w:rsidR="00E60EA8" w:rsidRDefault="00E60EA8" w:rsidP="00E60EA8">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This section describes the conventions and rules that apply generally to all of the elements and attributes in the manifest file.</w:t>
      </w:r>
    </w:p>
    <w:p w:rsidR="00E60EA8" w:rsidRPr="00E60EA8" w:rsidRDefault="00E60EA8" w:rsidP="00E60EA8">
      <w:pPr>
        <w:pStyle w:val="NormalWeb"/>
        <w:shd w:val="clear" w:color="auto" w:fill="FFFFFF"/>
        <w:spacing w:before="0" w:beforeAutospacing="0" w:after="0" w:afterAutospacing="0"/>
        <w:rPr>
          <w:rFonts w:ascii="Roboto" w:hAnsi="Roboto"/>
          <w:sz w:val="19"/>
          <w:szCs w:val="19"/>
        </w:rPr>
      </w:pPr>
    </w:p>
    <w:p w:rsidR="00E60EA8" w:rsidRPr="00E60EA8" w:rsidRDefault="00E60EA8" w:rsidP="00E60EA8">
      <w:pPr>
        <w:shd w:val="clear" w:color="auto" w:fill="FFFFFF"/>
        <w:spacing w:after="0" w:line="240" w:lineRule="auto"/>
        <w:rPr>
          <w:rFonts w:ascii="Roboto" w:hAnsi="Roboto"/>
          <w:sz w:val="19"/>
          <w:szCs w:val="19"/>
        </w:rPr>
      </w:pPr>
      <w:r w:rsidRPr="00E60EA8">
        <w:rPr>
          <w:rFonts w:ascii="Roboto" w:hAnsi="Roboto"/>
          <w:b/>
          <w:bCs/>
          <w:sz w:val="19"/>
          <w:szCs w:val="19"/>
        </w:rPr>
        <w:t>Elements</w:t>
      </w:r>
    </w:p>
    <w:p w:rsid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Only the</w:t>
      </w:r>
      <w:r w:rsidRPr="00E60EA8">
        <w:rPr>
          <w:rStyle w:val="apple-converted-space"/>
          <w:rFonts w:ascii="Roboto" w:hAnsi="Roboto"/>
          <w:sz w:val="19"/>
          <w:szCs w:val="19"/>
        </w:rPr>
        <w:t> </w:t>
      </w:r>
      <w:hyperlink r:id="rId116" w:history="1">
        <w:r w:rsidRPr="00E60EA8">
          <w:rPr>
            <w:rStyle w:val="Hyperlink"/>
            <w:rFonts w:ascii="Consolas" w:hAnsi="Consolas" w:cs="Courier New"/>
            <w:color w:val="auto"/>
            <w:sz w:val="18"/>
            <w:szCs w:val="18"/>
          </w:rPr>
          <w:t>&lt;manifest&gt;</w:t>
        </w:r>
      </w:hyperlink>
      <w:r w:rsidRPr="00E60EA8">
        <w:rPr>
          <w:rStyle w:val="apple-converted-space"/>
          <w:rFonts w:ascii="Roboto" w:hAnsi="Roboto"/>
          <w:sz w:val="19"/>
          <w:szCs w:val="19"/>
        </w:rPr>
        <w:t> </w:t>
      </w:r>
      <w:r w:rsidRPr="00E60EA8">
        <w:rPr>
          <w:rFonts w:ascii="Roboto" w:hAnsi="Roboto"/>
          <w:sz w:val="19"/>
          <w:szCs w:val="19"/>
        </w:rPr>
        <w:t>and</w:t>
      </w:r>
      <w:r w:rsidRPr="00E60EA8">
        <w:rPr>
          <w:rStyle w:val="apple-converted-space"/>
          <w:rFonts w:ascii="Roboto" w:hAnsi="Roboto"/>
          <w:sz w:val="19"/>
          <w:szCs w:val="19"/>
        </w:rPr>
        <w:t> </w:t>
      </w:r>
      <w:hyperlink r:id="rId117" w:history="1">
        <w:r w:rsidRPr="00E60EA8">
          <w:rPr>
            <w:rStyle w:val="Hyperlink"/>
            <w:rFonts w:ascii="Consolas" w:hAnsi="Consolas" w:cs="Courier New"/>
            <w:color w:val="auto"/>
            <w:sz w:val="18"/>
            <w:szCs w:val="18"/>
          </w:rPr>
          <w:t>&lt;application&gt;</w:t>
        </w:r>
      </w:hyperlink>
      <w:r w:rsidRPr="00E60EA8">
        <w:rPr>
          <w:rStyle w:val="apple-converted-space"/>
          <w:rFonts w:ascii="Roboto" w:hAnsi="Roboto"/>
          <w:sz w:val="19"/>
          <w:szCs w:val="19"/>
        </w:rPr>
        <w:t> </w:t>
      </w:r>
      <w:r w:rsidRPr="00E60EA8">
        <w:rPr>
          <w:rFonts w:ascii="Roboto" w:hAnsi="Roboto"/>
          <w:sz w:val="19"/>
          <w:szCs w:val="19"/>
        </w:rPr>
        <w:t>elements are required. They each must be present and can occur only once. Most of the other elements can occur many times or not at all. However, at least some of them must be present before the manifest file becomes useful.</w:t>
      </w:r>
    </w:p>
    <w:p w:rsidR="00E60EA8" w:rsidRPr="00E60EA8" w:rsidRDefault="00E60EA8" w:rsidP="00E60EA8">
      <w:pPr>
        <w:shd w:val="clear" w:color="auto" w:fill="FFFFFF"/>
        <w:spacing w:after="0" w:line="240" w:lineRule="auto"/>
        <w:ind w:left="720"/>
        <w:rPr>
          <w:rFonts w:ascii="Roboto" w:hAnsi="Roboto"/>
          <w:sz w:val="19"/>
          <w:szCs w:val="19"/>
        </w:rPr>
      </w:pPr>
    </w:p>
    <w:p w:rsidR="00E60EA8" w:rsidRPr="00E60EA8"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rPr>
        <w:t xml:space="preserve">If </w:t>
      </w:r>
      <w:r w:rsidRPr="00E60EA8">
        <w:rPr>
          <w:rFonts w:ascii="Roboto" w:hAnsi="Roboto"/>
          <w:sz w:val="19"/>
          <w:szCs w:val="19"/>
          <w:highlight w:val="yellow"/>
        </w:rPr>
        <w:t>an element contains anything at all, it contains other elements</w:t>
      </w:r>
      <w:r w:rsidRPr="00E60EA8">
        <w:rPr>
          <w:rFonts w:ascii="Roboto" w:hAnsi="Roboto"/>
          <w:sz w:val="19"/>
          <w:szCs w:val="19"/>
        </w:rPr>
        <w:t>. All of the values are set through attributes, not as character data within an element.</w:t>
      </w:r>
    </w:p>
    <w:p w:rsidR="00E60EA8" w:rsidRDefault="00E60EA8" w:rsidP="00E60EA8">
      <w:pPr>
        <w:pStyle w:val="NormalWeb"/>
        <w:shd w:val="clear" w:color="auto" w:fill="FFFFFF"/>
        <w:spacing w:before="0" w:beforeAutospacing="0" w:after="0" w:afterAutospacing="0"/>
        <w:ind w:left="720"/>
        <w:rPr>
          <w:rFonts w:ascii="Roboto" w:hAnsi="Roboto"/>
          <w:sz w:val="19"/>
          <w:szCs w:val="19"/>
        </w:rPr>
      </w:pPr>
    </w:p>
    <w:p w:rsidR="00E60EA8"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highlight w:val="yellow"/>
        </w:rPr>
        <w:t>Elements at the same level</w:t>
      </w:r>
      <w:r w:rsidRPr="00E60EA8">
        <w:rPr>
          <w:rFonts w:ascii="Roboto" w:hAnsi="Roboto"/>
          <w:sz w:val="19"/>
          <w:szCs w:val="19"/>
        </w:rPr>
        <w:t xml:space="preserve"> are generally </w:t>
      </w:r>
      <w:r w:rsidRPr="00E60EA8">
        <w:rPr>
          <w:rFonts w:ascii="Roboto" w:hAnsi="Roboto"/>
          <w:b/>
          <w:sz w:val="19"/>
          <w:szCs w:val="19"/>
        </w:rPr>
        <w:t>not</w:t>
      </w:r>
      <w:r w:rsidRPr="00E60EA8">
        <w:rPr>
          <w:rFonts w:ascii="Roboto" w:hAnsi="Roboto"/>
          <w:sz w:val="19"/>
          <w:szCs w:val="19"/>
        </w:rPr>
        <w:t xml:space="preserve"> ordered. For example, the</w:t>
      </w:r>
      <w:r w:rsidRPr="00E60EA8">
        <w:rPr>
          <w:rStyle w:val="apple-converted-space"/>
          <w:rFonts w:ascii="Roboto" w:hAnsi="Roboto"/>
          <w:sz w:val="19"/>
          <w:szCs w:val="19"/>
        </w:rPr>
        <w:t> </w:t>
      </w:r>
      <w:hyperlink r:id="rId118" w:history="1">
        <w:r w:rsidRPr="00E60EA8">
          <w:rPr>
            <w:rStyle w:val="Hyperlink"/>
            <w:rFonts w:ascii="Consolas" w:hAnsi="Consolas" w:cs="Courier New"/>
            <w:color w:val="auto"/>
            <w:sz w:val="18"/>
            <w:szCs w:val="18"/>
          </w:rPr>
          <w:t>&lt;activity&gt;</w:t>
        </w:r>
      </w:hyperlink>
      <w:r w:rsidRPr="00E60EA8">
        <w:rPr>
          <w:rFonts w:ascii="Roboto" w:hAnsi="Roboto"/>
          <w:sz w:val="19"/>
          <w:szCs w:val="19"/>
        </w:rPr>
        <w:t>,</w:t>
      </w:r>
      <w:r w:rsidRPr="00E60EA8">
        <w:rPr>
          <w:rStyle w:val="apple-converted-space"/>
          <w:rFonts w:ascii="Roboto" w:hAnsi="Roboto"/>
          <w:sz w:val="19"/>
          <w:szCs w:val="19"/>
        </w:rPr>
        <w:t> </w:t>
      </w:r>
      <w:hyperlink r:id="rId119" w:history="1">
        <w:r w:rsidRPr="00E60EA8">
          <w:rPr>
            <w:rStyle w:val="Hyperlink"/>
            <w:rFonts w:ascii="Consolas" w:hAnsi="Consolas" w:cs="Courier New"/>
            <w:color w:val="auto"/>
            <w:sz w:val="18"/>
            <w:szCs w:val="18"/>
          </w:rPr>
          <w:t>&lt;provider&gt;</w:t>
        </w:r>
      </w:hyperlink>
      <w:r w:rsidRPr="00E60EA8">
        <w:rPr>
          <w:rFonts w:ascii="Roboto" w:hAnsi="Roboto"/>
          <w:sz w:val="19"/>
          <w:szCs w:val="19"/>
        </w:rPr>
        <w:t>, and</w:t>
      </w:r>
      <w:r w:rsidRPr="00E60EA8">
        <w:rPr>
          <w:rStyle w:val="apple-converted-space"/>
          <w:rFonts w:ascii="Roboto" w:hAnsi="Roboto"/>
          <w:sz w:val="19"/>
          <w:szCs w:val="19"/>
        </w:rPr>
        <w:t> </w:t>
      </w:r>
      <w:hyperlink r:id="rId120" w:history="1">
        <w:r w:rsidRPr="00E60EA8">
          <w:rPr>
            <w:rStyle w:val="Hyperlink"/>
            <w:rFonts w:ascii="Consolas" w:hAnsi="Consolas" w:cs="Courier New"/>
            <w:color w:val="auto"/>
            <w:sz w:val="18"/>
            <w:szCs w:val="18"/>
          </w:rPr>
          <w:t>&lt;service&gt;</w:t>
        </w:r>
      </w:hyperlink>
      <w:r w:rsidRPr="00E60EA8">
        <w:rPr>
          <w:rStyle w:val="apple-converted-space"/>
          <w:rFonts w:ascii="Roboto" w:hAnsi="Roboto"/>
          <w:sz w:val="19"/>
          <w:szCs w:val="19"/>
        </w:rPr>
        <w:t> </w:t>
      </w:r>
      <w:r w:rsidRPr="00E60EA8">
        <w:rPr>
          <w:rFonts w:ascii="Roboto" w:hAnsi="Roboto"/>
          <w:sz w:val="19"/>
          <w:szCs w:val="19"/>
        </w:rPr>
        <w:t>elements can be intermixed in any sequence. There are two key exceptions to this rule:</w:t>
      </w:r>
    </w:p>
    <w:p w:rsidR="00E60EA8" w:rsidRPr="00E60EA8" w:rsidRDefault="00E60EA8" w:rsidP="00E60EA8">
      <w:pPr>
        <w:pStyle w:val="NormalWeb"/>
        <w:shd w:val="clear" w:color="auto" w:fill="FFFFFF"/>
        <w:spacing w:before="0" w:beforeAutospacing="0" w:after="0" w:afterAutospacing="0"/>
        <w:ind w:left="720"/>
        <w:rPr>
          <w:rFonts w:ascii="Roboto" w:hAnsi="Roboto"/>
          <w:sz w:val="19"/>
          <w:szCs w:val="19"/>
        </w:rPr>
      </w:pPr>
    </w:p>
    <w:p w:rsidR="00E60EA8" w:rsidRPr="00E60EA8" w:rsidRDefault="00E60EA8" w:rsidP="003E3ED9">
      <w:pPr>
        <w:numPr>
          <w:ilvl w:val="0"/>
          <w:numId w:val="58"/>
        </w:numPr>
        <w:shd w:val="clear" w:color="auto" w:fill="FFFFFF"/>
        <w:spacing w:after="0" w:line="240" w:lineRule="auto"/>
        <w:ind w:left="992"/>
        <w:rPr>
          <w:rFonts w:ascii="Roboto" w:hAnsi="Roboto"/>
          <w:sz w:val="19"/>
          <w:szCs w:val="19"/>
        </w:rPr>
      </w:pPr>
      <w:r w:rsidRPr="00E60EA8">
        <w:rPr>
          <w:rFonts w:ascii="Roboto" w:hAnsi="Roboto"/>
          <w:sz w:val="19"/>
          <w:szCs w:val="19"/>
        </w:rPr>
        <w:t>An</w:t>
      </w:r>
      <w:r w:rsidRPr="00E60EA8">
        <w:rPr>
          <w:rStyle w:val="apple-converted-space"/>
          <w:rFonts w:ascii="Roboto" w:hAnsi="Roboto"/>
          <w:sz w:val="19"/>
          <w:szCs w:val="19"/>
        </w:rPr>
        <w:t> </w:t>
      </w:r>
      <w:hyperlink r:id="rId121" w:history="1">
        <w:r w:rsidRPr="00E60EA8">
          <w:rPr>
            <w:rStyle w:val="Hyperlink"/>
            <w:rFonts w:ascii="Consolas" w:hAnsi="Consolas" w:cs="Courier New"/>
            <w:color w:val="auto"/>
            <w:sz w:val="18"/>
            <w:szCs w:val="18"/>
          </w:rPr>
          <w:t>&lt;activity-alias&gt;</w:t>
        </w:r>
      </w:hyperlink>
      <w:r w:rsidRPr="00E60EA8">
        <w:rPr>
          <w:rStyle w:val="apple-converted-space"/>
          <w:rFonts w:ascii="Roboto" w:hAnsi="Roboto"/>
          <w:sz w:val="19"/>
          <w:szCs w:val="19"/>
        </w:rPr>
        <w:t> </w:t>
      </w:r>
      <w:r w:rsidRPr="00E60EA8">
        <w:rPr>
          <w:rFonts w:ascii="Roboto" w:hAnsi="Roboto"/>
          <w:sz w:val="19"/>
          <w:szCs w:val="19"/>
        </w:rPr>
        <w:t>element must follow the</w:t>
      </w:r>
      <w:r w:rsidRPr="00E60EA8">
        <w:rPr>
          <w:rStyle w:val="apple-converted-space"/>
          <w:rFonts w:ascii="Roboto" w:hAnsi="Roboto"/>
          <w:sz w:val="19"/>
          <w:szCs w:val="19"/>
        </w:rPr>
        <w:t> </w:t>
      </w:r>
      <w:hyperlink r:id="rId122" w:history="1">
        <w:r w:rsidRPr="00E60EA8">
          <w:rPr>
            <w:rStyle w:val="Hyperlink"/>
            <w:rFonts w:ascii="Consolas" w:hAnsi="Consolas" w:cs="Courier New"/>
            <w:color w:val="auto"/>
            <w:sz w:val="18"/>
            <w:szCs w:val="18"/>
          </w:rPr>
          <w:t>&lt;activity&gt;</w:t>
        </w:r>
      </w:hyperlink>
      <w:r w:rsidRPr="00E60EA8">
        <w:rPr>
          <w:rStyle w:val="apple-converted-space"/>
          <w:rFonts w:ascii="Roboto" w:hAnsi="Roboto"/>
          <w:sz w:val="19"/>
          <w:szCs w:val="19"/>
        </w:rPr>
        <w:t> </w:t>
      </w:r>
      <w:r w:rsidRPr="00E60EA8">
        <w:rPr>
          <w:rFonts w:ascii="Roboto" w:hAnsi="Roboto"/>
          <w:sz w:val="19"/>
          <w:szCs w:val="19"/>
        </w:rPr>
        <w:t>for which it is an alias.</w:t>
      </w:r>
    </w:p>
    <w:p w:rsidR="00E60EA8" w:rsidRDefault="00E60EA8" w:rsidP="003E3ED9">
      <w:pPr>
        <w:numPr>
          <w:ilvl w:val="0"/>
          <w:numId w:val="58"/>
        </w:numPr>
        <w:shd w:val="clear" w:color="auto" w:fill="FFFFFF"/>
        <w:spacing w:after="0" w:line="240" w:lineRule="auto"/>
        <w:ind w:left="992"/>
        <w:rPr>
          <w:rFonts w:ascii="Roboto" w:hAnsi="Roboto"/>
          <w:sz w:val="19"/>
          <w:szCs w:val="19"/>
        </w:rPr>
      </w:pPr>
      <w:r w:rsidRPr="00E60EA8">
        <w:rPr>
          <w:rFonts w:ascii="Roboto" w:hAnsi="Roboto"/>
          <w:sz w:val="19"/>
          <w:szCs w:val="19"/>
        </w:rPr>
        <w:t>The</w:t>
      </w:r>
      <w:r w:rsidRPr="00E60EA8">
        <w:rPr>
          <w:rStyle w:val="apple-converted-space"/>
          <w:rFonts w:ascii="Roboto" w:hAnsi="Roboto"/>
          <w:sz w:val="19"/>
          <w:szCs w:val="19"/>
        </w:rPr>
        <w:t> </w:t>
      </w:r>
      <w:hyperlink r:id="rId123" w:history="1">
        <w:r w:rsidRPr="00E60EA8">
          <w:rPr>
            <w:rStyle w:val="Hyperlink"/>
            <w:rFonts w:ascii="Consolas" w:hAnsi="Consolas" w:cs="Courier New"/>
            <w:color w:val="auto"/>
            <w:sz w:val="18"/>
            <w:szCs w:val="18"/>
          </w:rPr>
          <w:t>&lt;application&gt;</w:t>
        </w:r>
      </w:hyperlink>
      <w:r w:rsidRPr="00E60EA8">
        <w:rPr>
          <w:rStyle w:val="apple-converted-space"/>
          <w:rFonts w:ascii="Roboto" w:hAnsi="Roboto"/>
          <w:sz w:val="19"/>
          <w:szCs w:val="19"/>
        </w:rPr>
        <w:t> </w:t>
      </w:r>
      <w:r w:rsidRPr="00E60EA8">
        <w:rPr>
          <w:rFonts w:ascii="Roboto" w:hAnsi="Roboto"/>
          <w:sz w:val="19"/>
          <w:szCs w:val="19"/>
        </w:rPr>
        <w:t>element must be the last element inside the</w:t>
      </w:r>
      <w:r w:rsidRPr="00E60EA8">
        <w:rPr>
          <w:rStyle w:val="apple-converted-space"/>
          <w:rFonts w:ascii="Roboto" w:hAnsi="Roboto"/>
          <w:sz w:val="19"/>
          <w:szCs w:val="19"/>
        </w:rPr>
        <w:t> </w:t>
      </w:r>
      <w:hyperlink r:id="rId124" w:history="1">
        <w:r w:rsidRPr="00E60EA8">
          <w:rPr>
            <w:rStyle w:val="Hyperlink"/>
            <w:rFonts w:ascii="Consolas" w:hAnsi="Consolas" w:cs="Courier New"/>
            <w:color w:val="auto"/>
            <w:sz w:val="18"/>
            <w:szCs w:val="18"/>
          </w:rPr>
          <w:t>&lt;manifest&gt;</w:t>
        </w:r>
      </w:hyperlink>
      <w:r w:rsidRPr="00E60EA8">
        <w:rPr>
          <w:rStyle w:val="apple-converted-space"/>
          <w:rFonts w:ascii="Roboto" w:hAnsi="Roboto"/>
          <w:sz w:val="19"/>
          <w:szCs w:val="19"/>
        </w:rPr>
        <w:t> </w:t>
      </w:r>
      <w:r w:rsidRPr="00E60EA8">
        <w:rPr>
          <w:rFonts w:ascii="Roboto" w:hAnsi="Roboto"/>
          <w:sz w:val="19"/>
          <w:szCs w:val="19"/>
        </w:rPr>
        <w:t>element. In other words, the</w:t>
      </w:r>
      <w:r w:rsidRPr="00E60EA8">
        <w:rPr>
          <w:rStyle w:val="apple-converted-space"/>
          <w:rFonts w:ascii="Roboto" w:hAnsi="Roboto"/>
          <w:sz w:val="19"/>
          <w:szCs w:val="19"/>
        </w:rPr>
        <w:t> </w:t>
      </w:r>
      <w:r w:rsidRPr="00E60EA8">
        <w:rPr>
          <w:rStyle w:val="HTMLCode"/>
          <w:rFonts w:ascii="Consolas" w:eastAsiaTheme="minorHAnsi" w:hAnsi="Consolas"/>
          <w:sz w:val="18"/>
          <w:szCs w:val="18"/>
        </w:rPr>
        <w:t>&lt;/application&gt;</w:t>
      </w:r>
      <w:r w:rsidRPr="00E60EA8">
        <w:rPr>
          <w:rStyle w:val="apple-converted-space"/>
          <w:rFonts w:ascii="Roboto" w:hAnsi="Roboto"/>
          <w:sz w:val="19"/>
          <w:szCs w:val="19"/>
        </w:rPr>
        <w:t> </w:t>
      </w:r>
      <w:r w:rsidRPr="00E60EA8">
        <w:rPr>
          <w:rFonts w:ascii="Roboto" w:hAnsi="Roboto"/>
          <w:sz w:val="19"/>
          <w:szCs w:val="19"/>
        </w:rPr>
        <w:t>closing tag must appear immediately before the</w:t>
      </w:r>
      <w:r w:rsidRPr="00E60EA8">
        <w:rPr>
          <w:rStyle w:val="apple-converted-space"/>
          <w:rFonts w:ascii="Roboto" w:hAnsi="Roboto"/>
          <w:sz w:val="19"/>
          <w:szCs w:val="19"/>
        </w:rPr>
        <w:t> </w:t>
      </w:r>
      <w:r w:rsidRPr="00E60EA8">
        <w:rPr>
          <w:rStyle w:val="HTMLCode"/>
          <w:rFonts w:ascii="Consolas" w:eastAsiaTheme="minorHAnsi" w:hAnsi="Consolas"/>
          <w:sz w:val="18"/>
          <w:szCs w:val="18"/>
        </w:rPr>
        <w:t>&lt;/manifest&gt;</w:t>
      </w:r>
      <w:r w:rsidRPr="00E60EA8">
        <w:rPr>
          <w:rStyle w:val="apple-converted-space"/>
          <w:rFonts w:ascii="Roboto" w:hAnsi="Roboto"/>
          <w:sz w:val="19"/>
          <w:szCs w:val="19"/>
        </w:rPr>
        <w:t> </w:t>
      </w:r>
      <w:r w:rsidRPr="00E60EA8">
        <w:rPr>
          <w:rFonts w:ascii="Roboto" w:hAnsi="Roboto"/>
          <w:sz w:val="19"/>
          <w:szCs w:val="19"/>
        </w:rPr>
        <w:t>closing tag.</w:t>
      </w:r>
    </w:p>
    <w:p w:rsidR="00E60EA8" w:rsidRPr="00E60EA8" w:rsidRDefault="00E60EA8" w:rsidP="00E60EA8">
      <w:pPr>
        <w:shd w:val="clear" w:color="auto" w:fill="FFFFFF"/>
        <w:spacing w:after="0" w:line="240" w:lineRule="auto"/>
        <w:ind w:left="992"/>
        <w:rPr>
          <w:rFonts w:ascii="Roboto" w:hAnsi="Roboto"/>
          <w:sz w:val="19"/>
          <w:szCs w:val="19"/>
        </w:rPr>
      </w:pPr>
    </w:p>
    <w:p w:rsidR="00E60EA8" w:rsidRPr="00E60EA8" w:rsidRDefault="00E60EA8" w:rsidP="00E60EA8">
      <w:pPr>
        <w:shd w:val="clear" w:color="auto" w:fill="FFFFFF"/>
        <w:spacing w:after="0" w:line="240" w:lineRule="auto"/>
        <w:rPr>
          <w:rFonts w:ascii="Roboto" w:hAnsi="Roboto"/>
          <w:sz w:val="19"/>
          <w:szCs w:val="19"/>
        </w:rPr>
      </w:pPr>
      <w:r w:rsidRPr="00E60EA8">
        <w:rPr>
          <w:rFonts w:ascii="Roboto" w:hAnsi="Roboto"/>
          <w:b/>
          <w:bCs/>
          <w:sz w:val="19"/>
          <w:szCs w:val="19"/>
        </w:rPr>
        <w:t>Attributes</w:t>
      </w:r>
    </w:p>
    <w:p w:rsid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In a formal sense, </w:t>
      </w:r>
      <w:r w:rsidRPr="00E60EA8">
        <w:rPr>
          <w:rFonts w:ascii="Roboto" w:hAnsi="Roboto"/>
          <w:sz w:val="19"/>
          <w:szCs w:val="19"/>
          <w:highlight w:val="yellow"/>
        </w:rPr>
        <w:t>all attributes are optional</w:t>
      </w:r>
      <w:r w:rsidRPr="00E60EA8">
        <w:rPr>
          <w:rFonts w:ascii="Roboto" w:hAnsi="Roboto"/>
          <w:sz w:val="19"/>
          <w:szCs w:val="19"/>
        </w:rPr>
        <w:t xml:space="preserve">. However, there are some attributes that must be specified so that an element can accomplish its purpose. Use the documentation as a guide. </w:t>
      </w:r>
    </w:p>
    <w:p w:rsidR="00E60EA8" w:rsidRDefault="00E60EA8" w:rsidP="00E60EA8">
      <w:pPr>
        <w:shd w:val="clear" w:color="auto" w:fill="FFFFFF"/>
        <w:spacing w:after="0" w:line="240" w:lineRule="auto"/>
        <w:ind w:left="720"/>
        <w:rPr>
          <w:rFonts w:ascii="Roboto" w:hAnsi="Roboto"/>
          <w:sz w:val="19"/>
          <w:szCs w:val="19"/>
        </w:rPr>
      </w:pPr>
    </w:p>
    <w:p w:rsidR="00E60EA8" w:rsidRP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For truly </w:t>
      </w:r>
      <w:r w:rsidRPr="00E60EA8">
        <w:rPr>
          <w:rFonts w:ascii="Roboto" w:hAnsi="Roboto"/>
          <w:sz w:val="19"/>
          <w:szCs w:val="19"/>
          <w:highlight w:val="yellow"/>
        </w:rPr>
        <w:t>optional attributes</w:t>
      </w:r>
      <w:r w:rsidRPr="00E60EA8">
        <w:rPr>
          <w:rFonts w:ascii="Roboto" w:hAnsi="Roboto"/>
          <w:sz w:val="19"/>
          <w:szCs w:val="19"/>
        </w:rPr>
        <w:t>, it mentions a default value or states what happens in the absence of a specification.</w:t>
      </w:r>
    </w:p>
    <w:p w:rsidR="00E60EA8" w:rsidRDefault="00E60EA8" w:rsidP="00E60EA8">
      <w:pPr>
        <w:pStyle w:val="NormalWeb"/>
        <w:shd w:val="clear" w:color="auto" w:fill="FFFFFF"/>
        <w:spacing w:before="0" w:beforeAutospacing="0" w:after="0" w:afterAutospacing="0"/>
        <w:ind w:left="720"/>
        <w:rPr>
          <w:rFonts w:ascii="Roboto" w:hAnsi="Roboto"/>
          <w:sz w:val="19"/>
          <w:szCs w:val="19"/>
        </w:rPr>
      </w:pPr>
    </w:p>
    <w:p w:rsidR="00E60EA8"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rPr>
        <w:t>Except for some attributes of the root</w:t>
      </w:r>
      <w:r w:rsidRPr="00E60EA8">
        <w:rPr>
          <w:rStyle w:val="apple-converted-space"/>
          <w:rFonts w:ascii="Roboto" w:hAnsi="Roboto"/>
          <w:sz w:val="19"/>
          <w:szCs w:val="19"/>
        </w:rPr>
        <w:t> </w:t>
      </w:r>
      <w:hyperlink r:id="rId125" w:history="1">
        <w:r w:rsidRPr="00E60EA8">
          <w:rPr>
            <w:rStyle w:val="Hyperlink"/>
            <w:rFonts w:ascii="Consolas" w:hAnsi="Consolas" w:cs="Courier New"/>
            <w:color w:val="auto"/>
            <w:sz w:val="18"/>
            <w:szCs w:val="18"/>
          </w:rPr>
          <w:t>&lt;manifest&gt;</w:t>
        </w:r>
      </w:hyperlink>
      <w:r w:rsidRPr="00E60EA8">
        <w:rPr>
          <w:rStyle w:val="apple-converted-space"/>
          <w:rFonts w:ascii="Roboto" w:hAnsi="Roboto"/>
          <w:sz w:val="19"/>
          <w:szCs w:val="19"/>
        </w:rPr>
        <w:t> </w:t>
      </w:r>
      <w:r w:rsidRPr="00E60EA8">
        <w:rPr>
          <w:rFonts w:ascii="Roboto" w:hAnsi="Roboto"/>
          <w:sz w:val="19"/>
          <w:szCs w:val="19"/>
        </w:rPr>
        <w:t>element, all attribute names begin with an</w:t>
      </w:r>
      <w:r w:rsidRPr="00E60EA8">
        <w:rPr>
          <w:rStyle w:val="apple-converted-space"/>
          <w:rFonts w:ascii="Roboto" w:hAnsi="Roboto"/>
          <w:sz w:val="19"/>
          <w:szCs w:val="19"/>
        </w:rPr>
        <w:t> </w:t>
      </w:r>
      <w:r w:rsidRPr="00E60EA8">
        <w:rPr>
          <w:rStyle w:val="HTMLCode"/>
          <w:rFonts w:ascii="Consolas" w:hAnsi="Consolas"/>
          <w:sz w:val="18"/>
          <w:szCs w:val="18"/>
        </w:rPr>
        <w:t>android:</w:t>
      </w:r>
      <w:r w:rsidRPr="00E60EA8">
        <w:rPr>
          <w:rStyle w:val="apple-converted-space"/>
          <w:rFonts w:ascii="Roboto" w:hAnsi="Roboto"/>
          <w:sz w:val="19"/>
          <w:szCs w:val="19"/>
        </w:rPr>
        <w:t> </w:t>
      </w:r>
      <w:r w:rsidRPr="00E60EA8">
        <w:rPr>
          <w:rFonts w:ascii="Roboto" w:hAnsi="Roboto"/>
          <w:sz w:val="19"/>
          <w:szCs w:val="19"/>
        </w:rPr>
        <w:t>prefix. For example,</w:t>
      </w:r>
      <w:r w:rsidRPr="00E60EA8">
        <w:rPr>
          <w:rStyle w:val="apple-converted-space"/>
          <w:rFonts w:ascii="Roboto" w:hAnsi="Roboto"/>
          <w:sz w:val="19"/>
          <w:szCs w:val="19"/>
        </w:rPr>
        <w:t> </w:t>
      </w:r>
      <w:r w:rsidRPr="00E60EA8">
        <w:rPr>
          <w:rStyle w:val="HTMLCode"/>
          <w:rFonts w:ascii="Consolas" w:hAnsi="Consolas"/>
          <w:sz w:val="18"/>
          <w:szCs w:val="18"/>
        </w:rPr>
        <w:t>android:alwaysRetainTaskState</w:t>
      </w:r>
      <w:r w:rsidRPr="00E60EA8">
        <w:rPr>
          <w:rFonts w:ascii="Roboto" w:hAnsi="Roboto"/>
          <w:sz w:val="19"/>
          <w:szCs w:val="19"/>
        </w:rPr>
        <w:t>. Because the prefix is universal, the documentation generally omits it when referring to attributes by name.</w:t>
      </w:r>
    </w:p>
    <w:p w:rsidR="00E60EA8" w:rsidRPr="00E60EA8" w:rsidRDefault="00E60EA8" w:rsidP="00E60EA8">
      <w:pPr>
        <w:pStyle w:val="NormalWeb"/>
        <w:shd w:val="clear" w:color="auto" w:fill="FFFFFF"/>
        <w:spacing w:before="0" w:beforeAutospacing="0" w:after="0" w:afterAutospacing="0"/>
        <w:ind w:left="720"/>
        <w:rPr>
          <w:rFonts w:ascii="Roboto" w:hAnsi="Roboto"/>
          <w:sz w:val="19"/>
          <w:szCs w:val="19"/>
        </w:rPr>
      </w:pPr>
    </w:p>
    <w:p w:rsidR="00E60EA8" w:rsidRPr="00E60EA8" w:rsidRDefault="00E60EA8" w:rsidP="00E60EA8">
      <w:pPr>
        <w:shd w:val="clear" w:color="auto" w:fill="FFFFFF"/>
        <w:spacing w:after="0" w:line="240" w:lineRule="auto"/>
        <w:rPr>
          <w:rFonts w:ascii="Roboto" w:hAnsi="Roboto"/>
          <w:sz w:val="19"/>
          <w:szCs w:val="19"/>
        </w:rPr>
      </w:pPr>
      <w:r w:rsidRPr="00E60EA8">
        <w:rPr>
          <w:rFonts w:ascii="Roboto" w:hAnsi="Roboto"/>
          <w:b/>
          <w:bCs/>
          <w:sz w:val="19"/>
          <w:szCs w:val="19"/>
        </w:rPr>
        <w:t>Declaring class names</w:t>
      </w:r>
    </w:p>
    <w:p w:rsid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Many </w:t>
      </w:r>
      <w:r w:rsidRPr="00E60EA8">
        <w:rPr>
          <w:rFonts w:ascii="Roboto" w:hAnsi="Roboto"/>
          <w:sz w:val="19"/>
          <w:szCs w:val="19"/>
          <w:highlight w:val="yellow"/>
        </w:rPr>
        <w:t>elements correspond to Java objects</w:t>
      </w:r>
      <w:r w:rsidRPr="00E60EA8">
        <w:rPr>
          <w:rFonts w:ascii="Roboto" w:hAnsi="Roboto"/>
          <w:sz w:val="19"/>
          <w:szCs w:val="19"/>
        </w:rPr>
        <w:t>, including elements for the application itself (the</w:t>
      </w:r>
      <w:r w:rsidRPr="00E60EA8">
        <w:rPr>
          <w:rStyle w:val="apple-converted-space"/>
          <w:rFonts w:ascii="Roboto" w:hAnsi="Roboto"/>
          <w:sz w:val="19"/>
          <w:szCs w:val="19"/>
        </w:rPr>
        <w:t> </w:t>
      </w:r>
      <w:hyperlink r:id="rId126" w:history="1">
        <w:r w:rsidRPr="00E60EA8">
          <w:rPr>
            <w:rStyle w:val="Hyperlink"/>
            <w:rFonts w:ascii="Consolas" w:hAnsi="Consolas" w:cs="Courier New"/>
            <w:color w:val="auto"/>
            <w:sz w:val="18"/>
            <w:szCs w:val="18"/>
          </w:rPr>
          <w:t>&lt;application&gt;</w:t>
        </w:r>
      </w:hyperlink>
      <w:r w:rsidRPr="00E60EA8">
        <w:rPr>
          <w:rStyle w:val="apple-converted-space"/>
          <w:rFonts w:ascii="Roboto" w:hAnsi="Roboto"/>
          <w:sz w:val="19"/>
          <w:szCs w:val="19"/>
        </w:rPr>
        <w:t> </w:t>
      </w:r>
      <w:r w:rsidRPr="00E60EA8">
        <w:rPr>
          <w:rFonts w:ascii="Roboto" w:hAnsi="Roboto"/>
          <w:sz w:val="19"/>
          <w:szCs w:val="19"/>
        </w:rPr>
        <w:t>element) and its principal components: activities (</w:t>
      </w:r>
      <w:hyperlink r:id="rId127" w:history="1">
        <w:r w:rsidRPr="00E60EA8">
          <w:rPr>
            <w:rStyle w:val="Hyperlink"/>
            <w:rFonts w:ascii="Consolas" w:hAnsi="Consolas" w:cs="Courier New"/>
            <w:color w:val="auto"/>
            <w:sz w:val="18"/>
            <w:szCs w:val="18"/>
          </w:rPr>
          <w:t>&lt;activity&gt;</w:t>
        </w:r>
      </w:hyperlink>
      <w:r w:rsidRPr="00E60EA8">
        <w:rPr>
          <w:rFonts w:ascii="Roboto" w:hAnsi="Roboto"/>
          <w:sz w:val="19"/>
          <w:szCs w:val="19"/>
        </w:rPr>
        <w:t>), services (</w:t>
      </w:r>
      <w:hyperlink r:id="rId128" w:history="1">
        <w:r w:rsidRPr="00E60EA8">
          <w:rPr>
            <w:rStyle w:val="Hyperlink"/>
            <w:rFonts w:ascii="Consolas" w:hAnsi="Consolas" w:cs="Courier New"/>
            <w:color w:val="auto"/>
            <w:sz w:val="18"/>
            <w:szCs w:val="18"/>
          </w:rPr>
          <w:t>&lt;service&gt;</w:t>
        </w:r>
      </w:hyperlink>
      <w:r w:rsidRPr="00E60EA8">
        <w:rPr>
          <w:rFonts w:ascii="Roboto" w:hAnsi="Roboto"/>
          <w:sz w:val="19"/>
          <w:szCs w:val="19"/>
        </w:rPr>
        <w:t>), broadcast receivers (</w:t>
      </w:r>
      <w:hyperlink r:id="rId129" w:history="1">
        <w:r w:rsidRPr="00E60EA8">
          <w:rPr>
            <w:rStyle w:val="Hyperlink"/>
            <w:rFonts w:ascii="Consolas" w:hAnsi="Consolas" w:cs="Courier New"/>
            <w:color w:val="auto"/>
            <w:sz w:val="18"/>
            <w:szCs w:val="18"/>
          </w:rPr>
          <w:t>&lt;receiver&gt;</w:t>
        </w:r>
      </w:hyperlink>
      <w:r w:rsidRPr="00E60EA8">
        <w:rPr>
          <w:rFonts w:ascii="Roboto" w:hAnsi="Roboto"/>
          <w:sz w:val="19"/>
          <w:szCs w:val="19"/>
        </w:rPr>
        <w:t>), and content providers (</w:t>
      </w:r>
      <w:hyperlink r:id="rId130" w:history="1">
        <w:r w:rsidRPr="00E60EA8">
          <w:rPr>
            <w:rStyle w:val="Hyperlink"/>
            <w:rFonts w:ascii="Consolas" w:hAnsi="Consolas" w:cs="Courier New"/>
            <w:color w:val="auto"/>
            <w:sz w:val="18"/>
            <w:szCs w:val="18"/>
          </w:rPr>
          <w:t>&lt;provider&gt;</w:t>
        </w:r>
      </w:hyperlink>
      <w:r w:rsidRPr="00E60EA8">
        <w:rPr>
          <w:rFonts w:ascii="Roboto" w:hAnsi="Roboto"/>
          <w:sz w:val="19"/>
          <w:szCs w:val="19"/>
        </w:rPr>
        <w:t>).</w:t>
      </w:r>
    </w:p>
    <w:p w:rsidR="00E60EA8" w:rsidRDefault="00E60EA8" w:rsidP="00E60EA8">
      <w:pPr>
        <w:shd w:val="clear" w:color="auto" w:fill="FFFFFF"/>
        <w:spacing w:after="0" w:line="240" w:lineRule="auto"/>
        <w:ind w:left="720"/>
        <w:rPr>
          <w:rFonts w:ascii="Roboto" w:hAnsi="Roboto"/>
          <w:sz w:val="19"/>
          <w:szCs w:val="19"/>
        </w:rPr>
      </w:pPr>
    </w:p>
    <w:p w:rsid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If you </w:t>
      </w:r>
      <w:r w:rsidRPr="00E60EA8">
        <w:rPr>
          <w:rFonts w:ascii="Roboto" w:hAnsi="Roboto"/>
          <w:sz w:val="19"/>
          <w:szCs w:val="19"/>
          <w:highlight w:val="yellow"/>
        </w:rPr>
        <w:t>define a subclass</w:t>
      </w:r>
      <w:r w:rsidRPr="00E60EA8">
        <w:rPr>
          <w:rFonts w:ascii="Roboto" w:hAnsi="Roboto"/>
          <w:sz w:val="19"/>
          <w:szCs w:val="19"/>
        </w:rPr>
        <w:t>, as you almost always would for the component classes (</w:t>
      </w:r>
      <w:hyperlink r:id="rId131" w:history="1">
        <w:r w:rsidRPr="00E60EA8">
          <w:rPr>
            <w:rStyle w:val="Hyperlink"/>
            <w:rFonts w:ascii="Consolas" w:hAnsi="Consolas" w:cs="Courier New"/>
            <w:color w:val="auto"/>
            <w:sz w:val="18"/>
            <w:szCs w:val="18"/>
          </w:rPr>
          <w:t>Activity</w:t>
        </w:r>
      </w:hyperlink>
      <w:r w:rsidRPr="00E60EA8">
        <w:rPr>
          <w:rFonts w:ascii="Roboto" w:hAnsi="Roboto"/>
          <w:sz w:val="19"/>
          <w:szCs w:val="19"/>
        </w:rPr>
        <w:t>,</w:t>
      </w:r>
      <w:r w:rsidRPr="00E60EA8">
        <w:rPr>
          <w:rStyle w:val="apple-converted-space"/>
          <w:rFonts w:ascii="Roboto" w:hAnsi="Roboto"/>
          <w:sz w:val="19"/>
          <w:szCs w:val="19"/>
        </w:rPr>
        <w:t> </w:t>
      </w:r>
      <w:hyperlink r:id="rId132" w:history="1">
        <w:r w:rsidRPr="00E60EA8">
          <w:rPr>
            <w:rStyle w:val="Hyperlink"/>
            <w:rFonts w:ascii="Consolas" w:hAnsi="Consolas" w:cs="Courier New"/>
            <w:color w:val="auto"/>
            <w:sz w:val="18"/>
            <w:szCs w:val="18"/>
          </w:rPr>
          <w:t>Service</w:t>
        </w:r>
      </w:hyperlink>
      <w:r w:rsidRPr="00E60EA8">
        <w:rPr>
          <w:rFonts w:ascii="Roboto" w:hAnsi="Roboto"/>
          <w:sz w:val="19"/>
          <w:szCs w:val="19"/>
        </w:rPr>
        <w:t>,</w:t>
      </w:r>
      <w:r w:rsidRPr="00E60EA8">
        <w:rPr>
          <w:rStyle w:val="apple-converted-space"/>
          <w:rFonts w:ascii="Roboto" w:hAnsi="Roboto"/>
          <w:sz w:val="19"/>
          <w:szCs w:val="19"/>
        </w:rPr>
        <w:t> </w:t>
      </w:r>
      <w:hyperlink r:id="rId133" w:history="1">
        <w:r w:rsidRPr="00E60EA8">
          <w:rPr>
            <w:rStyle w:val="Hyperlink"/>
            <w:rFonts w:ascii="Consolas" w:hAnsi="Consolas" w:cs="Courier New"/>
            <w:color w:val="auto"/>
            <w:sz w:val="18"/>
            <w:szCs w:val="18"/>
          </w:rPr>
          <w:t>BroadcastReceiver</w:t>
        </w:r>
      </w:hyperlink>
      <w:r w:rsidRPr="00E60EA8">
        <w:rPr>
          <w:rFonts w:ascii="Roboto" w:hAnsi="Roboto"/>
          <w:sz w:val="19"/>
          <w:szCs w:val="19"/>
        </w:rPr>
        <w:t>, and</w:t>
      </w:r>
      <w:r w:rsidRPr="00E60EA8">
        <w:rPr>
          <w:rStyle w:val="apple-converted-space"/>
          <w:rFonts w:ascii="Roboto" w:hAnsi="Roboto"/>
          <w:sz w:val="19"/>
          <w:szCs w:val="19"/>
        </w:rPr>
        <w:t> </w:t>
      </w:r>
      <w:hyperlink r:id="rId134" w:history="1">
        <w:r w:rsidRPr="00E60EA8">
          <w:rPr>
            <w:rStyle w:val="Hyperlink"/>
            <w:rFonts w:ascii="Consolas" w:hAnsi="Consolas" w:cs="Courier New"/>
            <w:color w:val="auto"/>
            <w:sz w:val="18"/>
            <w:szCs w:val="18"/>
          </w:rPr>
          <w:t>ContentProvider</w:t>
        </w:r>
      </w:hyperlink>
      <w:r w:rsidRPr="00E60EA8">
        <w:rPr>
          <w:rFonts w:ascii="Roboto" w:hAnsi="Roboto"/>
          <w:sz w:val="19"/>
          <w:szCs w:val="19"/>
        </w:rPr>
        <w:t>), the subclass is declared through a</w:t>
      </w:r>
      <w:r w:rsidRPr="00E60EA8">
        <w:rPr>
          <w:rStyle w:val="apple-converted-space"/>
          <w:rFonts w:ascii="Roboto" w:hAnsi="Roboto"/>
          <w:sz w:val="19"/>
          <w:szCs w:val="19"/>
        </w:rPr>
        <w:t> </w:t>
      </w:r>
      <w:r w:rsidRPr="00E60EA8">
        <w:rPr>
          <w:rStyle w:val="HTMLCode"/>
          <w:rFonts w:ascii="Consolas" w:eastAsiaTheme="minorHAnsi" w:hAnsi="Consolas"/>
          <w:sz w:val="18"/>
          <w:szCs w:val="18"/>
        </w:rPr>
        <w:t>name</w:t>
      </w:r>
      <w:r w:rsidRPr="00E60EA8">
        <w:rPr>
          <w:rStyle w:val="apple-converted-space"/>
          <w:rFonts w:ascii="Roboto" w:hAnsi="Roboto"/>
          <w:sz w:val="19"/>
          <w:szCs w:val="19"/>
        </w:rPr>
        <w:t> </w:t>
      </w:r>
      <w:r w:rsidRPr="00E60EA8">
        <w:rPr>
          <w:rFonts w:ascii="Roboto" w:hAnsi="Roboto"/>
          <w:sz w:val="19"/>
          <w:szCs w:val="19"/>
        </w:rPr>
        <w:t xml:space="preserve">attribute. The name must include the full package designation. </w:t>
      </w:r>
    </w:p>
    <w:p w:rsidR="00E60EA8" w:rsidRDefault="00E60EA8" w:rsidP="00E60EA8">
      <w:pPr>
        <w:shd w:val="clear" w:color="auto" w:fill="FFFFFF"/>
        <w:spacing w:after="0" w:line="240" w:lineRule="auto"/>
        <w:ind w:left="720"/>
        <w:rPr>
          <w:rFonts w:ascii="Roboto" w:hAnsi="Roboto"/>
          <w:sz w:val="19"/>
          <w:szCs w:val="19"/>
        </w:rPr>
      </w:pPr>
    </w:p>
    <w:p w:rsidR="00E60EA8" w:rsidRP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For example, </w:t>
      </w:r>
      <w:r w:rsidRPr="00E60EA8">
        <w:rPr>
          <w:rFonts w:ascii="Roboto" w:hAnsi="Roboto"/>
          <w:sz w:val="19"/>
          <w:szCs w:val="19"/>
          <w:highlight w:val="yellow"/>
        </w:rPr>
        <w:t>a</w:t>
      </w:r>
      <w:r w:rsidRPr="00E60EA8">
        <w:rPr>
          <w:rStyle w:val="apple-converted-space"/>
          <w:rFonts w:ascii="Roboto" w:hAnsi="Roboto"/>
          <w:sz w:val="19"/>
          <w:szCs w:val="19"/>
        </w:rPr>
        <w:t> </w:t>
      </w:r>
      <w:hyperlink r:id="rId135" w:history="1">
        <w:r w:rsidRPr="00E60EA8">
          <w:rPr>
            <w:rStyle w:val="Hyperlink"/>
            <w:rFonts w:ascii="Consolas" w:hAnsi="Consolas" w:cs="Courier New"/>
            <w:color w:val="auto"/>
            <w:sz w:val="18"/>
            <w:szCs w:val="18"/>
          </w:rPr>
          <w:t>Service</w:t>
        </w:r>
      </w:hyperlink>
      <w:r w:rsidRPr="00E60EA8">
        <w:rPr>
          <w:rStyle w:val="apple-converted-space"/>
          <w:rFonts w:ascii="Roboto" w:hAnsi="Roboto"/>
          <w:sz w:val="19"/>
          <w:szCs w:val="19"/>
        </w:rPr>
        <w:t> </w:t>
      </w:r>
      <w:r w:rsidRPr="00E60EA8">
        <w:rPr>
          <w:rFonts w:ascii="Roboto" w:hAnsi="Roboto"/>
          <w:sz w:val="19"/>
          <w:szCs w:val="19"/>
          <w:highlight w:val="yellow"/>
        </w:rPr>
        <w:t>subclass</w:t>
      </w:r>
      <w:r w:rsidRPr="00E60EA8">
        <w:rPr>
          <w:rFonts w:ascii="Roboto" w:hAnsi="Roboto"/>
          <w:sz w:val="19"/>
          <w:szCs w:val="19"/>
        </w:rPr>
        <w:t xml:space="preserve"> might be declared as follows:</w:t>
      </w:r>
    </w:p>
    <w:p w:rsidR="00E60EA8" w:rsidRPr="00E60EA8" w:rsidRDefault="00E60EA8" w:rsidP="00E60EA8">
      <w:pPr>
        <w:pStyle w:val="HTMLPreformatted"/>
        <w:pBdr>
          <w:top w:val="single" w:sz="6" w:space="12" w:color="DDDDDD"/>
          <w:left w:val="single" w:sz="6" w:space="12" w:color="DDDDDD"/>
          <w:bottom w:val="single" w:sz="6" w:space="12" w:color="DDDDDD"/>
          <w:right w:val="single" w:sz="6" w:space="12" w:color="DDDDDD"/>
        </w:pBdr>
        <w:shd w:val="clear" w:color="auto" w:fill="F7F7F7"/>
        <w:ind w:left="720"/>
        <w:rPr>
          <w:rFonts w:ascii="Consolas" w:hAnsi="Consolas"/>
          <w:sz w:val="18"/>
          <w:szCs w:val="18"/>
        </w:rPr>
      </w:pPr>
      <w:r w:rsidRPr="00E60EA8">
        <w:rPr>
          <w:rStyle w:val="tag"/>
          <w:rFonts w:ascii="Consolas" w:hAnsi="Consolas"/>
          <w:sz w:val="18"/>
          <w:szCs w:val="18"/>
        </w:rPr>
        <w:t>&lt;manifest</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&lt;application</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&lt;service</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"com.example.project.SecretService"</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 . .</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&lt;/service&gt;</w:t>
      </w:r>
      <w:r w:rsidRPr="00E60EA8">
        <w:rPr>
          <w:rFonts w:ascii="Consolas" w:hAnsi="Consolas"/>
          <w:sz w:val="18"/>
          <w:szCs w:val="18"/>
        </w:rPr>
        <w:br/>
      </w:r>
      <w:r w:rsidRPr="00E60EA8">
        <w:rPr>
          <w:rStyle w:val="pln"/>
          <w:rFonts w:ascii="Consolas" w:hAnsi="Consolas"/>
          <w:sz w:val="18"/>
          <w:szCs w:val="18"/>
        </w:rPr>
        <w:t>        . . .</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&lt;/application&gt;</w:t>
      </w:r>
      <w:r w:rsidRPr="00E60EA8">
        <w:rPr>
          <w:rFonts w:ascii="Consolas" w:hAnsi="Consolas"/>
          <w:sz w:val="18"/>
          <w:szCs w:val="18"/>
        </w:rPr>
        <w:br/>
      </w:r>
      <w:r w:rsidRPr="00E60EA8">
        <w:rPr>
          <w:rStyle w:val="tag"/>
          <w:rFonts w:ascii="Consolas" w:hAnsi="Consolas"/>
          <w:sz w:val="18"/>
          <w:szCs w:val="18"/>
        </w:rPr>
        <w:t>&lt;/manifest&gt;</w:t>
      </w:r>
    </w:p>
    <w:p w:rsidR="00E60EA8" w:rsidRDefault="00E60EA8" w:rsidP="00E60EA8">
      <w:pPr>
        <w:pStyle w:val="NormalWeb"/>
        <w:shd w:val="clear" w:color="auto" w:fill="FFFFFF"/>
        <w:spacing w:before="0" w:beforeAutospacing="0" w:after="0" w:afterAutospacing="0"/>
        <w:ind w:left="720"/>
        <w:rPr>
          <w:rFonts w:ascii="Roboto" w:hAnsi="Roboto"/>
          <w:sz w:val="19"/>
          <w:szCs w:val="19"/>
        </w:rPr>
      </w:pPr>
    </w:p>
    <w:p w:rsidR="00E60EA8" w:rsidRDefault="00E60EA8">
      <w:pPr>
        <w:rPr>
          <w:rFonts w:ascii="Roboto" w:eastAsia="Times New Roman" w:hAnsi="Roboto" w:cs="Times New Roman"/>
          <w:sz w:val="19"/>
          <w:szCs w:val="19"/>
          <w:lang w:eastAsia="en-IN"/>
        </w:rPr>
      </w:pPr>
      <w:r>
        <w:rPr>
          <w:rFonts w:ascii="Roboto" w:hAnsi="Roboto"/>
          <w:sz w:val="19"/>
          <w:szCs w:val="19"/>
        </w:rPr>
        <w:br w:type="page"/>
      </w:r>
    </w:p>
    <w:p w:rsidR="00E60EA8" w:rsidRPr="00E60EA8"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rPr>
        <w:lastRenderedPageBreak/>
        <w:t xml:space="preserve">However, if </w:t>
      </w:r>
      <w:r w:rsidRPr="00E60EA8">
        <w:rPr>
          <w:rFonts w:ascii="Roboto" w:hAnsi="Roboto"/>
          <w:sz w:val="19"/>
          <w:szCs w:val="19"/>
          <w:highlight w:val="yellow"/>
        </w:rPr>
        <w:t>the first character of the string is a period</w:t>
      </w:r>
      <w:r w:rsidRPr="00E60EA8">
        <w:rPr>
          <w:rFonts w:ascii="Roboto" w:hAnsi="Roboto"/>
          <w:sz w:val="19"/>
          <w:szCs w:val="19"/>
        </w:rPr>
        <w:t>, the application's package name (as specified by the</w:t>
      </w:r>
      <w:r w:rsidRPr="00E60EA8">
        <w:rPr>
          <w:rStyle w:val="apple-converted-space"/>
          <w:rFonts w:ascii="Roboto" w:hAnsi="Roboto"/>
          <w:sz w:val="19"/>
          <w:szCs w:val="19"/>
        </w:rPr>
        <w:t> </w:t>
      </w:r>
      <w:hyperlink r:id="rId136" w:history="1">
        <w:r w:rsidRPr="00E60EA8">
          <w:rPr>
            <w:rStyle w:val="Hyperlink"/>
            <w:rFonts w:ascii="Consolas" w:hAnsi="Consolas" w:cs="Courier New"/>
            <w:color w:val="auto"/>
            <w:sz w:val="18"/>
            <w:szCs w:val="18"/>
          </w:rPr>
          <w:t>&lt;manifest&gt;</w:t>
        </w:r>
      </w:hyperlink>
      <w:r w:rsidRPr="00E60EA8">
        <w:rPr>
          <w:rStyle w:val="apple-converted-space"/>
          <w:rFonts w:ascii="Roboto" w:hAnsi="Roboto"/>
          <w:sz w:val="19"/>
          <w:szCs w:val="19"/>
        </w:rPr>
        <w:t> </w:t>
      </w:r>
      <w:r w:rsidRPr="00E60EA8">
        <w:rPr>
          <w:rFonts w:ascii="Roboto" w:hAnsi="Roboto"/>
          <w:sz w:val="19"/>
          <w:szCs w:val="19"/>
        </w:rPr>
        <w:t>element's</w:t>
      </w:r>
      <w:r w:rsidRPr="00E60EA8">
        <w:rPr>
          <w:rStyle w:val="apple-converted-space"/>
          <w:rFonts w:ascii="Roboto" w:hAnsi="Roboto"/>
          <w:sz w:val="19"/>
          <w:szCs w:val="19"/>
        </w:rPr>
        <w:t> </w:t>
      </w:r>
      <w:hyperlink r:id="rId137" w:anchor="package" w:history="1">
        <w:r w:rsidRPr="00E60EA8">
          <w:rPr>
            <w:rStyle w:val="Hyperlink"/>
            <w:rFonts w:ascii="Consolas" w:hAnsi="Consolas" w:cs="Courier New"/>
            <w:color w:val="auto"/>
            <w:sz w:val="18"/>
            <w:szCs w:val="18"/>
          </w:rPr>
          <w:t>package</w:t>
        </w:r>
      </w:hyperlink>
      <w:r w:rsidRPr="00E60EA8">
        <w:rPr>
          <w:rFonts w:ascii="Roboto" w:hAnsi="Roboto"/>
          <w:sz w:val="19"/>
          <w:szCs w:val="19"/>
        </w:rPr>
        <w:t>attribute) is appended to the string. The following assignment is the same as that shown above:</w:t>
      </w:r>
    </w:p>
    <w:p w:rsidR="00E60EA8" w:rsidRPr="00E60EA8" w:rsidRDefault="00E60EA8" w:rsidP="00E60EA8">
      <w:pPr>
        <w:pStyle w:val="HTMLPreformatted"/>
        <w:pBdr>
          <w:top w:val="single" w:sz="6" w:space="12" w:color="DDDDDD"/>
          <w:left w:val="single" w:sz="6" w:space="12" w:color="DDDDDD"/>
          <w:bottom w:val="single" w:sz="6" w:space="12" w:color="DDDDDD"/>
          <w:right w:val="single" w:sz="6" w:space="12" w:color="DDDDDD"/>
        </w:pBdr>
        <w:shd w:val="clear" w:color="auto" w:fill="F7F7F7"/>
        <w:ind w:left="720"/>
        <w:rPr>
          <w:rFonts w:ascii="Consolas" w:hAnsi="Consolas"/>
          <w:sz w:val="18"/>
          <w:szCs w:val="18"/>
        </w:rPr>
      </w:pPr>
      <w:r w:rsidRPr="00E60EA8">
        <w:rPr>
          <w:rStyle w:val="tag"/>
          <w:rFonts w:ascii="Consolas" w:hAnsi="Consolas"/>
          <w:sz w:val="18"/>
          <w:szCs w:val="18"/>
        </w:rPr>
        <w:t>&lt;manifest</w:t>
      </w:r>
      <w:r w:rsidRPr="00E60EA8">
        <w:rPr>
          <w:rStyle w:val="pln"/>
          <w:rFonts w:ascii="Consolas" w:hAnsi="Consolas"/>
          <w:sz w:val="18"/>
          <w:szCs w:val="18"/>
        </w:rPr>
        <w:t xml:space="preserve"> </w:t>
      </w:r>
      <w:r w:rsidRPr="00E60EA8">
        <w:rPr>
          <w:rStyle w:val="atn"/>
          <w:rFonts w:ascii="Consolas" w:hAnsi="Consolas"/>
          <w:sz w:val="18"/>
          <w:szCs w:val="18"/>
        </w:rPr>
        <w:t>package</w:t>
      </w:r>
      <w:r w:rsidRPr="00E60EA8">
        <w:rPr>
          <w:rStyle w:val="pun"/>
          <w:rFonts w:ascii="Consolas" w:hAnsi="Consolas"/>
          <w:sz w:val="18"/>
          <w:szCs w:val="18"/>
        </w:rPr>
        <w:t>=</w:t>
      </w:r>
      <w:r w:rsidRPr="00E60EA8">
        <w:rPr>
          <w:rStyle w:val="atv"/>
          <w:rFonts w:ascii="Consolas" w:hAnsi="Consolas"/>
          <w:sz w:val="18"/>
          <w:szCs w:val="18"/>
        </w:rPr>
        <w:t>"com.example.project"</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&lt;application</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&lt;service</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".SecretService"</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 . .</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&lt;/service&gt;</w:t>
      </w:r>
      <w:r w:rsidRPr="00E60EA8">
        <w:rPr>
          <w:rFonts w:ascii="Consolas" w:hAnsi="Consolas"/>
          <w:sz w:val="18"/>
          <w:szCs w:val="18"/>
        </w:rPr>
        <w:br/>
      </w:r>
      <w:r w:rsidRPr="00E60EA8">
        <w:rPr>
          <w:rStyle w:val="pln"/>
          <w:rFonts w:ascii="Consolas" w:hAnsi="Consolas"/>
          <w:sz w:val="18"/>
          <w:szCs w:val="18"/>
        </w:rPr>
        <w:t>        . . .</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&lt;/application&gt;</w:t>
      </w:r>
      <w:r w:rsidRPr="00E60EA8">
        <w:rPr>
          <w:rFonts w:ascii="Consolas" w:hAnsi="Consolas"/>
          <w:sz w:val="18"/>
          <w:szCs w:val="18"/>
        </w:rPr>
        <w:br/>
      </w:r>
      <w:r w:rsidRPr="00E60EA8">
        <w:rPr>
          <w:rStyle w:val="tag"/>
          <w:rFonts w:ascii="Consolas" w:hAnsi="Consolas"/>
          <w:sz w:val="18"/>
          <w:szCs w:val="18"/>
        </w:rPr>
        <w:t>&lt;/manifest&gt;</w:t>
      </w:r>
    </w:p>
    <w:p w:rsidR="00853260" w:rsidRDefault="00853260" w:rsidP="00E60EA8">
      <w:pPr>
        <w:pStyle w:val="NormalWeb"/>
        <w:shd w:val="clear" w:color="auto" w:fill="FFFFFF"/>
        <w:spacing w:before="0" w:beforeAutospacing="0" w:after="0" w:afterAutospacing="0"/>
        <w:ind w:left="720"/>
        <w:rPr>
          <w:rFonts w:ascii="Roboto" w:hAnsi="Roboto"/>
          <w:sz w:val="19"/>
          <w:szCs w:val="19"/>
        </w:rPr>
      </w:pPr>
    </w:p>
    <w:p w:rsidR="00E60EA8" w:rsidRPr="00E60EA8"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rPr>
        <w:t xml:space="preserve">When </w:t>
      </w:r>
      <w:r w:rsidRPr="00853260">
        <w:rPr>
          <w:rFonts w:ascii="Roboto" w:hAnsi="Roboto"/>
          <w:sz w:val="19"/>
          <w:szCs w:val="19"/>
          <w:highlight w:val="yellow"/>
        </w:rPr>
        <w:t>starting a component</w:t>
      </w:r>
      <w:r w:rsidRPr="00E60EA8">
        <w:rPr>
          <w:rFonts w:ascii="Roboto" w:hAnsi="Roboto"/>
          <w:sz w:val="19"/>
          <w:szCs w:val="19"/>
        </w:rPr>
        <w:t>, the Android system creates an instance of the named subclass. If a subclass isn't specified, it creates an instance of the base class.</w:t>
      </w:r>
    </w:p>
    <w:p w:rsidR="00853260" w:rsidRDefault="00853260" w:rsidP="00853260">
      <w:pPr>
        <w:shd w:val="clear" w:color="auto" w:fill="FFFFFF"/>
        <w:spacing w:after="0" w:line="240" w:lineRule="auto"/>
        <w:rPr>
          <w:rFonts w:ascii="Roboto" w:hAnsi="Roboto"/>
          <w:b/>
          <w:bCs/>
          <w:sz w:val="19"/>
          <w:szCs w:val="19"/>
        </w:rPr>
      </w:pPr>
    </w:p>
    <w:p w:rsidR="00E60EA8" w:rsidRPr="00E60EA8" w:rsidRDefault="00E60EA8" w:rsidP="00853260">
      <w:pPr>
        <w:shd w:val="clear" w:color="auto" w:fill="FFFFFF"/>
        <w:spacing w:after="0" w:line="240" w:lineRule="auto"/>
        <w:rPr>
          <w:rFonts w:ascii="Roboto" w:hAnsi="Roboto"/>
          <w:sz w:val="19"/>
          <w:szCs w:val="19"/>
        </w:rPr>
      </w:pPr>
      <w:r w:rsidRPr="00E60EA8">
        <w:rPr>
          <w:rFonts w:ascii="Roboto" w:hAnsi="Roboto"/>
          <w:b/>
          <w:bCs/>
          <w:sz w:val="19"/>
          <w:szCs w:val="19"/>
        </w:rPr>
        <w:t>Multiple values</w:t>
      </w:r>
    </w:p>
    <w:p w:rsidR="00853260"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If </w:t>
      </w:r>
      <w:r w:rsidRPr="00853260">
        <w:rPr>
          <w:rFonts w:ascii="Roboto" w:hAnsi="Roboto"/>
          <w:sz w:val="19"/>
          <w:szCs w:val="19"/>
          <w:highlight w:val="yellow"/>
        </w:rPr>
        <w:t>more than one value</w:t>
      </w:r>
      <w:r w:rsidRPr="00E60EA8">
        <w:rPr>
          <w:rFonts w:ascii="Roboto" w:hAnsi="Roboto"/>
          <w:sz w:val="19"/>
          <w:szCs w:val="19"/>
        </w:rPr>
        <w:t xml:space="preserve"> can be specified, the element is almost always repeated, rather than multiple values being listed within a single element. </w:t>
      </w:r>
    </w:p>
    <w:p w:rsidR="00E60EA8" w:rsidRP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For example, an intent filter can list several actions:</w:t>
      </w:r>
    </w:p>
    <w:p w:rsidR="00E60EA8" w:rsidRPr="00E60EA8" w:rsidRDefault="00E60EA8" w:rsidP="00E60EA8">
      <w:pPr>
        <w:pStyle w:val="HTMLPreformatted"/>
        <w:pBdr>
          <w:top w:val="single" w:sz="6" w:space="12" w:color="DDDDDD"/>
          <w:left w:val="single" w:sz="6" w:space="12" w:color="DDDDDD"/>
          <w:bottom w:val="single" w:sz="6" w:space="12" w:color="DDDDDD"/>
          <w:right w:val="single" w:sz="6" w:space="12" w:color="DDDDDD"/>
        </w:pBdr>
        <w:shd w:val="clear" w:color="auto" w:fill="F7F7F7"/>
        <w:ind w:left="720"/>
        <w:rPr>
          <w:rFonts w:ascii="Consolas" w:hAnsi="Consolas"/>
          <w:sz w:val="18"/>
          <w:szCs w:val="18"/>
        </w:rPr>
      </w:pPr>
      <w:r w:rsidRPr="00E60EA8">
        <w:rPr>
          <w:rStyle w:val="tag"/>
          <w:rFonts w:ascii="Consolas" w:hAnsi="Consolas"/>
          <w:sz w:val="18"/>
          <w:szCs w:val="18"/>
        </w:rPr>
        <w:t>&lt;intent-filter</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&lt;action</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"android.intent.action.EDIT"</w:t>
      </w:r>
      <w:r w:rsidRPr="00E60EA8">
        <w:rPr>
          <w:rStyle w:val="pln"/>
          <w:rFonts w:ascii="Consolas" w:hAnsi="Consolas"/>
          <w:sz w:val="18"/>
          <w:szCs w:val="18"/>
        </w:rPr>
        <w:t xml:space="preserve">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&lt;action</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"android.intent.action.INSERT"</w:t>
      </w:r>
      <w:r w:rsidRPr="00E60EA8">
        <w:rPr>
          <w:rStyle w:val="pln"/>
          <w:rFonts w:ascii="Consolas" w:hAnsi="Consolas"/>
          <w:sz w:val="18"/>
          <w:szCs w:val="18"/>
        </w:rPr>
        <w:t xml:space="preserve">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&lt;action</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"android.intent.action.DELETE"</w:t>
      </w:r>
      <w:r w:rsidRPr="00E60EA8">
        <w:rPr>
          <w:rStyle w:val="pln"/>
          <w:rFonts w:ascii="Consolas" w:hAnsi="Consolas"/>
          <w:sz w:val="18"/>
          <w:szCs w:val="18"/>
        </w:rPr>
        <w:t xml:space="preserve">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 . .</w:t>
      </w:r>
      <w:r w:rsidRPr="00E60EA8">
        <w:rPr>
          <w:rFonts w:ascii="Consolas" w:hAnsi="Consolas"/>
          <w:sz w:val="18"/>
          <w:szCs w:val="18"/>
        </w:rPr>
        <w:br/>
      </w:r>
      <w:r w:rsidRPr="00E60EA8">
        <w:rPr>
          <w:rStyle w:val="tag"/>
          <w:rFonts w:ascii="Consolas" w:hAnsi="Consolas"/>
          <w:sz w:val="18"/>
          <w:szCs w:val="18"/>
        </w:rPr>
        <w:t>&lt;/intent-filter&gt;</w:t>
      </w:r>
    </w:p>
    <w:p w:rsidR="00853260" w:rsidRDefault="00853260" w:rsidP="00853260">
      <w:pPr>
        <w:shd w:val="clear" w:color="auto" w:fill="FFFFFF"/>
        <w:spacing w:after="0" w:line="240" w:lineRule="auto"/>
        <w:rPr>
          <w:rFonts w:ascii="Roboto" w:hAnsi="Roboto"/>
          <w:b/>
          <w:bCs/>
          <w:sz w:val="19"/>
          <w:szCs w:val="19"/>
        </w:rPr>
      </w:pPr>
    </w:p>
    <w:p w:rsidR="00E60EA8" w:rsidRPr="00E60EA8" w:rsidRDefault="00E60EA8" w:rsidP="00853260">
      <w:pPr>
        <w:shd w:val="clear" w:color="auto" w:fill="FFFFFF"/>
        <w:spacing w:after="0" w:line="240" w:lineRule="auto"/>
        <w:rPr>
          <w:rFonts w:ascii="Roboto" w:hAnsi="Roboto"/>
          <w:sz w:val="19"/>
          <w:szCs w:val="19"/>
        </w:rPr>
      </w:pPr>
      <w:r w:rsidRPr="00E60EA8">
        <w:rPr>
          <w:rFonts w:ascii="Roboto" w:hAnsi="Roboto"/>
          <w:b/>
          <w:bCs/>
          <w:sz w:val="19"/>
          <w:szCs w:val="19"/>
        </w:rPr>
        <w:t>Resource values</w:t>
      </w:r>
    </w:p>
    <w:p w:rsidR="00853260"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Some </w:t>
      </w:r>
      <w:r w:rsidRPr="00853260">
        <w:rPr>
          <w:rFonts w:ascii="Roboto" w:hAnsi="Roboto"/>
          <w:sz w:val="19"/>
          <w:szCs w:val="19"/>
          <w:highlight w:val="yellow"/>
        </w:rPr>
        <w:t>attributes have values that can be displayed</w:t>
      </w:r>
      <w:r w:rsidRPr="00E60EA8">
        <w:rPr>
          <w:rFonts w:ascii="Roboto" w:hAnsi="Roboto"/>
          <w:sz w:val="19"/>
          <w:szCs w:val="19"/>
        </w:rPr>
        <w:t xml:space="preserve"> to users, such as </w:t>
      </w:r>
      <w:r w:rsidRPr="00853260">
        <w:rPr>
          <w:rFonts w:ascii="Roboto" w:hAnsi="Roboto"/>
          <w:sz w:val="19"/>
          <w:szCs w:val="19"/>
          <w:highlight w:val="yellow"/>
        </w:rPr>
        <w:t>a label and an icon for an activity</w:t>
      </w:r>
      <w:r w:rsidRPr="00E60EA8">
        <w:rPr>
          <w:rFonts w:ascii="Roboto" w:hAnsi="Roboto"/>
          <w:sz w:val="19"/>
          <w:szCs w:val="19"/>
        </w:rPr>
        <w:t xml:space="preserve">. The values of these attributes should be localized and set from a resource or theme. </w:t>
      </w:r>
    </w:p>
    <w:p w:rsidR="00853260" w:rsidRDefault="00853260" w:rsidP="00E60EA8">
      <w:pPr>
        <w:shd w:val="clear" w:color="auto" w:fill="FFFFFF"/>
        <w:spacing w:after="0" w:line="240" w:lineRule="auto"/>
        <w:ind w:left="720"/>
        <w:rPr>
          <w:rFonts w:ascii="Roboto" w:hAnsi="Roboto"/>
          <w:sz w:val="19"/>
          <w:szCs w:val="19"/>
        </w:rPr>
      </w:pPr>
    </w:p>
    <w:p w:rsidR="00E60EA8" w:rsidRP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Resource values are expressed in the following format:</w:t>
      </w:r>
    </w:p>
    <w:p w:rsidR="00E60EA8" w:rsidRPr="00E60EA8" w:rsidRDefault="00E60EA8" w:rsidP="00E60EA8">
      <w:pPr>
        <w:pStyle w:val="NormalWeb"/>
        <w:shd w:val="clear" w:color="auto" w:fill="FFFFFF"/>
        <w:spacing w:before="0" w:beforeAutospacing="0" w:after="0" w:afterAutospacing="0"/>
        <w:ind w:left="1200"/>
        <w:rPr>
          <w:rFonts w:ascii="Roboto" w:hAnsi="Roboto"/>
          <w:sz w:val="19"/>
          <w:szCs w:val="19"/>
        </w:rPr>
      </w:pPr>
      <w:r w:rsidRPr="00E60EA8">
        <w:rPr>
          <w:rStyle w:val="HTMLCode"/>
          <w:rFonts w:ascii="Consolas" w:hAnsi="Consolas"/>
          <w:sz w:val="18"/>
          <w:szCs w:val="18"/>
        </w:rPr>
        <w:t>@[</w:t>
      </w:r>
      <w:r w:rsidRPr="00E60EA8">
        <w:rPr>
          <w:rStyle w:val="HTMLCode"/>
          <w:rFonts w:ascii="Consolas" w:hAnsi="Consolas"/>
          <w:i/>
          <w:iCs/>
          <w:sz w:val="18"/>
          <w:szCs w:val="18"/>
        </w:rPr>
        <w:t>package</w:t>
      </w:r>
      <w:r w:rsidRPr="00E60EA8">
        <w:rPr>
          <w:rStyle w:val="HTMLCode"/>
          <w:rFonts w:ascii="Consolas" w:hAnsi="Consolas"/>
          <w:sz w:val="18"/>
          <w:szCs w:val="18"/>
        </w:rPr>
        <w:t>:]</w:t>
      </w:r>
      <w:r w:rsidRPr="00E60EA8">
        <w:rPr>
          <w:rStyle w:val="HTMLCode"/>
          <w:rFonts w:ascii="Consolas" w:hAnsi="Consolas"/>
          <w:i/>
          <w:iCs/>
          <w:sz w:val="18"/>
          <w:szCs w:val="18"/>
        </w:rPr>
        <w:t>type</w:t>
      </w:r>
      <w:r w:rsidRPr="00E60EA8">
        <w:rPr>
          <w:rStyle w:val="HTMLCode"/>
          <w:rFonts w:ascii="Consolas" w:hAnsi="Consolas"/>
          <w:sz w:val="18"/>
          <w:szCs w:val="18"/>
        </w:rPr>
        <w:t>/</w:t>
      </w:r>
      <w:r w:rsidRPr="00E60EA8">
        <w:rPr>
          <w:rStyle w:val="HTMLCode"/>
          <w:rFonts w:ascii="Consolas" w:hAnsi="Consolas"/>
          <w:i/>
          <w:iCs/>
          <w:sz w:val="18"/>
          <w:szCs w:val="18"/>
        </w:rPr>
        <w:t>name</w:t>
      </w:r>
    </w:p>
    <w:p w:rsidR="00853260" w:rsidRDefault="00853260" w:rsidP="00E60EA8">
      <w:pPr>
        <w:pStyle w:val="NormalWeb"/>
        <w:shd w:val="clear" w:color="auto" w:fill="FFFFFF"/>
        <w:spacing w:before="0" w:beforeAutospacing="0" w:after="0" w:afterAutospacing="0"/>
        <w:ind w:left="720"/>
        <w:rPr>
          <w:rFonts w:ascii="Roboto" w:hAnsi="Roboto"/>
          <w:sz w:val="19"/>
          <w:szCs w:val="19"/>
        </w:rPr>
      </w:pPr>
    </w:p>
    <w:p w:rsidR="00853260"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rPr>
        <w:t xml:space="preserve">You can omit </w:t>
      </w:r>
      <w:r w:rsidRPr="00853260">
        <w:rPr>
          <w:rFonts w:ascii="Roboto" w:hAnsi="Roboto"/>
          <w:sz w:val="19"/>
          <w:szCs w:val="19"/>
          <w:highlight w:val="yellow"/>
        </w:rPr>
        <w:t>the</w:t>
      </w:r>
      <w:r w:rsidRPr="00853260">
        <w:rPr>
          <w:rStyle w:val="apple-converted-space"/>
          <w:rFonts w:ascii="Roboto" w:hAnsi="Roboto"/>
          <w:sz w:val="19"/>
          <w:szCs w:val="19"/>
        </w:rPr>
        <w:t> </w:t>
      </w:r>
      <w:r w:rsidRPr="00853260">
        <w:rPr>
          <w:rFonts w:ascii="Roboto" w:hAnsi="Roboto"/>
          <w:i/>
          <w:iCs/>
          <w:sz w:val="19"/>
          <w:szCs w:val="19"/>
          <w:highlight w:val="yellow"/>
        </w:rPr>
        <w:t>package</w:t>
      </w:r>
      <w:r w:rsidRPr="00853260">
        <w:rPr>
          <w:rStyle w:val="apple-converted-space"/>
          <w:rFonts w:ascii="Roboto" w:hAnsi="Roboto"/>
          <w:sz w:val="19"/>
          <w:szCs w:val="19"/>
        </w:rPr>
        <w:t> </w:t>
      </w:r>
      <w:r w:rsidRPr="00853260">
        <w:rPr>
          <w:rFonts w:ascii="Roboto" w:hAnsi="Roboto"/>
          <w:sz w:val="19"/>
          <w:szCs w:val="19"/>
          <w:highlight w:val="yellow"/>
        </w:rPr>
        <w:t>name</w:t>
      </w:r>
      <w:r w:rsidRPr="00E60EA8">
        <w:rPr>
          <w:rFonts w:ascii="Roboto" w:hAnsi="Roboto"/>
          <w:sz w:val="19"/>
          <w:szCs w:val="19"/>
        </w:rPr>
        <w:t xml:space="preserve"> if the resource is in the same package as the application. The</w:t>
      </w:r>
      <w:r w:rsidRPr="00E60EA8">
        <w:rPr>
          <w:rStyle w:val="apple-converted-space"/>
          <w:rFonts w:ascii="Roboto" w:hAnsi="Roboto"/>
          <w:sz w:val="19"/>
          <w:szCs w:val="19"/>
        </w:rPr>
        <w:t> </w:t>
      </w:r>
      <w:r w:rsidRPr="00853260">
        <w:rPr>
          <w:rFonts w:ascii="Roboto" w:hAnsi="Roboto"/>
          <w:i/>
          <w:iCs/>
          <w:sz w:val="19"/>
          <w:szCs w:val="19"/>
          <w:highlight w:val="yellow"/>
        </w:rPr>
        <w:t>type</w:t>
      </w:r>
      <w:r w:rsidRPr="00853260">
        <w:rPr>
          <w:rStyle w:val="apple-converted-space"/>
          <w:rFonts w:ascii="Roboto" w:hAnsi="Roboto"/>
          <w:sz w:val="19"/>
          <w:szCs w:val="19"/>
        </w:rPr>
        <w:t> </w:t>
      </w:r>
      <w:r w:rsidRPr="00853260">
        <w:rPr>
          <w:rFonts w:ascii="Roboto" w:hAnsi="Roboto"/>
          <w:sz w:val="19"/>
          <w:szCs w:val="19"/>
          <w:highlight w:val="yellow"/>
        </w:rPr>
        <w:t>is a type</w:t>
      </w:r>
      <w:r w:rsidRPr="00E60EA8">
        <w:rPr>
          <w:rFonts w:ascii="Roboto" w:hAnsi="Roboto"/>
          <w:sz w:val="19"/>
          <w:szCs w:val="19"/>
        </w:rPr>
        <w:t xml:space="preserve"> of resource, such as</w:t>
      </w:r>
      <w:r w:rsidRPr="00E60EA8">
        <w:rPr>
          <w:rStyle w:val="apple-converted-space"/>
          <w:rFonts w:ascii="Roboto" w:hAnsi="Roboto"/>
          <w:sz w:val="19"/>
          <w:szCs w:val="19"/>
        </w:rPr>
        <w:t> </w:t>
      </w:r>
      <w:r w:rsidRPr="00853260">
        <w:rPr>
          <w:rStyle w:val="Emphasis"/>
          <w:rFonts w:ascii="Roboto" w:hAnsi="Roboto"/>
          <w:sz w:val="19"/>
          <w:szCs w:val="19"/>
        </w:rPr>
        <w:t>string</w:t>
      </w:r>
      <w:r w:rsidRPr="00853260">
        <w:rPr>
          <w:rStyle w:val="apple-converted-space"/>
          <w:rFonts w:ascii="Roboto" w:hAnsi="Roboto"/>
          <w:sz w:val="19"/>
          <w:szCs w:val="19"/>
        </w:rPr>
        <w:t> </w:t>
      </w:r>
      <w:r w:rsidRPr="00853260">
        <w:rPr>
          <w:rFonts w:ascii="Roboto" w:hAnsi="Roboto"/>
          <w:sz w:val="19"/>
          <w:szCs w:val="19"/>
          <w:highlight w:val="yellow"/>
        </w:rPr>
        <w:t>or</w:t>
      </w:r>
      <w:r w:rsidR="00853260" w:rsidRPr="00853260">
        <w:rPr>
          <w:rFonts w:ascii="Roboto" w:hAnsi="Roboto"/>
          <w:sz w:val="19"/>
          <w:szCs w:val="19"/>
          <w:highlight w:val="yellow"/>
        </w:rPr>
        <w:t xml:space="preserve"> </w:t>
      </w:r>
      <w:r w:rsidRPr="00853260">
        <w:rPr>
          <w:rStyle w:val="Emphasis"/>
          <w:rFonts w:ascii="Roboto" w:hAnsi="Roboto"/>
          <w:sz w:val="19"/>
          <w:szCs w:val="19"/>
        </w:rPr>
        <w:t>drawable</w:t>
      </w:r>
      <w:r w:rsidRPr="00853260">
        <w:rPr>
          <w:rFonts w:ascii="Roboto" w:hAnsi="Roboto"/>
          <w:sz w:val="19"/>
          <w:szCs w:val="19"/>
          <w:highlight w:val="yellow"/>
        </w:rPr>
        <w:t>,</w:t>
      </w:r>
      <w:r w:rsidRPr="00E60EA8">
        <w:rPr>
          <w:rFonts w:ascii="Roboto" w:hAnsi="Roboto"/>
          <w:sz w:val="19"/>
          <w:szCs w:val="19"/>
        </w:rPr>
        <w:t xml:space="preserve"> and </w:t>
      </w:r>
      <w:r w:rsidRPr="00853260">
        <w:rPr>
          <w:rFonts w:ascii="Roboto" w:hAnsi="Roboto"/>
          <w:sz w:val="19"/>
          <w:szCs w:val="19"/>
          <w:highlight w:val="yellow"/>
        </w:rPr>
        <w:t>the</w:t>
      </w:r>
      <w:r w:rsidRPr="00853260">
        <w:rPr>
          <w:rStyle w:val="apple-converted-space"/>
          <w:rFonts w:ascii="Roboto" w:hAnsi="Roboto"/>
          <w:sz w:val="19"/>
          <w:szCs w:val="19"/>
        </w:rPr>
        <w:t> </w:t>
      </w:r>
      <w:r w:rsidRPr="00853260">
        <w:rPr>
          <w:rFonts w:ascii="Roboto" w:hAnsi="Roboto"/>
          <w:i/>
          <w:iCs/>
          <w:sz w:val="19"/>
          <w:szCs w:val="19"/>
          <w:highlight w:val="yellow"/>
        </w:rPr>
        <w:t>name</w:t>
      </w:r>
      <w:r w:rsidRPr="00853260">
        <w:rPr>
          <w:rStyle w:val="apple-converted-space"/>
          <w:rFonts w:ascii="Roboto" w:hAnsi="Roboto"/>
          <w:sz w:val="19"/>
          <w:szCs w:val="19"/>
        </w:rPr>
        <w:t> </w:t>
      </w:r>
      <w:r w:rsidRPr="00853260">
        <w:rPr>
          <w:rFonts w:ascii="Roboto" w:hAnsi="Roboto"/>
          <w:sz w:val="19"/>
          <w:szCs w:val="19"/>
          <w:highlight w:val="yellow"/>
        </w:rPr>
        <w:t>is the name</w:t>
      </w:r>
      <w:r w:rsidRPr="00E60EA8">
        <w:rPr>
          <w:rFonts w:ascii="Roboto" w:hAnsi="Roboto"/>
          <w:sz w:val="19"/>
          <w:szCs w:val="19"/>
        </w:rPr>
        <w:t xml:space="preserve"> that identifies the specific resource. </w:t>
      </w:r>
    </w:p>
    <w:p w:rsidR="00853260" w:rsidRDefault="00853260" w:rsidP="00E60EA8">
      <w:pPr>
        <w:pStyle w:val="NormalWeb"/>
        <w:shd w:val="clear" w:color="auto" w:fill="FFFFFF"/>
        <w:spacing w:before="0" w:beforeAutospacing="0" w:after="0" w:afterAutospacing="0"/>
        <w:ind w:left="720"/>
        <w:rPr>
          <w:rFonts w:ascii="Roboto" w:hAnsi="Roboto"/>
          <w:sz w:val="19"/>
          <w:szCs w:val="19"/>
        </w:rPr>
      </w:pPr>
    </w:p>
    <w:p w:rsidR="00E60EA8" w:rsidRPr="00E60EA8"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rPr>
        <w:t>Here is an example:</w:t>
      </w:r>
    </w:p>
    <w:p w:rsidR="00E60EA8" w:rsidRPr="00E60EA8" w:rsidRDefault="00E60EA8" w:rsidP="00E60EA8">
      <w:pPr>
        <w:pStyle w:val="HTMLPreformatted"/>
        <w:pBdr>
          <w:top w:val="single" w:sz="6" w:space="12" w:color="DDDDDD"/>
          <w:left w:val="single" w:sz="6" w:space="12" w:color="DDDDDD"/>
          <w:bottom w:val="single" w:sz="6" w:space="12" w:color="DDDDDD"/>
          <w:right w:val="single" w:sz="6" w:space="12" w:color="DDDDDD"/>
        </w:pBdr>
        <w:shd w:val="clear" w:color="auto" w:fill="F7F7F7"/>
        <w:ind w:left="720"/>
        <w:rPr>
          <w:rFonts w:ascii="Consolas" w:hAnsi="Consolas"/>
          <w:sz w:val="18"/>
          <w:szCs w:val="18"/>
        </w:rPr>
      </w:pPr>
      <w:r w:rsidRPr="00E60EA8">
        <w:rPr>
          <w:rStyle w:val="tag"/>
          <w:rFonts w:ascii="Consolas" w:hAnsi="Consolas"/>
          <w:sz w:val="18"/>
          <w:szCs w:val="18"/>
        </w:rPr>
        <w:t>&lt;activity</w:t>
      </w:r>
      <w:r w:rsidRPr="00E60EA8">
        <w:rPr>
          <w:rStyle w:val="pln"/>
          <w:rFonts w:ascii="Consolas" w:hAnsi="Consolas"/>
          <w:sz w:val="18"/>
          <w:szCs w:val="18"/>
        </w:rPr>
        <w:t xml:space="preserve"> </w:t>
      </w:r>
      <w:r w:rsidRPr="00E60EA8">
        <w:rPr>
          <w:rStyle w:val="atn"/>
          <w:rFonts w:ascii="Consolas" w:hAnsi="Consolas"/>
          <w:sz w:val="18"/>
          <w:szCs w:val="18"/>
        </w:rPr>
        <w:t>android:icon</w:t>
      </w:r>
      <w:r w:rsidRPr="00E60EA8">
        <w:rPr>
          <w:rStyle w:val="pun"/>
          <w:rFonts w:ascii="Consolas" w:hAnsi="Consolas"/>
          <w:sz w:val="18"/>
          <w:szCs w:val="18"/>
        </w:rPr>
        <w:t>=</w:t>
      </w:r>
      <w:r w:rsidRPr="00E60EA8">
        <w:rPr>
          <w:rStyle w:val="atv"/>
          <w:rFonts w:ascii="Consolas" w:hAnsi="Consolas"/>
          <w:sz w:val="18"/>
          <w:szCs w:val="18"/>
        </w:rPr>
        <w:t>"@drawable/smallPic"</w:t>
      </w:r>
      <w:r w:rsidRPr="00E60EA8">
        <w:rPr>
          <w:rStyle w:val="pln"/>
          <w:rFonts w:ascii="Consolas" w:hAnsi="Consolas"/>
          <w:sz w:val="18"/>
          <w:szCs w:val="18"/>
        </w:rPr>
        <w:t xml:space="preserve"> . . . </w:t>
      </w:r>
      <w:r w:rsidRPr="00E60EA8">
        <w:rPr>
          <w:rStyle w:val="tag"/>
          <w:rFonts w:ascii="Consolas" w:hAnsi="Consolas"/>
          <w:sz w:val="18"/>
          <w:szCs w:val="18"/>
        </w:rPr>
        <w:t>&gt;</w:t>
      </w:r>
    </w:p>
    <w:p w:rsidR="00853260" w:rsidRDefault="00853260" w:rsidP="00E60EA8">
      <w:pPr>
        <w:pStyle w:val="NormalWeb"/>
        <w:shd w:val="clear" w:color="auto" w:fill="FFFFFF"/>
        <w:spacing w:before="0" w:beforeAutospacing="0" w:after="0" w:afterAutospacing="0"/>
        <w:ind w:left="720"/>
        <w:rPr>
          <w:rFonts w:ascii="Roboto" w:hAnsi="Roboto"/>
          <w:sz w:val="19"/>
          <w:szCs w:val="19"/>
        </w:rPr>
      </w:pPr>
    </w:p>
    <w:p w:rsidR="00E60EA8" w:rsidRPr="00E60EA8" w:rsidRDefault="00E60EA8" w:rsidP="00E60EA8">
      <w:pPr>
        <w:pStyle w:val="NormalWeb"/>
        <w:shd w:val="clear" w:color="auto" w:fill="FFFFFF"/>
        <w:spacing w:before="0" w:beforeAutospacing="0" w:after="0" w:afterAutospacing="0"/>
        <w:ind w:left="720"/>
        <w:rPr>
          <w:rFonts w:ascii="Roboto" w:hAnsi="Roboto"/>
          <w:sz w:val="19"/>
          <w:szCs w:val="19"/>
        </w:rPr>
      </w:pPr>
      <w:r w:rsidRPr="00E60EA8">
        <w:rPr>
          <w:rFonts w:ascii="Roboto" w:hAnsi="Roboto"/>
          <w:sz w:val="19"/>
          <w:szCs w:val="19"/>
        </w:rPr>
        <w:t>The values from a theme are expressed similarly, but with an initial</w:t>
      </w:r>
      <w:r w:rsidRPr="00E60EA8">
        <w:rPr>
          <w:rStyle w:val="apple-converted-space"/>
          <w:rFonts w:ascii="Roboto" w:hAnsi="Roboto"/>
          <w:sz w:val="19"/>
          <w:szCs w:val="19"/>
        </w:rPr>
        <w:t> </w:t>
      </w:r>
      <w:r w:rsidRPr="00E60EA8">
        <w:rPr>
          <w:rStyle w:val="HTMLCode"/>
          <w:rFonts w:ascii="Consolas" w:hAnsi="Consolas"/>
          <w:sz w:val="18"/>
          <w:szCs w:val="18"/>
        </w:rPr>
        <w:t>?</w:t>
      </w:r>
      <w:r w:rsidRPr="00E60EA8">
        <w:rPr>
          <w:rStyle w:val="apple-converted-space"/>
          <w:rFonts w:ascii="Roboto" w:hAnsi="Roboto"/>
          <w:sz w:val="19"/>
          <w:szCs w:val="19"/>
        </w:rPr>
        <w:t> </w:t>
      </w:r>
      <w:r w:rsidRPr="00E60EA8">
        <w:rPr>
          <w:rFonts w:ascii="Roboto" w:hAnsi="Roboto"/>
          <w:sz w:val="19"/>
          <w:szCs w:val="19"/>
        </w:rPr>
        <w:t>instead of</w:t>
      </w:r>
      <w:r w:rsidRPr="00E60EA8">
        <w:rPr>
          <w:rStyle w:val="apple-converted-space"/>
          <w:rFonts w:ascii="Roboto" w:hAnsi="Roboto"/>
          <w:sz w:val="19"/>
          <w:szCs w:val="19"/>
        </w:rPr>
        <w:t> </w:t>
      </w:r>
      <w:r w:rsidRPr="00E60EA8">
        <w:rPr>
          <w:rStyle w:val="HTMLCode"/>
          <w:rFonts w:ascii="Consolas" w:hAnsi="Consolas"/>
          <w:sz w:val="18"/>
          <w:szCs w:val="18"/>
        </w:rPr>
        <w:t>@</w:t>
      </w:r>
      <w:r w:rsidRPr="00E60EA8">
        <w:rPr>
          <w:rFonts w:ascii="Roboto" w:hAnsi="Roboto"/>
          <w:sz w:val="19"/>
          <w:szCs w:val="19"/>
        </w:rPr>
        <w:t>:</w:t>
      </w:r>
    </w:p>
    <w:p w:rsidR="00E60EA8" w:rsidRPr="00E60EA8" w:rsidRDefault="00E60EA8" w:rsidP="00E60EA8">
      <w:pPr>
        <w:pStyle w:val="NormalWeb"/>
        <w:shd w:val="clear" w:color="auto" w:fill="FFFFFF"/>
        <w:spacing w:before="0" w:beforeAutospacing="0" w:after="0" w:afterAutospacing="0"/>
        <w:ind w:left="1200"/>
        <w:rPr>
          <w:rFonts w:ascii="Roboto" w:hAnsi="Roboto"/>
          <w:sz w:val="19"/>
          <w:szCs w:val="19"/>
        </w:rPr>
      </w:pPr>
      <w:r w:rsidRPr="00E60EA8">
        <w:rPr>
          <w:rStyle w:val="HTMLCode"/>
          <w:rFonts w:ascii="Consolas" w:hAnsi="Consolas"/>
          <w:sz w:val="18"/>
          <w:szCs w:val="18"/>
        </w:rPr>
        <w:t>?[</w:t>
      </w:r>
      <w:r w:rsidRPr="00E60EA8">
        <w:rPr>
          <w:rStyle w:val="HTMLCode"/>
          <w:rFonts w:ascii="Consolas" w:hAnsi="Consolas"/>
          <w:i/>
          <w:iCs/>
          <w:sz w:val="18"/>
          <w:szCs w:val="18"/>
        </w:rPr>
        <w:t>package</w:t>
      </w:r>
      <w:r w:rsidRPr="00E60EA8">
        <w:rPr>
          <w:rStyle w:val="HTMLCode"/>
          <w:rFonts w:ascii="Consolas" w:hAnsi="Consolas"/>
          <w:sz w:val="18"/>
          <w:szCs w:val="18"/>
        </w:rPr>
        <w:t>:]</w:t>
      </w:r>
      <w:r w:rsidRPr="00E60EA8">
        <w:rPr>
          <w:rStyle w:val="HTMLCode"/>
          <w:rFonts w:ascii="Consolas" w:hAnsi="Consolas"/>
          <w:i/>
          <w:iCs/>
          <w:sz w:val="18"/>
          <w:szCs w:val="18"/>
        </w:rPr>
        <w:t>type</w:t>
      </w:r>
      <w:r w:rsidRPr="00E60EA8">
        <w:rPr>
          <w:rStyle w:val="HTMLCode"/>
          <w:rFonts w:ascii="Consolas" w:hAnsi="Consolas"/>
          <w:sz w:val="18"/>
          <w:szCs w:val="18"/>
        </w:rPr>
        <w:t>/</w:t>
      </w:r>
      <w:r w:rsidRPr="00E60EA8">
        <w:rPr>
          <w:rStyle w:val="HTMLCode"/>
          <w:rFonts w:ascii="Consolas" w:hAnsi="Consolas"/>
          <w:i/>
          <w:iCs/>
          <w:sz w:val="18"/>
          <w:szCs w:val="18"/>
        </w:rPr>
        <w:t>name</w:t>
      </w:r>
    </w:p>
    <w:p w:rsidR="00853260" w:rsidRDefault="00853260" w:rsidP="00853260">
      <w:pPr>
        <w:shd w:val="clear" w:color="auto" w:fill="FFFFFF"/>
        <w:spacing w:after="0" w:line="240" w:lineRule="auto"/>
        <w:rPr>
          <w:rFonts w:ascii="Roboto" w:hAnsi="Roboto"/>
          <w:b/>
          <w:bCs/>
          <w:sz w:val="19"/>
          <w:szCs w:val="19"/>
        </w:rPr>
      </w:pPr>
    </w:p>
    <w:p w:rsidR="00E60EA8" w:rsidRPr="00E60EA8" w:rsidRDefault="00E60EA8" w:rsidP="00853260">
      <w:pPr>
        <w:shd w:val="clear" w:color="auto" w:fill="FFFFFF"/>
        <w:spacing w:after="0" w:line="240" w:lineRule="auto"/>
        <w:rPr>
          <w:rFonts w:ascii="Roboto" w:hAnsi="Roboto"/>
          <w:sz w:val="19"/>
          <w:szCs w:val="19"/>
        </w:rPr>
      </w:pPr>
      <w:r w:rsidRPr="00E60EA8">
        <w:rPr>
          <w:rFonts w:ascii="Roboto" w:hAnsi="Roboto"/>
          <w:b/>
          <w:bCs/>
          <w:sz w:val="19"/>
          <w:szCs w:val="19"/>
        </w:rPr>
        <w:t>String values</w:t>
      </w:r>
    </w:p>
    <w:p w:rsidR="00E60EA8" w:rsidRPr="00E60EA8" w:rsidRDefault="00E60EA8" w:rsidP="00E60EA8">
      <w:pPr>
        <w:shd w:val="clear" w:color="auto" w:fill="FFFFFF"/>
        <w:spacing w:after="0" w:line="240" w:lineRule="auto"/>
        <w:ind w:left="720"/>
        <w:rPr>
          <w:rFonts w:ascii="Roboto" w:hAnsi="Roboto"/>
          <w:sz w:val="19"/>
          <w:szCs w:val="19"/>
        </w:rPr>
      </w:pPr>
      <w:r w:rsidRPr="00E60EA8">
        <w:rPr>
          <w:rFonts w:ascii="Roboto" w:hAnsi="Roboto"/>
          <w:sz w:val="19"/>
          <w:szCs w:val="19"/>
        </w:rPr>
        <w:t xml:space="preserve">Where an </w:t>
      </w:r>
      <w:r w:rsidRPr="00853260">
        <w:rPr>
          <w:rFonts w:ascii="Roboto" w:hAnsi="Roboto"/>
          <w:b/>
          <w:sz w:val="19"/>
          <w:szCs w:val="19"/>
          <w:highlight w:val="yellow"/>
        </w:rPr>
        <w:t>attribute value</w:t>
      </w:r>
      <w:r w:rsidRPr="00853260">
        <w:rPr>
          <w:rFonts w:ascii="Roboto" w:hAnsi="Roboto"/>
          <w:sz w:val="19"/>
          <w:szCs w:val="19"/>
          <w:highlight w:val="yellow"/>
        </w:rPr>
        <w:t xml:space="preserve"> is a string</w:t>
      </w:r>
      <w:r w:rsidRPr="00E60EA8">
        <w:rPr>
          <w:rFonts w:ascii="Roboto" w:hAnsi="Roboto"/>
          <w:sz w:val="19"/>
          <w:szCs w:val="19"/>
        </w:rPr>
        <w:t>, you must use double backslashes (</w:t>
      </w:r>
      <w:r w:rsidRPr="00E60EA8">
        <w:rPr>
          <w:rStyle w:val="HTMLCode"/>
          <w:rFonts w:ascii="Consolas" w:eastAsiaTheme="minorHAnsi" w:hAnsi="Consolas"/>
          <w:sz w:val="18"/>
          <w:szCs w:val="18"/>
        </w:rPr>
        <w:t>\\</w:t>
      </w:r>
      <w:r w:rsidRPr="00E60EA8">
        <w:rPr>
          <w:rFonts w:ascii="Roboto" w:hAnsi="Roboto"/>
          <w:sz w:val="19"/>
          <w:szCs w:val="19"/>
        </w:rPr>
        <w:t>) to escape characters, such as</w:t>
      </w:r>
      <w:r w:rsidRPr="00E60EA8">
        <w:rPr>
          <w:rStyle w:val="apple-converted-space"/>
          <w:rFonts w:ascii="Roboto" w:hAnsi="Roboto"/>
          <w:sz w:val="19"/>
          <w:szCs w:val="19"/>
        </w:rPr>
        <w:t> </w:t>
      </w:r>
      <w:r w:rsidRPr="00E60EA8">
        <w:rPr>
          <w:rStyle w:val="HTMLCode"/>
          <w:rFonts w:ascii="Consolas" w:eastAsiaTheme="minorHAnsi" w:hAnsi="Consolas"/>
          <w:sz w:val="18"/>
          <w:szCs w:val="18"/>
        </w:rPr>
        <w:t>\\n</w:t>
      </w:r>
      <w:r w:rsidRPr="00E60EA8">
        <w:rPr>
          <w:rStyle w:val="apple-converted-space"/>
          <w:rFonts w:ascii="Roboto" w:hAnsi="Roboto"/>
          <w:sz w:val="19"/>
          <w:szCs w:val="19"/>
        </w:rPr>
        <w:t> </w:t>
      </w:r>
      <w:r w:rsidRPr="00E60EA8">
        <w:rPr>
          <w:rFonts w:ascii="Roboto" w:hAnsi="Roboto"/>
          <w:sz w:val="19"/>
          <w:szCs w:val="19"/>
        </w:rPr>
        <w:t>for a newline or</w:t>
      </w:r>
      <w:r w:rsidRPr="00E60EA8">
        <w:rPr>
          <w:rStyle w:val="apple-converted-space"/>
          <w:rFonts w:ascii="Roboto" w:hAnsi="Roboto"/>
          <w:sz w:val="19"/>
          <w:szCs w:val="19"/>
        </w:rPr>
        <w:t> </w:t>
      </w:r>
      <w:r w:rsidRPr="00E60EA8">
        <w:rPr>
          <w:rStyle w:val="HTMLCode"/>
          <w:rFonts w:ascii="Consolas" w:eastAsiaTheme="minorHAnsi" w:hAnsi="Consolas"/>
          <w:sz w:val="18"/>
          <w:szCs w:val="18"/>
        </w:rPr>
        <w:t>\\uxxxx</w:t>
      </w:r>
      <w:r w:rsidRPr="00E60EA8">
        <w:rPr>
          <w:rStyle w:val="apple-converted-space"/>
          <w:rFonts w:ascii="Roboto" w:hAnsi="Roboto"/>
          <w:sz w:val="19"/>
          <w:szCs w:val="19"/>
        </w:rPr>
        <w:t> </w:t>
      </w:r>
      <w:r w:rsidRPr="00E60EA8">
        <w:rPr>
          <w:rFonts w:ascii="Roboto" w:hAnsi="Roboto"/>
          <w:sz w:val="19"/>
          <w:szCs w:val="19"/>
        </w:rPr>
        <w:t>for a Unicode character.</w:t>
      </w:r>
    </w:p>
    <w:p w:rsidR="00D101CF" w:rsidRDefault="00D101CF" w:rsidP="00853260">
      <w:pPr>
        <w:pStyle w:val="Heading2"/>
        <w:shd w:val="clear" w:color="auto" w:fill="FFFFFF"/>
        <w:spacing w:before="0" w:line="240" w:lineRule="auto"/>
        <w:rPr>
          <w:rFonts w:ascii="Roboto" w:hAnsi="Roboto"/>
          <w:b w:val="0"/>
          <w:bCs w:val="0"/>
          <w:color w:val="auto"/>
          <w:sz w:val="38"/>
          <w:szCs w:val="38"/>
        </w:rPr>
      </w:pPr>
    </w:p>
    <w:p w:rsidR="00D101CF" w:rsidRDefault="00D101CF" w:rsidP="00853260">
      <w:pPr>
        <w:pStyle w:val="Heading2"/>
        <w:shd w:val="clear" w:color="auto" w:fill="FFFFFF"/>
        <w:spacing w:before="0" w:line="240" w:lineRule="auto"/>
        <w:rPr>
          <w:rFonts w:ascii="Roboto" w:hAnsi="Roboto"/>
          <w:b w:val="0"/>
          <w:bCs w:val="0"/>
          <w:color w:val="auto"/>
          <w:sz w:val="38"/>
          <w:szCs w:val="38"/>
        </w:rPr>
      </w:pPr>
    </w:p>
    <w:p w:rsidR="00063BC4" w:rsidRDefault="00063BC4" w:rsidP="00063BC4"/>
    <w:p w:rsidR="00063BC4" w:rsidRPr="00063BC4" w:rsidRDefault="00063BC4" w:rsidP="00063BC4"/>
    <w:p w:rsidR="00D101CF" w:rsidRDefault="00D101CF" w:rsidP="00853260">
      <w:pPr>
        <w:pStyle w:val="Heading2"/>
        <w:shd w:val="clear" w:color="auto" w:fill="FFFFFF"/>
        <w:spacing w:before="0" w:line="240" w:lineRule="auto"/>
        <w:rPr>
          <w:rFonts w:ascii="Roboto" w:hAnsi="Roboto"/>
          <w:b w:val="0"/>
          <w:bCs w:val="0"/>
          <w:color w:val="auto"/>
          <w:sz w:val="38"/>
          <w:szCs w:val="38"/>
        </w:rPr>
      </w:pPr>
    </w:p>
    <w:p w:rsidR="00E60EA8" w:rsidRPr="00E60EA8" w:rsidRDefault="00D101CF" w:rsidP="00853260">
      <w:pPr>
        <w:pStyle w:val="Heading2"/>
        <w:shd w:val="clear" w:color="auto" w:fill="FFFFFF"/>
        <w:spacing w:before="0" w:line="240" w:lineRule="auto"/>
        <w:rPr>
          <w:rFonts w:ascii="Roboto" w:hAnsi="Roboto"/>
          <w:b w:val="0"/>
          <w:bCs w:val="0"/>
          <w:color w:val="auto"/>
          <w:sz w:val="38"/>
          <w:szCs w:val="38"/>
        </w:rPr>
      </w:pPr>
      <w:r>
        <w:rPr>
          <w:rFonts w:ascii="Roboto" w:hAnsi="Roboto"/>
          <w:b w:val="0"/>
          <w:bCs w:val="0"/>
          <w:color w:val="auto"/>
          <w:sz w:val="38"/>
          <w:szCs w:val="38"/>
        </w:rPr>
        <w:t>Fi</w:t>
      </w:r>
      <w:r w:rsidR="00E60EA8" w:rsidRPr="00E60EA8">
        <w:rPr>
          <w:rFonts w:ascii="Roboto" w:hAnsi="Roboto"/>
          <w:b w:val="0"/>
          <w:bCs w:val="0"/>
          <w:color w:val="auto"/>
          <w:sz w:val="38"/>
          <w:szCs w:val="38"/>
        </w:rPr>
        <w:t>le features</w:t>
      </w:r>
    </w:p>
    <w:p w:rsidR="00E60EA8" w:rsidRPr="00E60EA8" w:rsidRDefault="00E60EA8" w:rsidP="00E60EA8">
      <w:pPr>
        <w:spacing w:after="0" w:line="240" w:lineRule="auto"/>
        <w:ind w:left="3258"/>
        <w:rPr>
          <w:rFonts w:ascii="Times New Roman" w:hAnsi="Times New Roman"/>
          <w:sz w:val="24"/>
          <w:szCs w:val="24"/>
        </w:rPr>
      </w:pP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The following sections describe the way that some Android features are reflected in the manifest file.</w:t>
      </w:r>
    </w:p>
    <w:p w:rsidR="00E60EA8" w:rsidRPr="00E60EA8" w:rsidRDefault="00E60EA8" w:rsidP="00853260">
      <w:pPr>
        <w:pStyle w:val="Heading3"/>
        <w:shd w:val="clear" w:color="auto" w:fill="FFFFFF"/>
        <w:spacing w:before="0" w:line="240" w:lineRule="auto"/>
        <w:rPr>
          <w:rFonts w:ascii="Roboto" w:hAnsi="Roboto"/>
          <w:b w:val="0"/>
          <w:bCs w:val="0"/>
          <w:color w:val="auto"/>
          <w:sz w:val="33"/>
          <w:szCs w:val="33"/>
        </w:rPr>
      </w:pPr>
      <w:r w:rsidRPr="00D101CF">
        <w:rPr>
          <w:rFonts w:ascii="Roboto" w:hAnsi="Roboto"/>
          <w:bCs w:val="0"/>
          <w:color w:val="auto"/>
          <w:sz w:val="33"/>
          <w:szCs w:val="33"/>
        </w:rPr>
        <w:t>Intent</w:t>
      </w:r>
      <w:r w:rsidRPr="00E60EA8">
        <w:rPr>
          <w:rFonts w:ascii="Roboto" w:hAnsi="Roboto"/>
          <w:b w:val="0"/>
          <w:bCs w:val="0"/>
          <w:color w:val="auto"/>
          <w:sz w:val="33"/>
          <w:szCs w:val="33"/>
        </w:rPr>
        <w:t xml:space="preserve"> filters</w:t>
      </w: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The </w:t>
      </w:r>
      <w:r w:rsidRPr="00853260">
        <w:rPr>
          <w:rFonts w:ascii="Roboto" w:hAnsi="Roboto"/>
          <w:sz w:val="19"/>
          <w:szCs w:val="19"/>
          <w:highlight w:val="yellow"/>
        </w:rPr>
        <w:t>core components of an application</w:t>
      </w:r>
      <w:r w:rsidRPr="00E60EA8">
        <w:rPr>
          <w:rFonts w:ascii="Roboto" w:hAnsi="Roboto"/>
          <w:sz w:val="19"/>
          <w:szCs w:val="19"/>
        </w:rPr>
        <w:t>, such as its activities, services, and broadcast receivers, are activated by</w:t>
      </w:r>
      <w:r w:rsidRPr="00E60EA8">
        <w:rPr>
          <w:rStyle w:val="apple-converted-space"/>
          <w:rFonts w:ascii="Roboto" w:hAnsi="Roboto"/>
          <w:sz w:val="19"/>
          <w:szCs w:val="19"/>
        </w:rPr>
        <w:t> </w:t>
      </w:r>
      <w:r w:rsidRPr="00E60EA8">
        <w:rPr>
          <w:rFonts w:ascii="Roboto" w:hAnsi="Roboto"/>
          <w:i/>
          <w:iCs/>
          <w:sz w:val="19"/>
          <w:szCs w:val="19"/>
        </w:rPr>
        <w:t>intents</w:t>
      </w:r>
      <w:r w:rsidRPr="00E60EA8">
        <w:rPr>
          <w:rFonts w:ascii="Roboto" w:hAnsi="Roboto"/>
          <w:sz w:val="19"/>
          <w:szCs w:val="19"/>
        </w:rPr>
        <w:t>. An intent is a bundle of information (an</w:t>
      </w:r>
      <w:r w:rsidRPr="00E60EA8">
        <w:rPr>
          <w:rStyle w:val="apple-converted-space"/>
          <w:rFonts w:ascii="Roboto" w:hAnsi="Roboto"/>
          <w:sz w:val="19"/>
          <w:szCs w:val="19"/>
        </w:rPr>
        <w:t> </w:t>
      </w:r>
      <w:hyperlink r:id="rId138" w:history="1">
        <w:r w:rsidRPr="00E60EA8">
          <w:rPr>
            <w:rStyle w:val="Hyperlink"/>
            <w:rFonts w:ascii="Consolas" w:hAnsi="Consolas" w:cs="Courier New"/>
            <w:color w:val="auto"/>
            <w:sz w:val="18"/>
            <w:szCs w:val="18"/>
          </w:rPr>
          <w:t>Intent</w:t>
        </w:r>
      </w:hyperlink>
      <w:r w:rsidRPr="00E60EA8">
        <w:rPr>
          <w:rStyle w:val="apple-converted-space"/>
          <w:rFonts w:ascii="Roboto" w:hAnsi="Roboto"/>
          <w:sz w:val="19"/>
          <w:szCs w:val="19"/>
        </w:rPr>
        <w:t> </w:t>
      </w:r>
      <w:r w:rsidRPr="00E60EA8">
        <w:rPr>
          <w:rFonts w:ascii="Roboto" w:hAnsi="Roboto"/>
          <w:sz w:val="19"/>
          <w:szCs w:val="19"/>
        </w:rPr>
        <w:t xml:space="preserve">object) describing a desired action, including the data to be acted upon, the category of component that should perform the action, and other pertinent instructions. </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The Android system </w:t>
      </w:r>
      <w:r w:rsidRPr="00853260">
        <w:rPr>
          <w:rFonts w:ascii="Roboto" w:hAnsi="Roboto"/>
          <w:sz w:val="19"/>
          <w:szCs w:val="19"/>
          <w:highlight w:val="yellow"/>
        </w:rPr>
        <w:t>locates an appropriate component</w:t>
      </w:r>
      <w:r w:rsidRPr="00E60EA8">
        <w:rPr>
          <w:rFonts w:ascii="Roboto" w:hAnsi="Roboto"/>
          <w:sz w:val="19"/>
          <w:szCs w:val="19"/>
        </w:rPr>
        <w:t xml:space="preserve"> that can </w:t>
      </w:r>
      <w:r w:rsidRPr="00853260">
        <w:rPr>
          <w:rFonts w:ascii="Roboto" w:hAnsi="Roboto"/>
          <w:b/>
          <w:sz w:val="19"/>
          <w:szCs w:val="19"/>
        </w:rPr>
        <w:t xml:space="preserve">respond </w:t>
      </w:r>
      <w:r w:rsidRPr="00E60EA8">
        <w:rPr>
          <w:rFonts w:ascii="Roboto" w:hAnsi="Roboto"/>
          <w:sz w:val="19"/>
          <w:szCs w:val="19"/>
        </w:rPr>
        <w:t xml:space="preserve">to the intent, launches a </w:t>
      </w:r>
      <w:r w:rsidRPr="00853260">
        <w:rPr>
          <w:rFonts w:ascii="Roboto" w:hAnsi="Roboto"/>
          <w:b/>
          <w:sz w:val="19"/>
          <w:szCs w:val="19"/>
        </w:rPr>
        <w:t>new instance</w:t>
      </w:r>
      <w:r w:rsidRPr="00E60EA8">
        <w:rPr>
          <w:rFonts w:ascii="Roboto" w:hAnsi="Roboto"/>
          <w:sz w:val="19"/>
          <w:szCs w:val="19"/>
        </w:rPr>
        <w:t xml:space="preserve"> of the component if one is needed, and passes it the</w:t>
      </w:r>
      <w:r w:rsidRPr="00E60EA8">
        <w:rPr>
          <w:rStyle w:val="apple-converted-space"/>
          <w:rFonts w:ascii="Roboto" w:hAnsi="Roboto"/>
          <w:sz w:val="19"/>
          <w:szCs w:val="19"/>
        </w:rPr>
        <w:t> </w:t>
      </w:r>
      <w:hyperlink r:id="rId139" w:history="1">
        <w:r w:rsidRPr="00E60EA8">
          <w:rPr>
            <w:rStyle w:val="Hyperlink"/>
            <w:rFonts w:ascii="Consolas" w:hAnsi="Consolas" w:cs="Courier New"/>
            <w:color w:val="auto"/>
            <w:sz w:val="18"/>
            <w:szCs w:val="18"/>
          </w:rPr>
          <w:t>Intent</w:t>
        </w:r>
      </w:hyperlink>
      <w:r w:rsidRPr="00E60EA8">
        <w:rPr>
          <w:rStyle w:val="apple-converted-space"/>
          <w:rFonts w:ascii="Roboto" w:hAnsi="Roboto"/>
          <w:sz w:val="19"/>
          <w:szCs w:val="19"/>
        </w:rPr>
        <w:t> </w:t>
      </w:r>
      <w:r w:rsidRPr="00E60EA8">
        <w:rPr>
          <w:rFonts w:ascii="Roboto" w:hAnsi="Roboto"/>
          <w:sz w:val="19"/>
          <w:szCs w:val="19"/>
        </w:rPr>
        <w:t>object.</w:t>
      </w:r>
    </w:p>
    <w:p w:rsidR="00853260" w:rsidRDefault="00853260" w:rsidP="00E60EA8">
      <w:pPr>
        <w:pStyle w:val="NormalWeb"/>
        <w:shd w:val="clear" w:color="auto" w:fill="FFFFFF"/>
        <w:spacing w:before="0" w:beforeAutospacing="0" w:after="0" w:afterAutospacing="0"/>
        <w:ind w:left="3258"/>
        <w:rPr>
          <w:rFonts w:ascii="Roboto" w:hAnsi="Roboto"/>
          <w:sz w:val="19"/>
          <w:szCs w:val="19"/>
        </w:rPr>
      </w:pP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The components advertise the types of intents that they can respond to through</w:t>
      </w:r>
      <w:r w:rsidRPr="00E60EA8">
        <w:rPr>
          <w:rStyle w:val="apple-converted-space"/>
          <w:rFonts w:ascii="Roboto" w:hAnsi="Roboto"/>
          <w:sz w:val="19"/>
          <w:szCs w:val="19"/>
        </w:rPr>
        <w:t> </w:t>
      </w:r>
      <w:r w:rsidRPr="00E60EA8">
        <w:rPr>
          <w:rFonts w:ascii="Roboto" w:hAnsi="Roboto"/>
          <w:i/>
          <w:iCs/>
          <w:sz w:val="19"/>
          <w:szCs w:val="19"/>
        </w:rPr>
        <w:t>intent filters</w:t>
      </w:r>
      <w:r w:rsidRPr="00E60EA8">
        <w:rPr>
          <w:rFonts w:ascii="Roboto" w:hAnsi="Roboto"/>
          <w:sz w:val="19"/>
          <w:szCs w:val="19"/>
        </w:rPr>
        <w:t>. Since the Android system must learn the intents that a component can handle before it launches the component, intent filters are specified in the manifest as</w:t>
      </w:r>
      <w:r w:rsidRPr="00E60EA8">
        <w:rPr>
          <w:rStyle w:val="apple-converted-space"/>
          <w:rFonts w:ascii="Roboto" w:hAnsi="Roboto"/>
          <w:sz w:val="19"/>
          <w:szCs w:val="19"/>
        </w:rPr>
        <w:t> </w:t>
      </w:r>
      <w:hyperlink r:id="rId140" w:history="1">
        <w:r w:rsidRPr="00E60EA8">
          <w:rPr>
            <w:rStyle w:val="Hyperlink"/>
            <w:rFonts w:ascii="Consolas" w:hAnsi="Consolas" w:cs="Courier New"/>
            <w:color w:val="auto"/>
            <w:sz w:val="18"/>
            <w:szCs w:val="18"/>
          </w:rPr>
          <w:t>&lt;intent-filter&gt;</w:t>
        </w:r>
      </w:hyperlink>
      <w:r w:rsidRPr="00E60EA8">
        <w:rPr>
          <w:rStyle w:val="apple-converted-space"/>
          <w:rFonts w:ascii="Roboto" w:hAnsi="Roboto"/>
          <w:sz w:val="19"/>
          <w:szCs w:val="19"/>
        </w:rPr>
        <w:t> </w:t>
      </w:r>
      <w:r w:rsidRPr="00E60EA8">
        <w:rPr>
          <w:rFonts w:ascii="Roboto" w:hAnsi="Roboto"/>
          <w:sz w:val="19"/>
          <w:szCs w:val="19"/>
        </w:rPr>
        <w:t xml:space="preserve">elements. </w:t>
      </w:r>
    </w:p>
    <w:p w:rsid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A component can have any number of filters, each one describing a different capability.</w:t>
      </w:r>
    </w:p>
    <w:p w:rsidR="00853260" w:rsidRPr="00E60EA8" w:rsidRDefault="00853260" w:rsidP="00853260">
      <w:pPr>
        <w:pStyle w:val="NormalWeb"/>
        <w:shd w:val="clear" w:color="auto" w:fill="FFFFFF"/>
        <w:spacing w:before="0" w:beforeAutospacing="0" w:after="0" w:afterAutospacing="0"/>
        <w:rPr>
          <w:rFonts w:ascii="Roboto" w:hAnsi="Roboto"/>
          <w:sz w:val="19"/>
          <w:szCs w:val="19"/>
        </w:rPr>
      </w:pP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An intent that explicitly names a target component activates that component, so the filter doesn't play a role. An intent that doesn't specify a target by name can activate a component only if it can pass through one of the component's filters.</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For information about how</w:t>
      </w:r>
      <w:r w:rsidRPr="00E60EA8">
        <w:rPr>
          <w:rStyle w:val="apple-converted-space"/>
          <w:rFonts w:ascii="Roboto" w:hAnsi="Roboto"/>
          <w:sz w:val="19"/>
          <w:szCs w:val="19"/>
        </w:rPr>
        <w:t> </w:t>
      </w:r>
      <w:hyperlink r:id="rId141" w:history="1">
        <w:r w:rsidRPr="00E60EA8">
          <w:rPr>
            <w:rStyle w:val="Hyperlink"/>
            <w:rFonts w:ascii="Consolas" w:hAnsi="Consolas" w:cs="Courier New"/>
            <w:color w:val="auto"/>
            <w:sz w:val="18"/>
            <w:szCs w:val="18"/>
          </w:rPr>
          <w:t>Intent</w:t>
        </w:r>
      </w:hyperlink>
      <w:r w:rsidRPr="00E60EA8">
        <w:rPr>
          <w:rStyle w:val="apple-converted-space"/>
          <w:rFonts w:ascii="Roboto" w:hAnsi="Roboto"/>
          <w:sz w:val="19"/>
          <w:szCs w:val="19"/>
        </w:rPr>
        <w:t> </w:t>
      </w:r>
      <w:r w:rsidRPr="00E60EA8">
        <w:rPr>
          <w:rFonts w:ascii="Roboto" w:hAnsi="Roboto"/>
          <w:sz w:val="19"/>
          <w:szCs w:val="19"/>
        </w:rPr>
        <w:t>objects are tested against intent filters, see the</w:t>
      </w:r>
      <w:r w:rsidRPr="00E60EA8">
        <w:rPr>
          <w:rStyle w:val="apple-converted-space"/>
          <w:rFonts w:ascii="Roboto" w:hAnsi="Roboto"/>
          <w:sz w:val="19"/>
          <w:szCs w:val="19"/>
        </w:rPr>
        <w:t> </w:t>
      </w:r>
      <w:hyperlink r:id="rId142" w:history="1">
        <w:r w:rsidRPr="00E60EA8">
          <w:rPr>
            <w:rStyle w:val="Hyperlink"/>
            <w:rFonts w:ascii="Roboto" w:hAnsi="Roboto"/>
            <w:color w:val="auto"/>
            <w:sz w:val="19"/>
            <w:szCs w:val="19"/>
          </w:rPr>
          <w:t>Intents and Intent Filters</w:t>
        </w:r>
      </w:hyperlink>
      <w:r w:rsidRPr="00E60EA8">
        <w:rPr>
          <w:rStyle w:val="apple-converted-space"/>
          <w:rFonts w:ascii="Roboto" w:hAnsi="Roboto"/>
          <w:sz w:val="19"/>
          <w:szCs w:val="19"/>
        </w:rPr>
        <w:t> </w:t>
      </w:r>
      <w:r w:rsidRPr="00E60EA8">
        <w:rPr>
          <w:rFonts w:ascii="Roboto" w:hAnsi="Roboto"/>
          <w:sz w:val="19"/>
          <w:szCs w:val="19"/>
        </w:rPr>
        <w:t>document.</w:t>
      </w:r>
    </w:p>
    <w:p w:rsidR="00853260" w:rsidRDefault="00853260" w:rsidP="00E60EA8">
      <w:pPr>
        <w:pStyle w:val="Heading3"/>
        <w:shd w:val="clear" w:color="auto" w:fill="FFFFFF"/>
        <w:spacing w:before="0" w:line="240" w:lineRule="auto"/>
        <w:ind w:left="3258"/>
        <w:rPr>
          <w:rFonts w:ascii="Roboto" w:hAnsi="Roboto"/>
          <w:b w:val="0"/>
          <w:bCs w:val="0"/>
          <w:color w:val="auto"/>
          <w:sz w:val="33"/>
          <w:szCs w:val="33"/>
        </w:rPr>
      </w:pPr>
    </w:p>
    <w:p w:rsidR="00E60EA8" w:rsidRPr="00E60EA8" w:rsidRDefault="00E60EA8" w:rsidP="00853260">
      <w:pPr>
        <w:pStyle w:val="Heading3"/>
        <w:shd w:val="clear" w:color="auto" w:fill="FFFFFF"/>
        <w:spacing w:before="0" w:line="240" w:lineRule="auto"/>
        <w:rPr>
          <w:rFonts w:ascii="Roboto" w:hAnsi="Roboto"/>
          <w:b w:val="0"/>
          <w:bCs w:val="0"/>
          <w:color w:val="auto"/>
          <w:sz w:val="33"/>
          <w:szCs w:val="33"/>
        </w:rPr>
      </w:pPr>
      <w:r w:rsidRPr="00E60EA8">
        <w:rPr>
          <w:rFonts w:ascii="Roboto" w:hAnsi="Roboto"/>
          <w:b w:val="0"/>
          <w:bCs w:val="0"/>
          <w:color w:val="auto"/>
          <w:sz w:val="33"/>
          <w:szCs w:val="33"/>
        </w:rPr>
        <w:t>Icons and labels</w:t>
      </w: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A number of elements have</w:t>
      </w:r>
      <w:r w:rsidRPr="00E60EA8">
        <w:rPr>
          <w:rStyle w:val="apple-converted-space"/>
          <w:rFonts w:ascii="Roboto" w:hAnsi="Roboto"/>
          <w:sz w:val="19"/>
          <w:szCs w:val="19"/>
        </w:rPr>
        <w:t> </w:t>
      </w:r>
      <w:r w:rsidRPr="00853260">
        <w:rPr>
          <w:rStyle w:val="HTMLCode"/>
          <w:rFonts w:ascii="Consolas" w:hAnsi="Consolas"/>
          <w:sz w:val="18"/>
          <w:szCs w:val="18"/>
        </w:rPr>
        <w:t>icon</w:t>
      </w:r>
      <w:r w:rsidRPr="00853260">
        <w:rPr>
          <w:rStyle w:val="apple-converted-space"/>
          <w:rFonts w:ascii="Roboto" w:hAnsi="Roboto"/>
          <w:sz w:val="19"/>
          <w:szCs w:val="19"/>
        </w:rPr>
        <w:t> </w:t>
      </w:r>
      <w:r w:rsidRPr="00853260">
        <w:rPr>
          <w:rFonts w:ascii="Roboto" w:hAnsi="Roboto"/>
          <w:sz w:val="19"/>
          <w:szCs w:val="19"/>
          <w:highlight w:val="yellow"/>
        </w:rPr>
        <w:t>and</w:t>
      </w:r>
      <w:r w:rsidRPr="00853260">
        <w:rPr>
          <w:rStyle w:val="apple-converted-space"/>
          <w:rFonts w:ascii="Roboto" w:hAnsi="Roboto"/>
          <w:sz w:val="19"/>
          <w:szCs w:val="19"/>
        </w:rPr>
        <w:t> </w:t>
      </w:r>
      <w:r w:rsidRPr="00853260">
        <w:rPr>
          <w:rStyle w:val="HTMLCode"/>
          <w:rFonts w:ascii="Consolas" w:hAnsi="Consolas"/>
          <w:sz w:val="18"/>
          <w:szCs w:val="18"/>
        </w:rPr>
        <w:t>label</w:t>
      </w:r>
      <w:r w:rsidRPr="00E60EA8">
        <w:rPr>
          <w:rStyle w:val="apple-converted-space"/>
          <w:rFonts w:ascii="Roboto" w:hAnsi="Roboto"/>
          <w:sz w:val="19"/>
          <w:szCs w:val="19"/>
        </w:rPr>
        <w:t> </w:t>
      </w:r>
      <w:r w:rsidRPr="00E60EA8">
        <w:rPr>
          <w:rFonts w:ascii="Roboto" w:hAnsi="Roboto"/>
          <w:sz w:val="19"/>
          <w:szCs w:val="19"/>
        </w:rPr>
        <w:t xml:space="preserve">attributes for </w:t>
      </w:r>
      <w:r w:rsidRPr="00853260">
        <w:rPr>
          <w:rFonts w:ascii="Roboto" w:hAnsi="Roboto"/>
          <w:sz w:val="19"/>
          <w:szCs w:val="19"/>
          <w:highlight w:val="yellow"/>
        </w:rPr>
        <w:t>a small icon and a text label</w:t>
      </w:r>
      <w:r w:rsidRPr="00E60EA8">
        <w:rPr>
          <w:rFonts w:ascii="Roboto" w:hAnsi="Roboto"/>
          <w:sz w:val="19"/>
          <w:szCs w:val="19"/>
        </w:rPr>
        <w:t xml:space="preserve"> that can be displayed to users. </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Some also have a</w:t>
      </w:r>
      <w:r w:rsidRPr="00E60EA8">
        <w:rPr>
          <w:rStyle w:val="apple-converted-space"/>
          <w:rFonts w:ascii="Roboto" w:hAnsi="Roboto"/>
          <w:sz w:val="19"/>
          <w:szCs w:val="19"/>
        </w:rPr>
        <w:t> </w:t>
      </w:r>
      <w:r w:rsidRPr="00853260">
        <w:rPr>
          <w:rStyle w:val="HTMLCode"/>
          <w:rFonts w:ascii="Consolas" w:hAnsi="Consolas"/>
          <w:sz w:val="18"/>
          <w:szCs w:val="18"/>
        </w:rPr>
        <w:t>description</w:t>
      </w:r>
      <w:r w:rsidR="00853260" w:rsidRPr="00853260">
        <w:rPr>
          <w:rStyle w:val="HTMLCode"/>
          <w:rFonts w:ascii="Consolas" w:hAnsi="Consolas"/>
          <w:sz w:val="18"/>
          <w:szCs w:val="18"/>
        </w:rPr>
        <w:t xml:space="preserve"> </w:t>
      </w:r>
      <w:r w:rsidRPr="00853260">
        <w:rPr>
          <w:rFonts w:ascii="Roboto" w:hAnsi="Roboto"/>
          <w:sz w:val="19"/>
          <w:szCs w:val="19"/>
          <w:highlight w:val="yellow"/>
        </w:rPr>
        <w:t>attribute</w:t>
      </w:r>
      <w:r w:rsidRPr="00E60EA8">
        <w:rPr>
          <w:rFonts w:ascii="Roboto" w:hAnsi="Roboto"/>
          <w:sz w:val="19"/>
          <w:szCs w:val="19"/>
        </w:rPr>
        <w:t xml:space="preserve"> for longer, explanatory text that can also be shown on-screen. </w:t>
      </w: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For example, the</w:t>
      </w:r>
      <w:r w:rsidRPr="00E60EA8">
        <w:rPr>
          <w:rStyle w:val="apple-converted-space"/>
          <w:rFonts w:ascii="Roboto" w:hAnsi="Roboto"/>
          <w:sz w:val="19"/>
          <w:szCs w:val="19"/>
        </w:rPr>
        <w:t> </w:t>
      </w:r>
      <w:hyperlink r:id="rId143" w:history="1">
        <w:r w:rsidRPr="00E60EA8">
          <w:rPr>
            <w:rStyle w:val="Hyperlink"/>
            <w:rFonts w:ascii="Consolas" w:hAnsi="Consolas" w:cs="Courier New"/>
            <w:color w:val="auto"/>
            <w:sz w:val="18"/>
            <w:szCs w:val="18"/>
          </w:rPr>
          <w:t>&lt;permission&gt;</w:t>
        </w:r>
      </w:hyperlink>
      <w:r w:rsidRPr="00E60EA8">
        <w:rPr>
          <w:rStyle w:val="apple-converted-space"/>
          <w:rFonts w:ascii="Roboto" w:hAnsi="Roboto"/>
          <w:sz w:val="19"/>
          <w:szCs w:val="19"/>
        </w:rPr>
        <w:t> </w:t>
      </w:r>
      <w:r w:rsidRPr="00E60EA8">
        <w:rPr>
          <w:rFonts w:ascii="Roboto" w:hAnsi="Roboto"/>
          <w:sz w:val="19"/>
          <w:szCs w:val="19"/>
        </w:rPr>
        <w:t>element has all three of these attributes so that when the user is asked whether to grant the permission to an application that has requested it, an icon representing the permission, the name of the permission, and a description of what it entails are all presented to the user.</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In every case, the icon and label that are set in a containing element become the default</w:t>
      </w:r>
      <w:r w:rsidRPr="00E60EA8">
        <w:rPr>
          <w:rStyle w:val="apple-converted-space"/>
          <w:rFonts w:ascii="Roboto" w:hAnsi="Roboto"/>
          <w:sz w:val="19"/>
          <w:szCs w:val="19"/>
        </w:rPr>
        <w:t> </w:t>
      </w:r>
      <w:r w:rsidRPr="00853260">
        <w:rPr>
          <w:rStyle w:val="HTMLCode"/>
          <w:rFonts w:ascii="Consolas" w:hAnsi="Consolas"/>
          <w:sz w:val="18"/>
          <w:szCs w:val="18"/>
        </w:rPr>
        <w:t>icon</w:t>
      </w:r>
      <w:r w:rsidRPr="00853260">
        <w:rPr>
          <w:rStyle w:val="apple-converted-space"/>
          <w:rFonts w:ascii="Roboto" w:hAnsi="Roboto"/>
          <w:sz w:val="19"/>
          <w:szCs w:val="19"/>
        </w:rPr>
        <w:t> </w:t>
      </w:r>
      <w:r w:rsidRPr="00853260">
        <w:rPr>
          <w:rFonts w:ascii="Roboto" w:hAnsi="Roboto"/>
          <w:sz w:val="19"/>
          <w:szCs w:val="19"/>
          <w:highlight w:val="yellow"/>
        </w:rPr>
        <w:t>and</w:t>
      </w:r>
      <w:r w:rsidRPr="00853260">
        <w:rPr>
          <w:rStyle w:val="apple-converted-space"/>
          <w:rFonts w:ascii="Roboto" w:hAnsi="Roboto"/>
          <w:sz w:val="19"/>
          <w:szCs w:val="19"/>
        </w:rPr>
        <w:t> </w:t>
      </w:r>
      <w:r w:rsidRPr="00853260">
        <w:rPr>
          <w:rStyle w:val="HTMLCode"/>
          <w:rFonts w:ascii="Consolas" w:hAnsi="Consolas"/>
          <w:sz w:val="18"/>
          <w:szCs w:val="18"/>
        </w:rPr>
        <w:t>label</w:t>
      </w:r>
      <w:r w:rsidRPr="00E60EA8">
        <w:rPr>
          <w:rStyle w:val="apple-converted-space"/>
          <w:rFonts w:ascii="Roboto" w:hAnsi="Roboto"/>
          <w:sz w:val="19"/>
          <w:szCs w:val="19"/>
        </w:rPr>
        <w:t> </w:t>
      </w:r>
      <w:r w:rsidRPr="00E60EA8">
        <w:rPr>
          <w:rFonts w:ascii="Roboto" w:hAnsi="Roboto"/>
          <w:sz w:val="19"/>
          <w:szCs w:val="19"/>
        </w:rPr>
        <w:t xml:space="preserve">settings for all of the </w:t>
      </w:r>
      <w:r w:rsidRPr="00853260">
        <w:rPr>
          <w:rFonts w:ascii="Roboto" w:hAnsi="Roboto"/>
          <w:sz w:val="19"/>
          <w:szCs w:val="19"/>
          <w:highlight w:val="yellow"/>
        </w:rPr>
        <w:t>container's sub</w:t>
      </w:r>
      <w:r w:rsidR="00853260" w:rsidRPr="00853260">
        <w:rPr>
          <w:rFonts w:ascii="Roboto" w:hAnsi="Roboto"/>
          <w:sz w:val="19"/>
          <w:szCs w:val="19"/>
          <w:highlight w:val="yellow"/>
        </w:rPr>
        <w:t>-</w:t>
      </w:r>
      <w:r w:rsidRPr="00853260">
        <w:rPr>
          <w:rFonts w:ascii="Roboto" w:hAnsi="Roboto"/>
          <w:sz w:val="19"/>
          <w:szCs w:val="19"/>
          <w:highlight w:val="yellow"/>
        </w:rPr>
        <w:t>elements</w:t>
      </w:r>
      <w:r w:rsidRPr="00E60EA8">
        <w:rPr>
          <w:rFonts w:ascii="Roboto" w:hAnsi="Roboto"/>
          <w:sz w:val="19"/>
          <w:szCs w:val="19"/>
        </w:rPr>
        <w:t>. Thus, the icon and label that are set in the</w:t>
      </w:r>
      <w:r w:rsidRPr="00E60EA8">
        <w:rPr>
          <w:rStyle w:val="apple-converted-space"/>
          <w:rFonts w:ascii="Roboto" w:hAnsi="Roboto"/>
          <w:sz w:val="19"/>
          <w:szCs w:val="19"/>
        </w:rPr>
        <w:t> </w:t>
      </w:r>
      <w:hyperlink r:id="rId144" w:history="1">
        <w:r w:rsidRPr="00E60EA8">
          <w:rPr>
            <w:rStyle w:val="Hyperlink"/>
            <w:rFonts w:ascii="Consolas" w:hAnsi="Consolas" w:cs="Courier New"/>
            <w:color w:val="auto"/>
            <w:sz w:val="18"/>
            <w:szCs w:val="18"/>
          </w:rPr>
          <w:t>&lt;application&gt;</w:t>
        </w:r>
      </w:hyperlink>
      <w:r w:rsidRPr="00E60EA8">
        <w:rPr>
          <w:rStyle w:val="apple-converted-space"/>
          <w:rFonts w:ascii="Roboto" w:hAnsi="Roboto"/>
          <w:sz w:val="19"/>
          <w:szCs w:val="19"/>
        </w:rPr>
        <w:t> </w:t>
      </w:r>
      <w:r w:rsidRPr="00E60EA8">
        <w:rPr>
          <w:rFonts w:ascii="Roboto" w:hAnsi="Roboto"/>
          <w:sz w:val="19"/>
          <w:szCs w:val="19"/>
        </w:rPr>
        <w:t xml:space="preserve">element are the default icon and label for each of the application's components. </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Similarly, the icon and label that are set for a component, such as an</w:t>
      </w:r>
      <w:r w:rsidRPr="00E60EA8">
        <w:rPr>
          <w:rStyle w:val="apple-converted-space"/>
          <w:rFonts w:ascii="Roboto" w:hAnsi="Roboto"/>
          <w:sz w:val="19"/>
          <w:szCs w:val="19"/>
        </w:rPr>
        <w:t> </w:t>
      </w:r>
      <w:hyperlink r:id="rId145" w:history="1">
        <w:r w:rsidRPr="00E60EA8">
          <w:rPr>
            <w:rStyle w:val="Hyperlink"/>
            <w:rFonts w:ascii="Consolas" w:hAnsi="Consolas" w:cs="Courier New"/>
            <w:color w:val="auto"/>
            <w:sz w:val="18"/>
            <w:szCs w:val="18"/>
          </w:rPr>
          <w:t>&lt;activity&gt;</w:t>
        </w:r>
      </w:hyperlink>
      <w:r w:rsidRPr="00E60EA8">
        <w:rPr>
          <w:rStyle w:val="apple-converted-space"/>
          <w:rFonts w:ascii="Roboto" w:hAnsi="Roboto"/>
          <w:sz w:val="19"/>
          <w:szCs w:val="19"/>
        </w:rPr>
        <w:t> </w:t>
      </w:r>
      <w:r w:rsidRPr="00E60EA8">
        <w:rPr>
          <w:rFonts w:ascii="Roboto" w:hAnsi="Roboto"/>
          <w:sz w:val="19"/>
          <w:szCs w:val="19"/>
        </w:rPr>
        <w:t>element, are the default settings for each of the component's</w:t>
      </w:r>
      <w:r w:rsidRPr="00E60EA8">
        <w:rPr>
          <w:rStyle w:val="apple-converted-space"/>
          <w:rFonts w:ascii="Roboto" w:hAnsi="Roboto"/>
          <w:sz w:val="19"/>
          <w:szCs w:val="19"/>
        </w:rPr>
        <w:t> </w:t>
      </w:r>
      <w:hyperlink r:id="rId146" w:history="1">
        <w:r w:rsidRPr="00E60EA8">
          <w:rPr>
            <w:rStyle w:val="Hyperlink"/>
            <w:rFonts w:ascii="Consolas" w:hAnsi="Consolas" w:cs="Courier New"/>
            <w:color w:val="auto"/>
            <w:sz w:val="18"/>
            <w:szCs w:val="18"/>
          </w:rPr>
          <w:t>&lt;intent-filter&gt;</w:t>
        </w:r>
      </w:hyperlink>
      <w:r w:rsidRPr="00E60EA8">
        <w:rPr>
          <w:rFonts w:ascii="Roboto" w:hAnsi="Roboto"/>
          <w:sz w:val="19"/>
          <w:szCs w:val="19"/>
        </w:rPr>
        <w:t xml:space="preserve">elements. </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If an</w:t>
      </w:r>
      <w:r w:rsidRPr="00E60EA8">
        <w:rPr>
          <w:rStyle w:val="apple-converted-space"/>
          <w:rFonts w:ascii="Roboto" w:hAnsi="Roboto"/>
          <w:sz w:val="19"/>
          <w:szCs w:val="19"/>
        </w:rPr>
        <w:t> </w:t>
      </w:r>
      <w:hyperlink r:id="rId147" w:history="1">
        <w:r w:rsidRPr="00853260">
          <w:rPr>
            <w:rStyle w:val="Hyperlink"/>
            <w:rFonts w:ascii="Consolas" w:hAnsi="Consolas" w:cs="Courier New"/>
            <w:color w:val="auto"/>
            <w:sz w:val="18"/>
            <w:szCs w:val="18"/>
          </w:rPr>
          <w:t>&lt;application&gt;</w:t>
        </w:r>
      </w:hyperlink>
      <w:r w:rsidRPr="00E60EA8">
        <w:rPr>
          <w:rStyle w:val="apple-converted-space"/>
          <w:rFonts w:ascii="Roboto" w:hAnsi="Roboto"/>
          <w:sz w:val="19"/>
          <w:szCs w:val="19"/>
        </w:rPr>
        <w:t> </w:t>
      </w:r>
      <w:r w:rsidRPr="00E60EA8">
        <w:rPr>
          <w:rFonts w:ascii="Roboto" w:hAnsi="Roboto"/>
          <w:sz w:val="19"/>
          <w:szCs w:val="19"/>
        </w:rPr>
        <w:t>element sets a label, but an activity and its intent filter do not, the application label is treated as the label for both the activity and the intent filter.</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The icon and label that are set for an intent filter represent a component whenever the component is presented to the user and </w:t>
      </w:r>
      <w:r w:rsidR="00853260" w:rsidRPr="00E60EA8">
        <w:rPr>
          <w:rFonts w:ascii="Roboto" w:hAnsi="Roboto"/>
          <w:sz w:val="19"/>
          <w:szCs w:val="19"/>
        </w:rPr>
        <w:t>fulfils</w:t>
      </w:r>
      <w:r w:rsidRPr="00E60EA8">
        <w:rPr>
          <w:rFonts w:ascii="Roboto" w:hAnsi="Roboto"/>
          <w:sz w:val="19"/>
          <w:szCs w:val="19"/>
        </w:rPr>
        <w:t xml:space="preserve"> </w:t>
      </w:r>
      <w:r w:rsidRPr="00853260">
        <w:rPr>
          <w:rFonts w:ascii="Roboto" w:hAnsi="Roboto"/>
          <w:sz w:val="19"/>
          <w:szCs w:val="19"/>
          <w:highlight w:val="yellow"/>
        </w:rPr>
        <w:t>the function that is advertised by the filter</w:t>
      </w:r>
      <w:r w:rsidRPr="00E60EA8">
        <w:rPr>
          <w:rFonts w:ascii="Roboto" w:hAnsi="Roboto"/>
          <w:sz w:val="19"/>
          <w:szCs w:val="19"/>
        </w:rPr>
        <w:t xml:space="preserve">. </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For example, a filter </w:t>
      </w:r>
      <w:r w:rsidRPr="00853260">
        <w:rPr>
          <w:rFonts w:ascii="Roboto" w:hAnsi="Roboto"/>
          <w:sz w:val="19"/>
          <w:szCs w:val="19"/>
          <w:highlight w:val="yellow"/>
        </w:rPr>
        <w:t>with</w:t>
      </w:r>
      <w:r w:rsidRPr="00853260">
        <w:rPr>
          <w:rStyle w:val="apple-converted-space"/>
          <w:rFonts w:ascii="Roboto" w:hAnsi="Roboto"/>
          <w:sz w:val="19"/>
          <w:szCs w:val="19"/>
        </w:rPr>
        <w:t> </w:t>
      </w:r>
      <w:r w:rsidRPr="00853260">
        <w:rPr>
          <w:rStyle w:val="HTMLCode"/>
          <w:rFonts w:ascii="Consolas" w:hAnsi="Consolas"/>
          <w:sz w:val="18"/>
          <w:szCs w:val="18"/>
        </w:rPr>
        <w:t>android.intent.action.MAIN</w:t>
      </w:r>
      <w:r w:rsidRPr="00853260">
        <w:rPr>
          <w:rStyle w:val="apple-converted-space"/>
          <w:rFonts w:ascii="Roboto" w:hAnsi="Roboto"/>
          <w:sz w:val="19"/>
          <w:szCs w:val="19"/>
        </w:rPr>
        <w:t> </w:t>
      </w:r>
      <w:r w:rsidRPr="00853260">
        <w:rPr>
          <w:rFonts w:ascii="Roboto" w:hAnsi="Roboto"/>
          <w:sz w:val="19"/>
          <w:szCs w:val="19"/>
          <w:highlight w:val="yellow"/>
        </w:rPr>
        <w:t>and</w:t>
      </w:r>
      <w:r w:rsidRPr="00853260">
        <w:rPr>
          <w:rStyle w:val="apple-converted-space"/>
          <w:rFonts w:ascii="Roboto" w:hAnsi="Roboto"/>
          <w:sz w:val="19"/>
          <w:szCs w:val="19"/>
        </w:rPr>
        <w:t> </w:t>
      </w:r>
      <w:r w:rsidRPr="00853260">
        <w:rPr>
          <w:rStyle w:val="HTMLCode"/>
          <w:rFonts w:ascii="Consolas" w:hAnsi="Consolas"/>
          <w:sz w:val="18"/>
          <w:szCs w:val="18"/>
        </w:rPr>
        <w:t>android.intent.category.LAUNCHER</w:t>
      </w:r>
      <w:r w:rsidRPr="00E60EA8">
        <w:rPr>
          <w:rStyle w:val="apple-converted-space"/>
          <w:rFonts w:ascii="Roboto" w:hAnsi="Roboto"/>
          <w:sz w:val="19"/>
          <w:szCs w:val="19"/>
        </w:rPr>
        <w:t> </w:t>
      </w:r>
      <w:r w:rsidRPr="00E60EA8">
        <w:rPr>
          <w:rFonts w:ascii="Roboto" w:hAnsi="Roboto"/>
          <w:sz w:val="19"/>
          <w:szCs w:val="19"/>
        </w:rPr>
        <w:t>settings advertises an activity as one that initiates an application. That is, as one that should be displayed in the application launcher. The icon and label that are set in the filter are displayed in the launcher.</w:t>
      </w:r>
    </w:p>
    <w:p w:rsidR="00853260" w:rsidRPr="00E60EA8" w:rsidRDefault="00853260" w:rsidP="00853260">
      <w:pPr>
        <w:pStyle w:val="NormalWeb"/>
        <w:shd w:val="clear" w:color="auto" w:fill="FFFFFF"/>
        <w:spacing w:before="0" w:beforeAutospacing="0" w:after="0" w:afterAutospacing="0"/>
        <w:rPr>
          <w:rFonts w:ascii="Roboto" w:hAnsi="Roboto"/>
          <w:sz w:val="19"/>
          <w:szCs w:val="19"/>
        </w:rPr>
      </w:pPr>
    </w:p>
    <w:p w:rsidR="00853260" w:rsidRDefault="00853260">
      <w:pPr>
        <w:rPr>
          <w:rFonts w:ascii="Roboto" w:eastAsiaTheme="majorEastAsia" w:hAnsi="Roboto" w:cstheme="majorBidi"/>
          <w:sz w:val="33"/>
          <w:szCs w:val="33"/>
        </w:rPr>
      </w:pPr>
      <w:r>
        <w:rPr>
          <w:rFonts w:ascii="Roboto" w:hAnsi="Roboto"/>
          <w:b/>
          <w:bCs/>
          <w:sz w:val="33"/>
          <w:szCs w:val="33"/>
        </w:rPr>
        <w:br w:type="page"/>
      </w:r>
    </w:p>
    <w:p w:rsidR="00E60EA8" w:rsidRPr="00E60EA8" w:rsidRDefault="00E60EA8" w:rsidP="00853260">
      <w:pPr>
        <w:pStyle w:val="Heading3"/>
        <w:shd w:val="clear" w:color="auto" w:fill="FFFFFF"/>
        <w:spacing w:before="0" w:line="240" w:lineRule="auto"/>
        <w:rPr>
          <w:rFonts w:ascii="Roboto" w:hAnsi="Roboto"/>
          <w:b w:val="0"/>
          <w:bCs w:val="0"/>
          <w:color w:val="auto"/>
          <w:sz w:val="33"/>
          <w:szCs w:val="33"/>
        </w:rPr>
      </w:pPr>
      <w:r w:rsidRPr="00E60EA8">
        <w:rPr>
          <w:rFonts w:ascii="Roboto" w:hAnsi="Roboto"/>
          <w:b w:val="0"/>
          <w:bCs w:val="0"/>
          <w:color w:val="auto"/>
          <w:sz w:val="33"/>
          <w:szCs w:val="33"/>
        </w:rPr>
        <w:lastRenderedPageBreak/>
        <w:t>Permissions</w:t>
      </w:r>
    </w:p>
    <w:p w:rsidR="00E60EA8" w:rsidRPr="004F03DA" w:rsidRDefault="00E60EA8" w:rsidP="00853260">
      <w:pPr>
        <w:pStyle w:val="NormalWeb"/>
        <w:shd w:val="clear" w:color="auto" w:fill="FFFFFF"/>
        <w:spacing w:before="0" w:beforeAutospacing="0" w:after="0" w:afterAutospacing="0"/>
        <w:rPr>
          <w:sz w:val="20"/>
          <w:szCs w:val="20"/>
        </w:rPr>
      </w:pPr>
      <w:r w:rsidRPr="004F03DA">
        <w:rPr>
          <w:sz w:val="20"/>
          <w:szCs w:val="20"/>
        </w:rPr>
        <w:t>A</w:t>
      </w:r>
      <w:r w:rsidRPr="004F03DA">
        <w:rPr>
          <w:rStyle w:val="apple-converted-space"/>
          <w:sz w:val="20"/>
          <w:szCs w:val="20"/>
        </w:rPr>
        <w:t> </w:t>
      </w:r>
      <w:r w:rsidRPr="004F03DA">
        <w:rPr>
          <w:i/>
          <w:iCs/>
          <w:sz w:val="20"/>
          <w:szCs w:val="20"/>
          <w:highlight w:val="yellow"/>
        </w:rPr>
        <w:t>permission</w:t>
      </w:r>
      <w:r w:rsidRPr="004F03DA">
        <w:rPr>
          <w:rStyle w:val="apple-converted-space"/>
          <w:sz w:val="20"/>
          <w:szCs w:val="20"/>
        </w:rPr>
        <w:t> </w:t>
      </w:r>
      <w:r w:rsidRPr="004F03DA">
        <w:rPr>
          <w:sz w:val="20"/>
          <w:szCs w:val="20"/>
          <w:highlight w:val="yellow"/>
        </w:rPr>
        <w:t>is a restriction that limits access to a part of the code</w:t>
      </w:r>
      <w:r w:rsidRPr="004F03DA">
        <w:rPr>
          <w:sz w:val="20"/>
          <w:szCs w:val="20"/>
        </w:rPr>
        <w:t xml:space="preserve"> or to data on the device. The limitation is imposed to protect critical data and code that could be misused to distort or damage the user experience.</w:t>
      </w:r>
    </w:p>
    <w:p w:rsidR="00853260" w:rsidRPr="004F03DA" w:rsidRDefault="00E60EA8" w:rsidP="00853260">
      <w:pPr>
        <w:pStyle w:val="NormalWeb"/>
        <w:shd w:val="clear" w:color="auto" w:fill="FFFFFF"/>
        <w:spacing w:before="0" w:beforeAutospacing="0" w:after="0" w:afterAutospacing="0"/>
        <w:rPr>
          <w:sz w:val="20"/>
          <w:szCs w:val="20"/>
        </w:rPr>
      </w:pPr>
      <w:r w:rsidRPr="004F03DA">
        <w:rPr>
          <w:sz w:val="20"/>
          <w:szCs w:val="20"/>
        </w:rPr>
        <w:t xml:space="preserve">Each permission is identified by a unique label. Often the </w:t>
      </w:r>
      <w:r w:rsidRPr="004F03DA">
        <w:rPr>
          <w:sz w:val="20"/>
          <w:szCs w:val="20"/>
          <w:highlight w:val="yellow"/>
        </w:rPr>
        <w:t>label indicates the action</w:t>
      </w:r>
      <w:r w:rsidRPr="004F03DA">
        <w:rPr>
          <w:sz w:val="20"/>
          <w:szCs w:val="20"/>
        </w:rPr>
        <w:t xml:space="preserve"> that's restricted.</w:t>
      </w:r>
    </w:p>
    <w:p w:rsidR="00853260" w:rsidRPr="004F03DA" w:rsidRDefault="00853260" w:rsidP="00853260">
      <w:pPr>
        <w:pStyle w:val="NormalWeb"/>
        <w:shd w:val="clear" w:color="auto" w:fill="FFFFFF"/>
        <w:spacing w:before="0" w:beforeAutospacing="0" w:after="0" w:afterAutospacing="0"/>
        <w:rPr>
          <w:sz w:val="20"/>
          <w:szCs w:val="20"/>
        </w:rPr>
      </w:pPr>
    </w:p>
    <w:p w:rsidR="00E60EA8" w:rsidRPr="004F03DA" w:rsidRDefault="00E60EA8" w:rsidP="00853260">
      <w:pPr>
        <w:pStyle w:val="NormalWeb"/>
        <w:shd w:val="clear" w:color="auto" w:fill="FFFFFF"/>
        <w:spacing w:before="0" w:beforeAutospacing="0" w:after="0" w:afterAutospacing="0"/>
        <w:rPr>
          <w:sz w:val="20"/>
          <w:szCs w:val="20"/>
        </w:rPr>
      </w:pPr>
      <w:r w:rsidRPr="004F03DA">
        <w:rPr>
          <w:sz w:val="20"/>
          <w:szCs w:val="20"/>
        </w:rPr>
        <w:t xml:space="preserve"> Here are some </w:t>
      </w:r>
      <w:r w:rsidRPr="004F03DA">
        <w:rPr>
          <w:b/>
          <w:sz w:val="20"/>
          <w:szCs w:val="20"/>
        </w:rPr>
        <w:t>permissions</w:t>
      </w:r>
      <w:r w:rsidRPr="004F03DA">
        <w:rPr>
          <w:sz w:val="20"/>
          <w:szCs w:val="20"/>
        </w:rPr>
        <w:t xml:space="preserve"> that are defined by Android:</w:t>
      </w:r>
    </w:p>
    <w:p w:rsidR="00E60EA8" w:rsidRPr="004F03DA" w:rsidRDefault="00E60EA8" w:rsidP="003E3ED9">
      <w:pPr>
        <w:numPr>
          <w:ilvl w:val="0"/>
          <w:numId w:val="59"/>
        </w:numPr>
        <w:shd w:val="clear" w:color="auto" w:fill="FFFFFF"/>
        <w:tabs>
          <w:tab w:val="clear" w:pos="720"/>
          <w:tab w:val="num" w:pos="-2538"/>
        </w:tabs>
        <w:spacing w:after="0" w:line="240" w:lineRule="auto"/>
        <w:ind w:left="272"/>
        <w:rPr>
          <w:rFonts w:ascii="Times New Roman" w:hAnsi="Times New Roman" w:cs="Times New Roman"/>
          <w:sz w:val="20"/>
          <w:szCs w:val="20"/>
        </w:rPr>
      </w:pPr>
      <w:r w:rsidRPr="004F03DA">
        <w:rPr>
          <w:rStyle w:val="HTMLCode"/>
          <w:rFonts w:ascii="Times New Roman" w:eastAsiaTheme="minorHAnsi" w:hAnsi="Times New Roman" w:cs="Times New Roman"/>
        </w:rPr>
        <w:t>android.permission.CALL_EMERGENCY_NUMBERS</w:t>
      </w:r>
    </w:p>
    <w:p w:rsidR="00E60EA8" w:rsidRPr="004F03DA" w:rsidRDefault="00E60EA8" w:rsidP="003E3ED9">
      <w:pPr>
        <w:numPr>
          <w:ilvl w:val="0"/>
          <w:numId w:val="59"/>
        </w:numPr>
        <w:shd w:val="clear" w:color="auto" w:fill="FFFFFF"/>
        <w:tabs>
          <w:tab w:val="clear" w:pos="720"/>
          <w:tab w:val="num" w:pos="-2538"/>
        </w:tabs>
        <w:spacing w:after="0" w:line="240" w:lineRule="auto"/>
        <w:ind w:left="272"/>
        <w:rPr>
          <w:rFonts w:ascii="Times New Roman" w:hAnsi="Times New Roman" w:cs="Times New Roman"/>
          <w:sz w:val="20"/>
          <w:szCs w:val="20"/>
        </w:rPr>
      </w:pPr>
      <w:r w:rsidRPr="004F03DA">
        <w:rPr>
          <w:rStyle w:val="HTMLCode"/>
          <w:rFonts w:ascii="Times New Roman" w:eastAsiaTheme="minorHAnsi" w:hAnsi="Times New Roman" w:cs="Times New Roman"/>
        </w:rPr>
        <w:t>android.permission.READ_OWNER_DATA</w:t>
      </w:r>
    </w:p>
    <w:p w:rsidR="00E60EA8" w:rsidRPr="004F03DA" w:rsidRDefault="00E60EA8" w:rsidP="003E3ED9">
      <w:pPr>
        <w:numPr>
          <w:ilvl w:val="0"/>
          <w:numId w:val="59"/>
        </w:numPr>
        <w:shd w:val="clear" w:color="auto" w:fill="FFFFFF"/>
        <w:tabs>
          <w:tab w:val="clear" w:pos="720"/>
          <w:tab w:val="num" w:pos="-2538"/>
        </w:tabs>
        <w:spacing w:after="0" w:line="240" w:lineRule="auto"/>
        <w:ind w:left="272"/>
        <w:rPr>
          <w:rFonts w:ascii="Times New Roman" w:hAnsi="Times New Roman" w:cs="Times New Roman"/>
          <w:sz w:val="20"/>
          <w:szCs w:val="20"/>
        </w:rPr>
      </w:pPr>
      <w:r w:rsidRPr="004F03DA">
        <w:rPr>
          <w:rStyle w:val="HTMLCode"/>
          <w:rFonts w:ascii="Times New Roman" w:eastAsiaTheme="minorHAnsi" w:hAnsi="Times New Roman" w:cs="Times New Roman"/>
        </w:rPr>
        <w:t>android.permission.SET_WALLPAPER</w:t>
      </w:r>
    </w:p>
    <w:p w:rsidR="00E60EA8" w:rsidRPr="004F03DA" w:rsidRDefault="00E60EA8" w:rsidP="003E3ED9">
      <w:pPr>
        <w:numPr>
          <w:ilvl w:val="0"/>
          <w:numId w:val="59"/>
        </w:numPr>
        <w:shd w:val="clear" w:color="auto" w:fill="FFFFFF"/>
        <w:tabs>
          <w:tab w:val="clear" w:pos="720"/>
          <w:tab w:val="num" w:pos="-2538"/>
        </w:tabs>
        <w:spacing w:after="0" w:line="240" w:lineRule="auto"/>
        <w:ind w:left="272"/>
        <w:rPr>
          <w:rStyle w:val="HTMLCode"/>
          <w:rFonts w:ascii="Times New Roman" w:eastAsiaTheme="minorHAnsi" w:hAnsi="Times New Roman" w:cs="Times New Roman"/>
        </w:rPr>
      </w:pPr>
      <w:r w:rsidRPr="004F03DA">
        <w:rPr>
          <w:rStyle w:val="HTMLCode"/>
          <w:rFonts w:ascii="Times New Roman" w:eastAsiaTheme="minorHAnsi" w:hAnsi="Times New Roman" w:cs="Times New Roman"/>
        </w:rPr>
        <w:t>android.permission.DEVICE_POWER</w:t>
      </w:r>
    </w:p>
    <w:p w:rsidR="00853260" w:rsidRPr="00E60EA8" w:rsidRDefault="00853260" w:rsidP="00853260">
      <w:pPr>
        <w:shd w:val="clear" w:color="auto" w:fill="FFFFFF"/>
        <w:spacing w:after="0" w:line="240" w:lineRule="auto"/>
        <w:ind w:left="272"/>
        <w:rPr>
          <w:rFonts w:ascii="Roboto" w:hAnsi="Roboto"/>
          <w:sz w:val="19"/>
          <w:szCs w:val="19"/>
        </w:rPr>
      </w:pPr>
    </w:p>
    <w:p w:rsidR="00E60EA8" w:rsidRPr="00853260" w:rsidRDefault="00E60EA8" w:rsidP="00853260">
      <w:pPr>
        <w:pStyle w:val="NormalWeb"/>
        <w:shd w:val="clear" w:color="auto" w:fill="FFFFFF"/>
        <w:spacing w:before="0" w:beforeAutospacing="0" w:after="0" w:afterAutospacing="0"/>
        <w:rPr>
          <w:sz w:val="20"/>
          <w:szCs w:val="20"/>
        </w:rPr>
      </w:pPr>
      <w:r w:rsidRPr="00853260">
        <w:rPr>
          <w:sz w:val="20"/>
          <w:szCs w:val="20"/>
        </w:rPr>
        <w:t xml:space="preserve">A </w:t>
      </w:r>
      <w:r w:rsidRPr="00853260">
        <w:rPr>
          <w:b/>
          <w:sz w:val="20"/>
          <w:szCs w:val="20"/>
        </w:rPr>
        <w:t>feature can be protected</w:t>
      </w:r>
      <w:r w:rsidRPr="00853260">
        <w:rPr>
          <w:sz w:val="20"/>
          <w:szCs w:val="20"/>
        </w:rPr>
        <w:t xml:space="preserve"> by only one permission.</w:t>
      </w:r>
    </w:p>
    <w:p w:rsidR="00853260" w:rsidRPr="00853260" w:rsidRDefault="00853260" w:rsidP="00853260">
      <w:pPr>
        <w:pStyle w:val="NormalWeb"/>
        <w:shd w:val="clear" w:color="auto" w:fill="FFFFFF"/>
        <w:spacing w:before="0" w:beforeAutospacing="0" w:after="0" w:afterAutospacing="0"/>
        <w:rPr>
          <w:sz w:val="20"/>
          <w:szCs w:val="20"/>
        </w:rPr>
      </w:pPr>
    </w:p>
    <w:p w:rsidR="00E60EA8" w:rsidRPr="00853260" w:rsidRDefault="00E60EA8" w:rsidP="00853260">
      <w:pPr>
        <w:pStyle w:val="NormalWeb"/>
        <w:shd w:val="clear" w:color="auto" w:fill="FFFFFF"/>
        <w:spacing w:before="0" w:beforeAutospacing="0" w:after="0" w:afterAutospacing="0"/>
        <w:rPr>
          <w:sz w:val="20"/>
          <w:szCs w:val="20"/>
        </w:rPr>
      </w:pPr>
      <w:r w:rsidRPr="00853260">
        <w:rPr>
          <w:sz w:val="20"/>
          <w:szCs w:val="20"/>
        </w:rPr>
        <w:t xml:space="preserve">If </w:t>
      </w:r>
      <w:r w:rsidRPr="00853260">
        <w:rPr>
          <w:sz w:val="20"/>
          <w:szCs w:val="20"/>
          <w:highlight w:val="yellow"/>
        </w:rPr>
        <w:t>an application needs access to a feature that is protected by a permission</w:t>
      </w:r>
      <w:r w:rsidRPr="00853260">
        <w:rPr>
          <w:sz w:val="20"/>
          <w:szCs w:val="20"/>
        </w:rPr>
        <w:t xml:space="preserve">, it must declare that it requires the permission with </w:t>
      </w:r>
      <w:r w:rsidRPr="00C4512E">
        <w:rPr>
          <w:b/>
          <w:sz w:val="20"/>
          <w:szCs w:val="20"/>
        </w:rPr>
        <w:t>a</w:t>
      </w:r>
      <w:r w:rsidRPr="00C4512E">
        <w:rPr>
          <w:rStyle w:val="apple-converted-space"/>
          <w:b/>
          <w:sz w:val="20"/>
          <w:szCs w:val="20"/>
        </w:rPr>
        <w:t> </w:t>
      </w:r>
      <w:hyperlink r:id="rId148" w:history="1">
        <w:r w:rsidRPr="00C4512E">
          <w:rPr>
            <w:rStyle w:val="Hyperlink"/>
            <w:b/>
            <w:color w:val="auto"/>
            <w:sz w:val="20"/>
            <w:szCs w:val="20"/>
          </w:rPr>
          <w:t>&lt;uses-permission&gt;</w:t>
        </w:r>
      </w:hyperlink>
      <w:r w:rsidRPr="00C4512E">
        <w:rPr>
          <w:b/>
          <w:sz w:val="20"/>
          <w:szCs w:val="20"/>
        </w:rPr>
        <w:t>element</w:t>
      </w:r>
      <w:r w:rsidRPr="00853260">
        <w:rPr>
          <w:sz w:val="20"/>
          <w:szCs w:val="20"/>
        </w:rPr>
        <w:t xml:space="preserve"> in the manifest. When the application is installed on the device, the installer determines whether to grant the requested permission by checking the authorities that signed the application's certificates and, in some cases, asking the user. If the permission is granted, the application is able to use the protected features. If not, its attempts to access those features fail without any notification to the user.</w:t>
      </w:r>
    </w:p>
    <w:p w:rsidR="00853260" w:rsidRPr="00853260" w:rsidRDefault="00853260" w:rsidP="00853260">
      <w:pPr>
        <w:pStyle w:val="NormalWeb"/>
        <w:shd w:val="clear" w:color="auto" w:fill="FFFFFF"/>
        <w:spacing w:before="0" w:beforeAutospacing="0" w:after="0" w:afterAutospacing="0"/>
        <w:rPr>
          <w:sz w:val="20"/>
          <w:szCs w:val="20"/>
        </w:rPr>
      </w:pPr>
    </w:p>
    <w:p w:rsidR="00C4512E" w:rsidRDefault="00E60EA8" w:rsidP="00853260">
      <w:pPr>
        <w:pStyle w:val="NormalWeb"/>
        <w:shd w:val="clear" w:color="auto" w:fill="FFFFFF"/>
        <w:spacing w:before="0" w:beforeAutospacing="0" w:after="0" w:afterAutospacing="0"/>
        <w:rPr>
          <w:sz w:val="20"/>
          <w:szCs w:val="20"/>
        </w:rPr>
      </w:pPr>
      <w:r w:rsidRPr="00853260">
        <w:rPr>
          <w:sz w:val="20"/>
          <w:szCs w:val="20"/>
        </w:rPr>
        <w:t xml:space="preserve">An application can </w:t>
      </w:r>
      <w:r w:rsidRPr="00C4512E">
        <w:rPr>
          <w:sz w:val="20"/>
          <w:szCs w:val="20"/>
          <w:highlight w:val="yellow"/>
        </w:rPr>
        <w:t>also protect its own components with permissions</w:t>
      </w:r>
      <w:r w:rsidRPr="00853260">
        <w:rPr>
          <w:sz w:val="20"/>
          <w:szCs w:val="20"/>
        </w:rPr>
        <w:t xml:space="preserve">. </w:t>
      </w:r>
    </w:p>
    <w:p w:rsidR="00C4512E" w:rsidRDefault="00C4512E" w:rsidP="00853260">
      <w:pPr>
        <w:pStyle w:val="NormalWeb"/>
        <w:shd w:val="clear" w:color="auto" w:fill="FFFFFF"/>
        <w:spacing w:before="0" w:beforeAutospacing="0" w:after="0" w:afterAutospacing="0"/>
        <w:rPr>
          <w:sz w:val="20"/>
          <w:szCs w:val="20"/>
        </w:rPr>
      </w:pPr>
    </w:p>
    <w:p w:rsidR="00853260" w:rsidRPr="00853260" w:rsidRDefault="00E60EA8" w:rsidP="00853260">
      <w:pPr>
        <w:pStyle w:val="NormalWeb"/>
        <w:shd w:val="clear" w:color="auto" w:fill="FFFFFF"/>
        <w:spacing w:before="0" w:beforeAutospacing="0" w:after="0" w:afterAutospacing="0"/>
        <w:rPr>
          <w:sz w:val="20"/>
          <w:szCs w:val="20"/>
        </w:rPr>
      </w:pPr>
      <w:r w:rsidRPr="00853260">
        <w:rPr>
          <w:sz w:val="20"/>
          <w:szCs w:val="20"/>
        </w:rPr>
        <w:t xml:space="preserve">It can employ any of the permissions that are defined by Android, as listed </w:t>
      </w:r>
      <w:r w:rsidRPr="00853260">
        <w:rPr>
          <w:b/>
          <w:sz w:val="20"/>
          <w:szCs w:val="20"/>
        </w:rPr>
        <w:t>in</w:t>
      </w:r>
      <w:r w:rsidR="00853260" w:rsidRPr="00853260">
        <w:rPr>
          <w:b/>
          <w:sz w:val="20"/>
          <w:szCs w:val="20"/>
        </w:rPr>
        <w:t xml:space="preserve"> </w:t>
      </w:r>
      <w:r w:rsidRPr="00853260">
        <w:rPr>
          <w:rStyle w:val="HTMLCode"/>
          <w:rFonts w:ascii="Times New Roman" w:hAnsi="Times New Roman" w:cs="Times New Roman"/>
          <w:b/>
        </w:rPr>
        <w:t>android.Manifest.permission</w:t>
      </w:r>
      <w:r w:rsidRPr="00853260">
        <w:rPr>
          <w:sz w:val="20"/>
          <w:szCs w:val="20"/>
        </w:rPr>
        <w:t>, or declared by other applications. It can also define its own. A new permission is declared with the</w:t>
      </w:r>
      <w:r w:rsidRPr="00853260">
        <w:rPr>
          <w:rStyle w:val="apple-converted-space"/>
          <w:sz w:val="20"/>
          <w:szCs w:val="20"/>
        </w:rPr>
        <w:t> </w:t>
      </w:r>
      <w:r w:rsidRPr="00853260">
        <w:rPr>
          <w:rStyle w:val="HTMLCode"/>
          <w:rFonts w:ascii="Times New Roman" w:hAnsi="Times New Roman" w:cs="Times New Roman"/>
          <w:b/>
        </w:rPr>
        <w:t>&lt;permission&gt;</w:t>
      </w:r>
      <w:r w:rsidRPr="00853260">
        <w:rPr>
          <w:sz w:val="20"/>
          <w:szCs w:val="20"/>
        </w:rPr>
        <w:t xml:space="preserve">element. </w:t>
      </w:r>
    </w:p>
    <w:p w:rsidR="00853260" w:rsidRPr="00853260" w:rsidRDefault="00853260" w:rsidP="00853260">
      <w:pPr>
        <w:pStyle w:val="NormalWeb"/>
        <w:shd w:val="clear" w:color="auto" w:fill="FFFFFF"/>
        <w:spacing w:before="0" w:beforeAutospacing="0" w:after="0" w:afterAutospacing="0"/>
        <w:rPr>
          <w:sz w:val="20"/>
          <w:szCs w:val="20"/>
        </w:rPr>
      </w:pPr>
    </w:p>
    <w:p w:rsidR="00E60EA8" w:rsidRPr="00853260" w:rsidRDefault="00E60EA8" w:rsidP="00853260">
      <w:pPr>
        <w:pStyle w:val="NormalWeb"/>
        <w:shd w:val="clear" w:color="auto" w:fill="FFFFFF"/>
        <w:spacing w:before="0" w:beforeAutospacing="0" w:after="0" w:afterAutospacing="0"/>
        <w:rPr>
          <w:sz w:val="20"/>
          <w:szCs w:val="20"/>
        </w:rPr>
      </w:pPr>
      <w:r w:rsidRPr="00853260">
        <w:rPr>
          <w:sz w:val="20"/>
          <w:szCs w:val="20"/>
        </w:rPr>
        <w:t xml:space="preserve">For example, </w:t>
      </w:r>
      <w:r w:rsidRPr="00853260">
        <w:rPr>
          <w:b/>
          <w:sz w:val="20"/>
          <w:szCs w:val="20"/>
        </w:rPr>
        <w:t>an activity could be protected</w:t>
      </w:r>
      <w:r w:rsidRPr="00853260">
        <w:rPr>
          <w:sz w:val="20"/>
          <w:szCs w:val="20"/>
        </w:rPr>
        <w:t xml:space="preserve"> as follows:</w:t>
      </w:r>
    </w:p>
    <w:p w:rsidR="00E60EA8" w:rsidRPr="00E60EA8" w:rsidRDefault="00E60EA8" w:rsidP="00853260">
      <w:pPr>
        <w:pStyle w:val="HTMLPreformatted"/>
        <w:pBdr>
          <w:top w:val="single" w:sz="6" w:space="12" w:color="DDDDDD"/>
          <w:left w:val="single" w:sz="6" w:space="12" w:color="DDDDDD"/>
          <w:bottom w:val="single" w:sz="6" w:space="12" w:color="DDDDDD"/>
          <w:right w:val="single" w:sz="6" w:space="12" w:color="DDDDDD"/>
        </w:pBdr>
        <w:shd w:val="clear" w:color="auto" w:fill="F7F7F7"/>
        <w:rPr>
          <w:rFonts w:ascii="Consolas" w:hAnsi="Consolas"/>
          <w:sz w:val="18"/>
          <w:szCs w:val="18"/>
        </w:rPr>
      </w:pPr>
      <w:r w:rsidRPr="00E60EA8">
        <w:rPr>
          <w:rStyle w:val="tag"/>
          <w:rFonts w:ascii="Consolas" w:hAnsi="Consolas"/>
          <w:sz w:val="18"/>
          <w:szCs w:val="18"/>
        </w:rPr>
        <w:t>&lt;manifest</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&lt;permission</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"com.example.project.DEBIT_ACCT"</w:t>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&lt;uses-permission</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"com.example.project.DEBIT_ACCT"</w:t>
      </w:r>
      <w:r w:rsidRPr="00E60EA8">
        <w:rPr>
          <w:rStyle w:val="pln"/>
          <w:rFonts w:ascii="Consolas" w:hAnsi="Consolas"/>
          <w:sz w:val="18"/>
          <w:szCs w:val="18"/>
        </w:rPr>
        <w:t xml:space="preserve">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 . .</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&lt;application</w:t>
      </w:r>
      <w:r w:rsidRPr="00E60EA8">
        <w:rPr>
          <w:rStyle w:val="pln"/>
          <w:rFonts w:ascii="Consolas" w:hAnsi="Consolas"/>
          <w:sz w:val="18"/>
          <w:szCs w:val="18"/>
        </w:rPr>
        <w:t xml:space="preserve">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&lt;activity</w:t>
      </w:r>
      <w:r w:rsidRPr="00E60EA8">
        <w:rPr>
          <w:rStyle w:val="pln"/>
          <w:rFonts w:ascii="Consolas" w:hAnsi="Consolas"/>
          <w:sz w:val="18"/>
          <w:szCs w:val="18"/>
        </w:rPr>
        <w:t xml:space="preserve"> </w:t>
      </w:r>
      <w:r w:rsidRPr="00E60EA8">
        <w:rPr>
          <w:rStyle w:val="atn"/>
          <w:rFonts w:ascii="Consolas" w:hAnsi="Consolas"/>
          <w:sz w:val="18"/>
          <w:szCs w:val="18"/>
        </w:rPr>
        <w:t>android:name</w:t>
      </w:r>
      <w:r w:rsidRPr="00E60EA8">
        <w:rPr>
          <w:rStyle w:val="pun"/>
          <w:rFonts w:ascii="Consolas" w:hAnsi="Consolas"/>
          <w:sz w:val="18"/>
          <w:szCs w:val="18"/>
        </w:rPr>
        <w:t>=</w:t>
      </w:r>
      <w:r w:rsidRPr="00E60EA8">
        <w:rPr>
          <w:rStyle w:val="atv"/>
          <w:rFonts w:ascii="Consolas" w:hAnsi="Consolas"/>
          <w:sz w:val="18"/>
          <w:szCs w:val="18"/>
        </w:rPr>
        <w:t>"com.example.project.FreneticActivity"</w:t>
      </w:r>
      <w:r w:rsidRPr="00E60EA8">
        <w:rPr>
          <w:rFonts w:ascii="Consolas" w:hAnsi="Consolas"/>
          <w:sz w:val="18"/>
          <w:szCs w:val="18"/>
        </w:rPr>
        <w:br/>
      </w:r>
      <w:r w:rsidRPr="00E60EA8">
        <w:rPr>
          <w:rStyle w:val="pln"/>
          <w:rFonts w:ascii="Consolas" w:hAnsi="Consolas"/>
          <w:sz w:val="18"/>
          <w:szCs w:val="18"/>
        </w:rPr>
        <w:t xml:space="preserve">                  </w:t>
      </w:r>
      <w:r w:rsidRPr="00E60EA8">
        <w:rPr>
          <w:rStyle w:val="atn"/>
          <w:rFonts w:ascii="Consolas" w:hAnsi="Consolas"/>
          <w:sz w:val="18"/>
          <w:szCs w:val="18"/>
        </w:rPr>
        <w:t>android:permission</w:t>
      </w:r>
      <w:r w:rsidRPr="00E60EA8">
        <w:rPr>
          <w:rStyle w:val="pun"/>
          <w:rFonts w:ascii="Consolas" w:hAnsi="Consolas"/>
          <w:sz w:val="18"/>
          <w:szCs w:val="18"/>
        </w:rPr>
        <w:t>=</w:t>
      </w:r>
      <w:r w:rsidRPr="00E60EA8">
        <w:rPr>
          <w:rStyle w:val="atv"/>
          <w:rFonts w:ascii="Consolas" w:hAnsi="Consolas"/>
          <w:sz w:val="18"/>
          <w:szCs w:val="18"/>
        </w:rPr>
        <w:t>"com.example.project.DEBIT_ACCT"</w:t>
      </w:r>
      <w:r w:rsidRPr="00E60EA8">
        <w:rPr>
          <w:rFonts w:ascii="Consolas" w:hAnsi="Consolas"/>
          <w:sz w:val="18"/>
          <w:szCs w:val="18"/>
        </w:rPr>
        <w:br/>
      </w:r>
      <w:r w:rsidRPr="00E60EA8">
        <w:rPr>
          <w:rStyle w:val="pln"/>
          <w:rFonts w:ascii="Consolas" w:hAnsi="Consolas"/>
          <w:sz w:val="18"/>
          <w:szCs w:val="18"/>
        </w:rPr>
        <w:t xml:space="preserve">                  . . . </w:t>
      </w:r>
      <w:r w:rsidRPr="00E60EA8">
        <w:rPr>
          <w:rStyle w:val="tag"/>
          <w:rFonts w:ascii="Consolas" w:hAnsi="Consolas"/>
          <w:sz w:val="18"/>
          <w:szCs w:val="18"/>
        </w:rPr>
        <w:t>&gt;</w:t>
      </w:r>
      <w:r w:rsidRPr="00E60EA8">
        <w:rPr>
          <w:rFonts w:ascii="Consolas" w:hAnsi="Consolas"/>
          <w:sz w:val="18"/>
          <w:szCs w:val="18"/>
        </w:rPr>
        <w:br/>
      </w:r>
      <w:r w:rsidRPr="00E60EA8">
        <w:rPr>
          <w:rStyle w:val="pln"/>
          <w:rFonts w:ascii="Consolas" w:hAnsi="Consolas"/>
          <w:sz w:val="18"/>
          <w:szCs w:val="18"/>
        </w:rPr>
        <w:t>            . . .</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&lt;/activity&gt;</w:t>
      </w:r>
      <w:r w:rsidRPr="00E60EA8">
        <w:rPr>
          <w:rFonts w:ascii="Consolas" w:hAnsi="Consolas"/>
          <w:sz w:val="18"/>
          <w:szCs w:val="18"/>
        </w:rPr>
        <w:br/>
      </w:r>
      <w:r w:rsidRPr="00E60EA8">
        <w:rPr>
          <w:rStyle w:val="pln"/>
          <w:rFonts w:ascii="Consolas" w:hAnsi="Consolas"/>
          <w:sz w:val="18"/>
          <w:szCs w:val="18"/>
        </w:rPr>
        <w:t xml:space="preserve">    </w:t>
      </w:r>
      <w:r w:rsidRPr="00E60EA8">
        <w:rPr>
          <w:rStyle w:val="tag"/>
          <w:rFonts w:ascii="Consolas" w:hAnsi="Consolas"/>
          <w:sz w:val="18"/>
          <w:szCs w:val="18"/>
        </w:rPr>
        <w:t>&lt;/application&gt;</w:t>
      </w:r>
      <w:r w:rsidRPr="00E60EA8">
        <w:rPr>
          <w:rFonts w:ascii="Consolas" w:hAnsi="Consolas"/>
          <w:sz w:val="18"/>
          <w:szCs w:val="18"/>
        </w:rPr>
        <w:br/>
      </w:r>
      <w:r w:rsidRPr="00E60EA8">
        <w:rPr>
          <w:rStyle w:val="tag"/>
          <w:rFonts w:ascii="Consolas" w:hAnsi="Consolas"/>
          <w:sz w:val="18"/>
          <w:szCs w:val="18"/>
        </w:rPr>
        <w:t>&lt;/manifest&gt;</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E60EA8" w:rsidRPr="00853260" w:rsidRDefault="00E60EA8" w:rsidP="00853260">
      <w:pPr>
        <w:pStyle w:val="NormalWeb"/>
        <w:shd w:val="clear" w:color="auto" w:fill="FFFFFF"/>
        <w:spacing w:before="0" w:beforeAutospacing="0" w:after="0" w:afterAutospacing="0"/>
        <w:rPr>
          <w:sz w:val="20"/>
          <w:szCs w:val="20"/>
        </w:rPr>
      </w:pPr>
      <w:r w:rsidRPr="00853260">
        <w:rPr>
          <w:sz w:val="20"/>
          <w:szCs w:val="20"/>
        </w:rPr>
        <w:t>Note that, in this example, the</w:t>
      </w:r>
      <w:r w:rsidRPr="00853260">
        <w:rPr>
          <w:rStyle w:val="apple-converted-space"/>
          <w:sz w:val="20"/>
          <w:szCs w:val="20"/>
        </w:rPr>
        <w:t> </w:t>
      </w:r>
      <w:r w:rsidRPr="00853260">
        <w:rPr>
          <w:rStyle w:val="HTMLCode"/>
          <w:rFonts w:ascii="Times New Roman" w:hAnsi="Times New Roman" w:cs="Times New Roman"/>
        </w:rPr>
        <w:t>DEBIT_ACCT</w:t>
      </w:r>
      <w:r w:rsidRPr="00853260">
        <w:rPr>
          <w:rStyle w:val="apple-converted-space"/>
          <w:sz w:val="20"/>
          <w:szCs w:val="20"/>
        </w:rPr>
        <w:t> </w:t>
      </w:r>
      <w:r w:rsidRPr="00853260">
        <w:rPr>
          <w:sz w:val="20"/>
          <w:szCs w:val="20"/>
        </w:rPr>
        <w:t>permission is not only declared with the</w:t>
      </w:r>
      <w:r w:rsidRPr="00853260">
        <w:rPr>
          <w:rStyle w:val="apple-converted-space"/>
          <w:sz w:val="20"/>
          <w:szCs w:val="20"/>
        </w:rPr>
        <w:t> </w:t>
      </w:r>
      <w:hyperlink r:id="rId149" w:history="1">
        <w:r w:rsidRPr="00853260">
          <w:rPr>
            <w:rStyle w:val="Hyperlink"/>
            <w:color w:val="auto"/>
            <w:sz w:val="20"/>
            <w:szCs w:val="20"/>
          </w:rPr>
          <w:t>&lt;permission&gt;</w:t>
        </w:r>
      </w:hyperlink>
      <w:r w:rsidRPr="00853260">
        <w:rPr>
          <w:rStyle w:val="apple-converted-space"/>
          <w:sz w:val="20"/>
          <w:szCs w:val="20"/>
        </w:rPr>
        <w:t> </w:t>
      </w:r>
      <w:r w:rsidRPr="00853260">
        <w:rPr>
          <w:sz w:val="20"/>
          <w:szCs w:val="20"/>
        </w:rPr>
        <w:t>element, its use is also requested with the</w:t>
      </w:r>
      <w:r w:rsidRPr="00853260">
        <w:rPr>
          <w:rStyle w:val="apple-converted-space"/>
          <w:sz w:val="20"/>
          <w:szCs w:val="20"/>
        </w:rPr>
        <w:t> </w:t>
      </w:r>
      <w:hyperlink r:id="rId150" w:history="1">
        <w:r w:rsidRPr="00853260">
          <w:rPr>
            <w:rStyle w:val="Hyperlink"/>
            <w:color w:val="auto"/>
            <w:sz w:val="20"/>
            <w:szCs w:val="20"/>
          </w:rPr>
          <w:t>&lt;uses-permission&gt;</w:t>
        </w:r>
      </w:hyperlink>
      <w:r w:rsidRPr="00853260">
        <w:rPr>
          <w:rStyle w:val="apple-converted-space"/>
          <w:sz w:val="20"/>
          <w:szCs w:val="20"/>
        </w:rPr>
        <w:t> </w:t>
      </w:r>
      <w:r w:rsidRPr="00853260">
        <w:rPr>
          <w:sz w:val="20"/>
          <w:szCs w:val="20"/>
        </w:rPr>
        <w:t>element. You must request its use in order for other components of the application to launch the protected activity, even though the protection is imposed by the application itself.</w:t>
      </w:r>
    </w:p>
    <w:p w:rsidR="00853260" w:rsidRPr="00853260" w:rsidRDefault="00853260" w:rsidP="00853260">
      <w:pPr>
        <w:pStyle w:val="NormalWeb"/>
        <w:shd w:val="clear" w:color="auto" w:fill="FFFFFF"/>
        <w:spacing w:before="0" w:beforeAutospacing="0" w:after="0" w:afterAutospacing="0"/>
        <w:rPr>
          <w:sz w:val="20"/>
          <w:szCs w:val="20"/>
        </w:rPr>
      </w:pPr>
    </w:p>
    <w:p w:rsidR="00E60EA8" w:rsidRPr="00853260" w:rsidRDefault="00E60EA8" w:rsidP="00853260">
      <w:pPr>
        <w:pStyle w:val="NormalWeb"/>
        <w:shd w:val="clear" w:color="auto" w:fill="FFFFFF"/>
        <w:spacing w:before="0" w:beforeAutospacing="0" w:after="0" w:afterAutospacing="0"/>
        <w:rPr>
          <w:sz w:val="20"/>
          <w:szCs w:val="20"/>
        </w:rPr>
      </w:pPr>
      <w:r w:rsidRPr="00853260">
        <w:rPr>
          <w:sz w:val="20"/>
          <w:szCs w:val="20"/>
        </w:rPr>
        <w:t>If, in the same example shown above, the</w:t>
      </w:r>
      <w:r w:rsidRPr="00853260">
        <w:rPr>
          <w:rStyle w:val="apple-converted-space"/>
          <w:sz w:val="20"/>
          <w:szCs w:val="20"/>
        </w:rPr>
        <w:t> </w:t>
      </w:r>
      <w:r w:rsidRPr="00853260">
        <w:rPr>
          <w:rStyle w:val="HTMLCode"/>
          <w:rFonts w:ascii="Times New Roman" w:hAnsi="Times New Roman" w:cs="Times New Roman"/>
        </w:rPr>
        <w:t>permission</w:t>
      </w:r>
      <w:r w:rsidRPr="00853260">
        <w:rPr>
          <w:rStyle w:val="apple-converted-space"/>
          <w:sz w:val="20"/>
          <w:szCs w:val="20"/>
        </w:rPr>
        <w:t> </w:t>
      </w:r>
      <w:r w:rsidRPr="00853260">
        <w:rPr>
          <w:sz w:val="20"/>
          <w:szCs w:val="20"/>
        </w:rPr>
        <w:t>attribute was set to a permission that is declared elsewhere, such as</w:t>
      </w:r>
      <w:r w:rsidRPr="00853260">
        <w:rPr>
          <w:rStyle w:val="apple-converted-space"/>
          <w:sz w:val="20"/>
          <w:szCs w:val="20"/>
        </w:rPr>
        <w:t> </w:t>
      </w:r>
      <w:r w:rsidRPr="00853260">
        <w:rPr>
          <w:rStyle w:val="HTMLCode"/>
          <w:rFonts w:ascii="Times New Roman" w:hAnsi="Times New Roman" w:cs="Times New Roman"/>
        </w:rPr>
        <w:t>android.permission.CALL_EMERGENCY_NUMBERS</w:t>
      </w:r>
      <w:r w:rsidRPr="00853260">
        <w:rPr>
          <w:sz w:val="20"/>
          <w:szCs w:val="20"/>
        </w:rPr>
        <w:t>, it would not be necessary to declare it again with a</w:t>
      </w:r>
      <w:r w:rsidRPr="00853260">
        <w:rPr>
          <w:rStyle w:val="apple-converted-space"/>
          <w:sz w:val="20"/>
          <w:szCs w:val="20"/>
        </w:rPr>
        <w:t> </w:t>
      </w:r>
      <w:hyperlink r:id="rId151" w:history="1">
        <w:r w:rsidRPr="00853260">
          <w:rPr>
            <w:rStyle w:val="Hyperlink"/>
            <w:color w:val="auto"/>
            <w:sz w:val="20"/>
            <w:szCs w:val="20"/>
          </w:rPr>
          <w:t>&lt;permission&gt;</w:t>
        </w:r>
      </w:hyperlink>
      <w:r w:rsidRPr="00853260">
        <w:rPr>
          <w:rStyle w:val="apple-converted-space"/>
          <w:sz w:val="20"/>
          <w:szCs w:val="20"/>
        </w:rPr>
        <w:t> </w:t>
      </w:r>
      <w:r w:rsidRPr="00853260">
        <w:rPr>
          <w:sz w:val="20"/>
          <w:szCs w:val="20"/>
        </w:rPr>
        <w:t>element. However, it would still be necessary to request its use with</w:t>
      </w:r>
      <w:r w:rsidRPr="00853260">
        <w:rPr>
          <w:rStyle w:val="apple-converted-space"/>
          <w:sz w:val="20"/>
          <w:szCs w:val="20"/>
        </w:rPr>
        <w:t> </w:t>
      </w:r>
      <w:hyperlink r:id="rId152" w:history="1">
        <w:r w:rsidRPr="00853260">
          <w:rPr>
            <w:rStyle w:val="Hyperlink"/>
            <w:color w:val="auto"/>
            <w:sz w:val="20"/>
            <w:szCs w:val="20"/>
          </w:rPr>
          <w:t>&lt;uses-permission&gt;</w:t>
        </w:r>
      </w:hyperlink>
      <w:r w:rsidRPr="00853260">
        <w:rPr>
          <w:sz w:val="20"/>
          <w:szCs w:val="20"/>
        </w:rPr>
        <w:t>.</w:t>
      </w:r>
    </w:p>
    <w:p w:rsidR="00853260" w:rsidRPr="00853260" w:rsidRDefault="00853260" w:rsidP="00853260">
      <w:pPr>
        <w:pStyle w:val="NormalWeb"/>
        <w:shd w:val="clear" w:color="auto" w:fill="FFFFFF"/>
        <w:spacing w:before="0" w:beforeAutospacing="0" w:after="0" w:afterAutospacing="0"/>
        <w:rPr>
          <w:sz w:val="20"/>
          <w:szCs w:val="20"/>
        </w:rPr>
      </w:pPr>
    </w:p>
    <w:p w:rsidR="00853260" w:rsidRPr="00853260" w:rsidRDefault="00E60EA8" w:rsidP="00853260">
      <w:pPr>
        <w:pStyle w:val="NormalWeb"/>
        <w:shd w:val="clear" w:color="auto" w:fill="FFFFFF"/>
        <w:spacing w:before="0" w:beforeAutospacing="0" w:after="0" w:afterAutospacing="0"/>
        <w:rPr>
          <w:sz w:val="20"/>
          <w:szCs w:val="20"/>
        </w:rPr>
      </w:pPr>
      <w:r w:rsidRPr="00853260">
        <w:rPr>
          <w:sz w:val="20"/>
          <w:szCs w:val="20"/>
        </w:rPr>
        <w:t>The</w:t>
      </w:r>
      <w:r w:rsidRPr="00853260">
        <w:rPr>
          <w:rStyle w:val="apple-converted-space"/>
          <w:sz w:val="20"/>
          <w:szCs w:val="20"/>
        </w:rPr>
        <w:t> </w:t>
      </w:r>
      <w:hyperlink r:id="rId153" w:history="1">
        <w:r w:rsidRPr="00853260">
          <w:rPr>
            <w:rStyle w:val="Hyperlink"/>
            <w:color w:val="auto"/>
            <w:sz w:val="20"/>
            <w:szCs w:val="20"/>
          </w:rPr>
          <w:t>&lt;permission-tree&gt;</w:t>
        </w:r>
      </w:hyperlink>
      <w:r w:rsidRPr="00853260">
        <w:rPr>
          <w:rStyle w:val="apple-converted-space"/>
          <w:sz w:val="20"/>
          <w:szCs w:val="20"/>
        </w:rPr>
        <w:t> </w:t>
      </w:r>
      <w:r w:rsidRPr="00853260">
        <w:rPr>
          <w:sz w:val="20"/>
          <w:szCs w:val="20"/>
        </w:rPr>
        <w:t>element declares a namespace for a group of permissions that are defined in code, and the</w:t>
      </w:r>
      <w:r w:rsidRPr="00853260">
        <w:rPr>
          <w:rStyle w:val="apple-converted-space"/>
          <w:sz w:val="20"/>
          <w:szCs w:val="20"/>
        </w:rPr>
        <w:t> </w:t>
      </w:r>
      <w:hyperlink r:id="rId154" w:history="1">
        <w:r w:rsidRPr="00853260">
          <w:rPr>
            <w:rStyle w:val="Hyperlink"/>
            <w:color w:val="auto"/>
            <w:sz w:val="20"/>
            <w:szCs w:val="20"/>
          </w:rPr>
          <w:t>&lt;permission-group&gt;</w:t>
        </w:r>
      </w:hyperlink>
      <w:r w:rsidRPr="00853260">
        <w:rPr>
          <w:rStyle w:val="apple-converted-space"/>
          <w:sz w:val="20"/>
          <w:szCs w:val="20"/>
        </w:rPr>
        <w:t> </w:t>
      </w:r>
      <w:r w:rsidRPr="00853260">
        <w:rPr>
          <w:sz w:val="20"/>
          <w:szCs w:val="20"/>
        </w:rPr>
        <w:t>defines a label for a set of permissions, both those declared in the manifest with</w:t>
      </w:r>
      <w:r w:rsidRPr="00853260">
        <w:rPr>
          <w:rStyle w:val="apple-converted-space"/>
          <w:sz w:val="20"/>
          <w:szCs w:val="20"/>
        </w:rPr>
        <w:t> </w:t>
      </w:r>
      <w:hyperlink r:id="rId155" w:history="1">
        <w:r w:rsidRPr="00853260">
          <w:rPr>
            <w:rStyle w:val="Hyperlink"/>
            <w:color w:val="auto"/>
            <w:sz w:val="20"/>
            <w:szCs w:val="20"/>
          </w:rPr>
          <w:t>&lt;permission&gt;</w:t>
        </w:r>
      </w:hyperlink>
      <w:r w:rsidRPr="00853260">
        <w:rPr>
          <w:rStyle w:val="apple-converted-space"/>
          <w:sz w:val="20"/>
          <w:szCs w:val="20"/>
        </w:rPr>
        <w:t> </w:t>
      </w:r>
      <w:r w:rsidRPr="00853260">
        <w:rPr>
          <w:sz w:val="20"/>
          <w:szCs w:val="20"/>
        </w:rPr>
        <w:t xml:space="preserve">elements and those declared elsewhere. This affects only how the permissions are grouped when presented to the user. </w:t>
      </w:r>
    </w:p>
    <w:p w:rsidR="00853260" w:rsidRPr="00853260" w:rsidRDefault="00853260" w:rsidP="00853260">
      <w:pPr>
        <w:pStyle w:val="NormalWeb"/>
        <w:shd w:val="clear" w:color="auto" w:fill="FFFFFF"/>
        <w:spacing w:before="0" w:beforeAutospacing="0" w:after="0" w:afterAutospacing="0"/>
        <w:rPr>
          <w:sz w:val="20"/>
          <w:szCs w:val="20"/>
        </w:rPr>
      </w:pPr>
    </w:p>
    <w:p w:rsidR="00E60EA8" w:rsidRDefault="00E60EA8" w:rsidP="00853260">
      <w:pPr>
        <w:pStyle w:val="NormalWeb"/>
        <w:shd w:val="clear" w:color="auto" w:fill="FFFFFF"/>
        <w:spacing w:before="0" w:beforeAutospacing="0" w:after="0" w:afterAutospacing="0"/>
        <w:rPr>
          <w:sz w:val="20"/>
          <w:szCs w:val="20"/>
        </w:rPr>
      </w:pPr>
      <w:r w:rsidRPr="00853260">
        <w:rPr>
          <w:sz w:val="20"/>
          <w:szCs w:val="20"/>
        </w:rPr>
        <w:t>The</w:t>
      </w:r>
      <w:r w:rsidRPr="00853260">
        <w:rPr>
          <w:rStyle w:val="apple-converted-space"/>
          <w:sz w:val="20"/>
          <w:szCs w:val="20"/>
        </w:rPr>
        <w:t> </w:t>
      </w:r>
      <w:hyperlink r:id="rId156" w:history="1">
        <w:r w:rsidRPr="00C4512E">
          <w:rPr>
            <w:rStyle w:val="Hyperlink"/>
            <w:b/>
            <w:color w:val="auto"/>
            <w:sz w:val="20"/>
            <w:szCs w:val="20"/>
          </w:rPr>
          <w:t>&lt;permission-group&gt;</w:t>
        </w:r>
      </w:hyperlink>
      <w:r w:rsidRPr="00C4512E">
        <w:rPr>
          <w:rStyle w:val="apple-converted-space"/>
          <w:b/>
          <w:sz w:val="20"/>
          <w:szCs w:val="20"/>
        </w:rPr>
        <w:t> </w:t>
      </w:r>
      <w:r w:rsidRPr="00C4512E">
        <w:rPr>
          <w:b/>
          <w:sz w:val="20"/>
          <w:szCs w:val="20"/>
        </w:rPr>
        <w:t>element</w:t>
      </w:r>
      <w:r w:rsidRPr="00853260">
        <w:rPr>
          <w:sz w:val="20"/>
          <w:szCs w:val="20"/>
        </w:rPr>
        <w:t xml:space="preserve"> does not specify the permissions that belong to the group, but it gives the group a name. You can place a permission in the group by assigning the group name to the</w:t>
      </w:r>
      <w:r w:rsidRPr="00853260">
        <w:rPr>
          <w:rStyle w:val="apple-converted-space"/>
          <w:sz w:val="20"/>
          <w:szCs w:val="20"/>
        </w:rPr>
        <w:t> </w:t>
      </w:r>
      <w:hyperlink r:id="rId157" w:history="1">
        <w:r w:rsidRPr="00853260">
          <w:rPr>
            <w:rStyle w:val="Hyperlink"/>
            <w:color w:val="auto"/>
            <w:sz w:val="20"/>
            <w:szCs w:val="20"/>
          </w:rPr>
          <w:t>&lt;permission&gt;</w:t>
        </w:r>
      </w:hyperlink>
      <w:r w:rsidRPr="00853260">
        <w:rPr>
          <w:rStyle w:val="apple-converted-space"/>
          <w:sz w:val="20"/>
          <w:szCs w:val="20"/>
        </w:rPr>
        <w:t> </w:t>
      </w:r>
      <w:r w:rsidRPr="00853260">
        <w:rPr>
          <w:sz w:val="20"/>
          <w:szCs w:val="20"/>
        </w:rPr>
        <w:t>element's</w:t>
      </w:r>
      <w:r w:rsidRPr="00853260">
        <w:rPr>
          <w:rStyle w:val="apple-converted-space"/>
          <w:sz w:val="20"/>
          <w:szCs w:val="20"/>
        </w:rPr>
        <w:t> </w:t>
      </w:r>
      <w:r w:rsidRPr="00853260">
        <w:rPr>
          <w:rStyle w:val="HTMLCode"/>
          <w:rFonts w:ascii="Times New Roman" w:hAnsi="Times New Roman" w:cs="Times New Roman"/>
          <w:b/>
        </w:rPr>
        <w:t>permissionGroup</w:t>
      </w:r>
      <w:r w:rsidR="00853260" w:rsidRPr="00853260">
        <w:rPr>
          <w:rStyle w:val="HTMLCode"/>
          <w:rFonts w:ascii="Times New Roman" w:hAnsi="Times New Roman" w:cs="Times New Roman"/>
        </w:rPr>
        <w:t xml:space="preserve"> </w:t>
      </w:r>
      <w:r w:rsidRPr="00853260">
        <w:rPr>
          <w:sz w:val="20"/>
          <w:szCs w:val="20"/>
        </w:rPr>
        <w:t>attribute.</w:t>
      </w:r>
    </w:p>
    <w:p w:rsidR="00853260" w:rsidRPr="00853260" w:rsidRDefault="00853260" w:rsidP="00853260">
      <w:pPr>
        <w:pStyle w:val="NormalWeb"/>
        <w:shd w:val="clear" w:color="auto" w:fill="FFFFFF"/>
        <w:spacing w:before="0" w:beforeAutospacing="0" w:after="0" w:afterAutospacing="0"/>
        <w:rPr>
          <w:sz w:val="20"/>
          <w:szCs w:val="20"/>
        </w:rPr>
      </w:pPr>
    </w:p>
    <w:p w:rsidR="00E60EA8" w:rsidRPr="002311FE" w:rsidRDefault="00E60EA8" w:rsidP="00853260">
      <w:pPr>
        <w:pStyle w:val="Heading3"/>
        <w:shd w:val="clear" w:color="auto" w:fill="FFFFFF"/>
        <w:spacing w:before="0" w:line="240" w:lineRule="auto"/>
        <w:rPr>
          <w:rFonts w:ascii="Times New Roman" w:hAnsi="Times New Roman" w:cs="Times New Roman"/>
          <w:bCs w:val="0"/>
          <w:color w:val="auto"/>
          <w:sz w:val="24"/>
          <w:szCs w:val="24"/>
          <w:u w:val="single"/>
        </w:rPr>
      </w:pPr>
      <w:r w:rsidRPr="002311FE">
        <w:rPr>
          <w:rFonts w:ascii="Times New Roman" w:hAnsi="Times New Roman" w:cs="Times New Roman"/>
          <w:bCs w:val="0"/>
          <w:color w:val="auto"/>
          <w:sz w:val="24"/>
          <w:szCs w:val="24"/>
          <w:u w:val="single"/>
        </w:rPr>
        <w:lastRenderedPageBreak/>
        <w:t>Libraries</w:t>
      </w: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Every </w:t>
      </w:r>
      <w:r w:rsidRPr="00853260">
        <w:rPr>
          <w:rFonts w:ascii="Roboto" w:hAnsi="Roboto"/>
          <w:sz w:val="19"/>
          <w:szCs w:val="19"/>
          <w:highlight w:val="yellow"/>
        </w:rPr>
        <w:t>application is linked against the default Android library</w:t>
      </w:r>
      <w:r w:rsidRPr="00E60EA8">
        <w:rPr>
          <w:rFonts w:ascii="Roboto" w:hAnsi="Roboto"/>
          <w:sz w:val="19"/>
          <w:szCs w:val="19"/>
        </w:rPr>
        <w:t>, which includes the basic packages for building applications (with common classes such as Activity, Service, Intent, View, Button, Application, and ContentProvider).</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However, </w:t>
      </w:r>
      <w:r w:rsidRPr="00853260">
        <w:rPr>
          <w:rFonts w:ascii="Roboto" w:hAnsi="Roboto"/>
          <w:sz w:val="19"/>
          <w:szCs w:val="19"/>
          <w:highlight w:val="yellow"/>
        </w:rPr>
        <w:t>some packages reside in their own libraries</w:t>
      </w:r>
      <w:r w:rsidRPr="00E60EA8">
        <w:rPr>
          <w:rFonts w:ascii="Roboto" w:hAnsi="Roboto"/>
          <w:sz w:val="19"/>
          <w:szCs w:val="19"/>
        </w:rPr>
        <w:t xml:space="preserve">. </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853260"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If your application uses code from any of these packages, it must explicitly ask to be linked against them. </w:t>
      </w:r>
    </w:p>
    <w:p w:rsidR="00853260" w:rsidRDefault="00853260" w:rsidP="00853260">
      <w:pPr>
        <w:pStyle w:val="NormalWeb"/>
        <w:shd w:val="clear" w:color="auto" w:fill="FFFFFF"/>
        <w:spacing w:before="0" w:beforeAutospacing="0" w:after="0" w:afterAutospacing="0"/>
        <w:rPr>
          <w:rFonts w:ascii="Roboto" w:hAnsi="Roboto"/>
          <w:sz w:val="19"/>
          <w:szCs w:val="19"/>
        </w:rPr>
      </w:pPr>
    </w:p>
    <w:p w:rsidR="00E60EA8" w:rsidRPr="00E60EA8" w:rsidRDefault="00E60EA8" w:rsidP="00853260">
      <w:pPr>
        <w:pStyle w:val="NormalWeb"/>
        <w:shd w:val="clear" w:color="auto" w:fill="FFFFFF"/>
        <w:spacing w:before="0" w:beforeAutospacing="0" w:after="0" w:afterAutospacing="0"/>
        <w:rPr>
          <w:rFonts w:ascii="Roboto" w:hAnsi="Roboto"/>
          <w:sz w:val="19"/>
          <w:szCs w:val="19"/>
        </w:rPr>
      </w:pPr>
      <w:r w:rsidRPr="00E60EA8">
        <w:rPr>
          <w:rFonts w:ascii="Roboto" w:hAnsi="Roboto"/>
          <w:sz w:val="19"/>
          <w:szCs w:val="19"/>
        </w:rPr>
        <w:t xml:space="preserve">The </w:t>
      </w:r>
      <w:r w:rsidRPr="00853260">
        <w:rPr>
          <w:rFonts w:ascii="Roboto" w:hAnsi="Roboto"/>
          <w:sz w:val="19"/>
          <w:szCs w:val="19"/>
          <w:highlight w:val="yellow"/>
        </w:rPr>
        <w:t>manifest must contain a separate</w:t>
      </w:r>
      <w:r w:rsidRPr="00853260">
        <w:rPr>
          <w:rStyle w:val="apple-converted-space"/>
          <w:rFonts w:ascii="Roboto" w:hAnsi="Roboto"/>
          <w:sz w:val="19"/>
          <w:szCs w:val="19"/>
        </w:rPr>
        <w:t> </w:t>
      </w:r>
      <w:hyperlink r:id="rId158" w:history="1">
        <w:r w:rsidRPr="00853260">
          <w:rPr>
            <w:rStyle w:val="Hyperlink"/>
            <w:rFonts w:ascii="Consolas" w:hAnsi="Consolas" w:cs="Courier New"/>
            <w:color w:val="auto"/>
            <w:sz w:val="18"/>
            <w:szCs w:val="18"/>
          </w:rPr>
          <w:t>&lt;uses-library&gt;</w:t>
        </w:r>
      </w:hyperlink>
      <w:r w:rsidRPr="00853260">
        <w:rPr>
          <w:rStyle w:val="apple-converted-space"/>
          <w:rFonts w:ascii="Roboto" w:hAnsi="Roboto"/>
          <w:sz w:val="19"/>
          <w:szCs w:val="19"/>
        </w:rPr>
        <w:t> </w:t>
      </w:r>
      <w:r w:rsidRPr="00853260">
        <w:rPr>
          <w:rFonts w:ascii="Roboto" w:hAnsi="Roboto"/>
          <w:sz w:val="19"/>
          <w:szCs w:val="19"/>
          <w:highlight w:val="yellow"/>
        </w:rPr>
        <w:t>element to name each of the librarie</w:t>
      </w:r>
      <w:r w:rsidRPr="00E60EA8">
        <w:rPr>
          <w:rFonts w:ascii="Roboto" w:hAnsi="Roboto"/>
          <w:sz w:val="19"/>
          <w:szCs w:val="19"/>
        </w:rPr>
        <w:t>s. You can find the library name in the documentation for the package.</w:t>
      </w:r>
    </w:p>
    <w:p w:rsidR="00E60EA8" w:rsidRDefault="00E60EA8" w:rsidP="00853260">
      <w:pPr>
        <w:rPr>
          <w:rFonts w:ascii="Times New Roman" w:hAnsi="Times New Roman" w:cs="Times New Roman"/>
          <w:sz w:val="20"/>
          <w:szCs w:val="20"/>
          <w:u w:val="single"/>
          <w:lang w:val="en-US"/>
        </w:rPr>
      </w:pPr>
    </w:p>
    <w:p w:rsidR="00C4512E" w:rsidRPr="00C4512E" w:rsidRDefault="00C4512E" w:rsidP="00C4512E">
      <w:pPr>
        <w:shd w:val="clear" w:color="auto" w:fill="FFFFFF"/>
        <w:spacing w:before="100" w:beforeAutospacing="1" w:after="100" w:afterAutospacing="1" w:line="240" w:lineRule="auto"/>
        <w:jc w:val="both"/>
        <w:rPr>
          <w:rFonts w:ascii="Times New Roman" w:eastAsia="Times New Roman" w:hAnsi="Times New Roman" w:cs="Times New Roman"/>
          <w:color w:val="000000"/>
          <w:sz w:val="20"/>
          <w:szCs w:val="20"/>
          <w:lang w:eastAsia="en-IN"/>
        </w:rPr>
      </w:pPr>
      <w:r w:rsidRPr="00C4512E">
        <w:rPr>
          <w:rFonts w:ascii="Times New Roman" w:eastAsia="Times New Roman" w:hAnsi="Times New Roman" w:cs="Times New Roman"/>
          <w:color w:val="000000"/>
          <w:sz w:val="20"/>
          <w:szCs w:val="20"/>
          <w:lang w:eastAsia="en-IN"/>
        </w:rPr>
        <w:t>The </w:t>
      </w:r>
      <w:r w:rsidRPr="00C4512E">
        <w:rPr>
          <w:rFonts w:ascii="Times New Roman" w:eastAsia="Times New Roman" w:hAnsi="Times New Roman" w:cs="Times New Roman"/>
          <w:b/>
          <w:bCs/>
          <w:color w:val="000000"/>
          <w:sz w:val="20"/>
          <w:szCs w:val="20"/>
          <w:lang w:eastAsia="en-IN"/>
        </w:rPr>
        <w:t>AndroidManifest.xml file</w:t>
      </w:r>
      <w:r w:rsidRPr="00C4512E">
        <w:rPr>
          <w:rFonts w:ascii="Times New Roman" w:eastAsia="Times New Roman" w:hAnsi="Times New Roman" w:cs="Times New Roman"/>
          <w:color w:val="000000"/>
          <w:sz w:val="20"/>
          <w:szCs w:val="20"/>
          <w:lang w:eastAsia="en-IN"/>
        </w:rPr>
        <w:t> </w:t>
      </w:r>
      <w:r w:rsidRPr="00C4512E">
        <w:rPr>
          <w:rFonts w:ascii="Times New Roman" w:eastAsia="Times New Roman" w:hAnsi="Times New Roman" w:cs="Times New Roman"/>
          <w:i/>
          <w:iCs/>
          <w:color w:val="000000"/>
          <w:sz w:val="20"/>
          <w:szCs w:val="20"/>
          <w:lang w:eastAsia="en-IN"/>
        </w:rPr>
        <w:t>contains information of your package</w:t>
      </w:r>
      <w:r w:rsidRPr="00C4512E">
        <w:rPr>
          <w:rFonts w:ascii="Times New Roman" w:eastAsia="Times New Roman" w:hAnsi="Times New Roman" w:cs="Times New Roman"/>
          <w:color w:val="000000"/>
          <w:sz w:val="20"/>
          <w:szCs w:val="20"/>
          <w:lang w:eastAsia="en-IN"/>
        </w:rPr>
        <w:t>, including components of the application such as activities, services, broadcast receivers, content providers etc.</w:t>
      </w:r>
    </w:p>
    <w:p w:rsidR="00C4512E" w:rsidRPr="00C4512E" w:rsidRDefault="00C4512E" w:rsidP="00C4512E">
      <w:pPr>
        <w:shd w:val="clear" w:color="auto" w:fill="FFFFFF"/>
        <w:spacing w:before="100" w:beforeAutospacing="1" w:after="100" w:afterAutospacing="1" w:line="240" w:lineRule="auto"/>
        <w:jc w:val="both"/>
        <w:rPr>
          <w:rFonts w:ascii="Times New Roman" w:eastAsia="Times New Roman" w:hAnsi="Times New Roman" w:cs="Times New Roman"/>
          <w:color w:val="000000"/>
          <w:sz w:val="20"/>
          <w:szCs w:val="20"/>
          <w:lang w:eastAsia="en-IN"/>
        </w:rPr>
      </w:pPr>
      <w:r w:rsidRPr="00C4512E">
        <w:rPr>
          <w:rFonts w:ascii="Times New Roman" w:eastAsia="Times New Roman" w:hAnsi="Times New Roman" w:cs="Times New Roman"/>
          <w:color w:val="000000"/>
          <w:sz w:val="20"/>
          <w:szCs w:val="20"/>
          <w:lang w:eastAsia="en-IN"/>
        </w:rPr>
        <w:t>It performs some other tasks also:</w:t>
      </w:r>
    </w:p>
    <w:p w:rsidR="00C4512E" w:rsidRPr="00C4512E" w:rsidRDefault="00C4512E" w:rsidP="003E3ED9">
      <w:pPr>
        <w:numPr>
          <w:ilvl w:val="0"/>
          <w:numId w:val="60"/>
        </w:numPr>
        <w:shd w:val="clear" w:color="auto" w:fill="FFFFFF"/>
        <w:spacing w:before="54" w:after="100" w:afterAutospacing="1" w:line="312" w:lineRule="atLeast"/>
        <w:jc w:val="both"/>
        <w:rPr>
          <w:rFonts w:ascii="Times New Roman" w:eastAsia="Times New Roman" w:hAnsi="Times New Roman" w:cs="Times New Roman"/>
          <w:color w:val="000000"/>
          <w:sz w:val="20"/>
          <w:szCs w:val="20"/>
          <w:lang w:eastAsia="en-IN"/>
        </w:rPr>
      </w:pPr>
      <w:r w:rsidRPr="00C4512E">
        <w:rPr>
          <w:rFonts w:ascii="Times New Roman" w:eastAsia="Times New Roman" w:hAnsi="Times New Roman" w:cs="Times New Roman"/>
          <w:color w:val="000000"/>
          <w:sz w:val="20"/>
          <w:szCs w:val="20"/>
          <w:lang w:eastAsia="en-IN"/>
        </w:rPr>
        <w:t>It is </w:t>
      </w:r>
      <w:r w:rsidRPr="00C4512E">
        <w:rPr>
          <w:rFonts w:ascii="Times New Roman" w:eastAsia="Times New Roman" w:hAnsi="Times New Roman" w:cs="Times New Roman"/>
          <w:b/>
          <w:bCs/>
          <w:color w:val="000000"/>
          <w:sz w:val="20"/>
          <w:szCs w:val="20"/>
          <w:lang w:eastAsia="en-IN"/>
        </w:rPr>
        <w:t>responsible to protect the application</w:t>
      </w:r>
      <w:r w:rsidRPr="00C4512E">
        <w:rPr>
          <w:rFonts w:ascii="Times New Roman" w:eastAsia="Times New Roman" w:hAnsi="Times New Roman" w:cs="Times New Roman"/>
          <w:color w:val="000000"/>
          <w:sz w:val="20"/>
          <w:szCs w:val="20"/>
          <w:lang w:eastAsia="en-IN"/>
        </w:rPr>
        <w:t> to access any protected parts by providing the permissions.</w:t>
      </w:r>
    </w:p>
    <w:p w:rsidR="00C4512E" w:rsidRPr="00C4512E" w:rsidRDefault="00C4512E" w:rsidP="003E3ED9">
      <w:pPr>
        <w:numPr>
          <w:ilvl w:val="0"/>
          <w:numId w:val="60"/>
        </w:numPr>
        <w:shd w:val="clear" w:color="auto" w:fill="FFFFFF"/>
        <w:spacing w:before="54" w:after="100" w:afterAutospacing="1" w:line="312" w:lineRule="atLeast"/>
        <w:jc w:val="both"/>
        <w:rPr>
          <w:rFonts w:ascii="Times New Roman" w:eastAsia="Times New Roman" w:hAnsi="Times New Roman" w:cs="Times New Roman"/>
          <w:color w:val="000000"/>
          <w:sz w:val="20"/>
          <w:szCs w:val="20"/>
          <w:lang w:eastAsia="en-IN"/>
        </w:rPr>
      </w:pPr>
      <w:r w:rsidRPr="00C4512E">
        <w:rPr>
          <w:rFonts w:ascii="Times New Roman" w:eastAsia="Times New Roman" w:hAnsi="Times New Roman" w:cs="Times New Roman"/>
          <w:color w:val="000000"/>
          <w:sz w:val="20"/>
          <w:szCs w:val="20"/>
          <w:lang w:eastAsia="en-IN"/>
        </w:rPr>
        <w:t>It also </w:t>
      </w:r>
      <w:r w:rsidRPr="00C4512E">
        <w:rPr>
          <w:rFonts w:ascii="Times New Roman" w:eastAsia="Times New Roman" w:hAnsi="Times New Roman" w:cs="Times New Roman"/>
          <w:b/>
          <w:bCs/>
          <w:color w:val="000000"/>
          <w:sz w:val="20"/>
          <w:szCs w:val="20"/>
          <w:lang w:eastAsia="en-IN"/>
        </w:rPr>
        <w:t>declares the android api</w:t>
      </w:r>
      <w:r w:rsidRPr="00C4512E">
        <w:rPr>
          <w:rFonts w:ascii="Times New Roman" w:eastAsia="Times New Roman" w:hAnsi="Times New Roman" w:cs="Times New Roman"/>
          <w:color w:val="000000"/>
          <w:sz w:val="20"/>
          <w:szCs w:val="20"/>
          <w:lang w:eastAsia="en-IN"/>
        </w:rPr>
        <w:t> that the application is going to use.</w:t>
      </w:r>
    </w:p>
    <w:p w:rsidR="00C4512E" w:rsidRPr="00C4512E" w:rsidRDefault="00C4512E" w:rsidP="003E3ED9">
      <w:pPr>
        <w:numPr>
          <w:ilvl w:val="0"/>
          <w:numId w:val="60"/>
        </w:numPr>
        <w:shd w:val="clear" w:color="auto" w:fill="FFFFFF"/>
        <w:spacing w:before="54" w:after="100" w:afterAutospacing="1" w:line="312" w:lineRule="atLeast"/>
        <w:jc w:val="both"/>
        <w:rPr>
          <w:rFonts w:ascii="Times New Roman" w:eastAsia="Times New Roman" w:hAnsi="Times New Roman" w:cs="Times New Roman"/>
          <w:color w:val="000000"/>
          <w:sz w:val="20"/>
          <w:szCs w:val="20"/>
          <w:lang w:eastAsia="en-IN"/>
        </w:rPr>
      </w:pPr>
      <w:r w:rsidRPr="00C4512E">
        <w:rPr>
          <w:rFonts w:ascii="Times New Roman" w:eastAsia="Times New Roman" w:hAnsi="Times New Roman" w:cs="Times New Roman"/>
          <w:color w:val="000000"/>
          <w:sz w:val="20"/>
          <w:szCs w:val="20"/>
          <w:lang w:eastAsia="en-IN"/>
        </w:rPr>
        <w:t>It </w:t>
      </w:r>
      <w:r w:rsidRPr="00C4512E">
        <w:rPr>
          <w:rFonts w:ascii="Times New Roman" w:eastAsia="Times New Roman" w:hAnsi="Times New Roman" w:cs="Times New Roman"/>
          <w:b/>
          <w:bCs/>
          <w:color w:val="000000"/>
          <w:sz w:val="20"/>
          <w:szCs w:val="20"/>
          <w:lang w:eastAsia="en-IN"/>
        </w:rPr>
        <w:t>lists the instrumentation classes</w:t>
      </w:r>
      <w:r w:rsidRPr="00C4512E">
        <w:rPr>
          <w:rFonts w:ascii="Times New Roman" w:eastAsia="Times New Roman" w:hAnsi="Times New Roman" w:cs="Times New Roman"/>
          <w:color w:val="000000"/>
          <w:sz w:val="20"/>
          <w:szCs w:val="20"/>
          <w:lang w:eastAsia="en-IN"/>
        </w:rPr>
        <w:t>. The instrumentation classes provides profiling and other informations. These informations are removed just before the application is published etc.</w:t>
      </w:r>
    </w:p>
    <w:p w:rsidR="00C4512E" w:rsidRPr="00C4512E" w:rsidRDefault="00C4512E" w:rsidP="00C4512E">
      <w:pPr>
        <w:shd w:val="clear" w:color="auto" w:fill="FFFFFF"/>
        <w:spacing w:before="100" w:beforeAutospacing="1" w:after="100" w:afterAutospacing="1" w:line="240" w:lineRule="auto"/>
        <w:jc w:val="both"/>
        <w:rPr>
          <w:rFonts w:ascii="Times New Roman" w:eastAsia="Times New Roman" w:hAnsi="Times New Roman" w:cs="Times New Roman"/>
          <w:color w:val="000000"/>
          <w:sz w:val="20"/>
          <w:szCs w:val="20"/>
          <w:lang w:eastAsia="en-IN"/>
        </w:rPr>
      </w:pPr>
      <w:r w:rsidRPr="00C4512E">
        <w:rPr>
          <w:rFonts w:ascii="Times New Roman" w:eastAsia="Times New Roman" w:hAnsi="Times New Roman" w:cs="Times New Roman"/>
          <w:color w:val="000000"/>
          <w:sz w:val="20"/>
          <w:szCs w:val="20"/>
          <w:lang w:eastAsia="en-IN"/>
        </w:rPr>
        <w:t>This is the required xml file for all the android application and located inside the root directory.</w:t>
      </w:r>
    </w:p>
    <w:p w:rsidR="00215CD2" w:rsidRDefault="00215CD2" w:rsidP="00215CD2">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BE5EA4" w:rsidRPr="00BE5EA4" w:rsidRDefault="00BE5EA4" w:rsidP="00215CD2">
      <w:pPr>
        <w:pStyle w:val="ListParagraph"/>
        <w:numPr>
          <w:ilvl w:val="4"/>
          <w:numId w:val="1"/>
        </w:numPr>
        <w:ind w:left="1080"/>
        <w:rPr>
          <w:rFonts w:ascii="Times New Roman" w:hAnsi="Times New Roman" w:cs="Times New Roman"/>
          <w:sz w:val="20"/>
          <w:szCs w:val="20"/>
          <w:lang w:val="en-US"/>
        </w:rPr>
      </w:pPr>
      <w:r w:rsidRPr="00BE5EA4">
        <w:rPr>
          <w:rFonts w:ascii="Times New Roman" w:hAnsi="Times New Roman" w:cs="Times New Roman"/>
          <w:sz w:val="20"/>
          <w:szCs w:val="20"/>
          <w:lang w:val="en-US"/>
        </w:rPr>
        <w:t>About the App and what happens in the beginning before any component launches</w:t>
      </w:r>
    </w:p>
    <w:p w:rsidR="00244AF8" w:rsidRPr="00117BBA" w:rsidRDefault="00244AF8" w:rsidP="00215CD2">
      <w:pPr>
        <w:pStyle w:val="ListParagraph"/>
        <w:numPr>
          <w:ilvl w:val="4"/>
          <w:numId w:val="1"/>
        </w:numPr>
        <w:ind w:left="1080"/>
        <w:rPr>
          <w:rFonts w:ascii="Times New Roman" w:hAnsi="Times New Roman" w:cs="Times New Roman"/>
          <w:sz w:val="24"/>
          <w:szCs w:val="24"/>
          <w:lang w:val="en-US"/>
        </w:rPr>
      </w:pPr>
      <w:r>
        <w:rPr>
          <w:rFonts w:ascii="Times New Roman" w:hAnsi="Times New Roman" w:cs="Times New Roman"/>
          <w:sz w:val="20"/>
          <w:szCs w:val="20"/>
          <w:lang w:val="en-US"/>
        </w:rPr>
        <w:t>The Android Manifest file</w:t>
      </w:r>
    </w:p>
    <w:p w:rsidR="00117BBA" w:rsidRPr="00117BBA" w:rsidRDefault="00117BBA"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Declaring an activity and a service and other components</w:t>
      </w:r>
    </w:p>
    <w:p w:rsidR="00117BBA" w:rsidRPr="00474E2A" w:rsidRDefault="00122B25"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 xml:space="preserve">The elements that make up a manifest file </w:t>
      </w:r>
    </w:p>
    <w:p w:rsidR="00474E2A" w:rsidRPr="00122B25" w:rsidRDefault="00474E2A" w:rsidP="00474E2A">
      <w:pPr>
        <w:pStyle w:val="ListParagraph"/>
        <w:ind w:left="1800"/>
        <w:rPr>
          <w:rFonts w:ascii="Times New Roman" w:hAnsi="Times New Roman" w:cs="Times New Roman"/>
          <w:sz w:val="24"/>
          <w:szCs w:val="24"/>
          <w:lang w:val="en-US"/>
        </w:rPr>
      </w:pPr>
    </w:p>
    <w:p w:rsidR="00122B25" w:rsidRDefault="00122B25" w:rsidP="00122B25">
      <w:pPr>
        <w:pStyle w:val="ListParagraph"/>
        <w:ind w:left="0"/>
        <w:rPr>
          <w:rFonts w:ascii="Times New Roman" w:hAnsi="Times New Roman" w:cs="Times New Roman"/>
          <w:sz w:val="20"/>
          <w:szCs w:val="20"/>
          <w:u w:val="single"/>
          <w:lang w:val="en-US"/>
        </w:rPr>
      </w:pPr>
      <w:r w:rsidRPr="00122B25">
        <w:rPr>
          <w:rFonts w:ascii="Times New Roman" w:hAnsi="Times New Roman" w:cs="Times New Roman"/>
          <w:sz w:val="20"/>
          <w:szCs w:val="20"/>
          <w:u w:val="single"/>
          <w:lang w:val="en-US"/>
        </w:rPr>
        <w:t xml:space="preserve">Illustrated Example </w:t>
      </w:r>
    </w:p>
    <w:p w:rsidR="00474E2A" w:rsidRPr="00C4512E" w:rsidRDefault="00C4512E" w:rsidP="003E3ED9">
      <w:pPr>
        <w:pStyle w:val="ListParagraph"/>
        <w:numPr>
          <w:ilvl w:val="0"/>
          <w:numId w:val="53"/>
        </w:numPr>
        <w:rPr>
          <w:rFonts w:ascii="Times New Roman" w:hAnsi="Times New Roman" w:cs="Times New Roman"/>
          <w:sz w:val="20"/>
          <w:szCs w:val="20"/>
          <w:lang w:val="en-US"/>
        </w:rPr>
      </w:pPr>
      <w:r w:rsidRPr="00C4512E">
        <w:rPr>
          <w:rFonts w:ascii="Times New Roman" w:hAnsi="Times New Roman" w:cs="Times New Roman"/>
          <w:sz w:val="20"/>
          <w:szCs w:val="20"/>
          <w:lang w:val="en-US"/>
        </w:rPr>
        <w:t>https://developer.android.com/guide/topics/manifest/manifest-intro.html</w:t>
      </w:r>
    </w:p>
    <w:p w:rsidR="00C4512E" w:rsidRPr="00C4512E" w:rsidRDefault="00C4512E" w:rsidP="003E3ED9">
      <w:pPr>
        <w:pStyle w:val="ListParagraph"/>
        <w:numPr>
          <w:ilvl w:val="0"/>
          <w:numId w:val="53"/>
        </w:numPr>
        <w:rPr>
          <w:rFonts w:ascii="Times New Roman" w:hAnsi="Times New Roman" w:cs="Times New Roman"/>
          <w:sz w:val="20"/>
          <w:szCs w:val="20"/>
          <w:lang w:val="en-US"/>
        </w:rPr>
      </w:pPr>
      <w:r w:rsidRPr="00C4512E">
        <w:rPr>
          <w:rFonts w:ascii="Times New Roman" w:hAnsi="Times New Roman" w:cs="Times New Roman"/>
          <w:sz w:val="20"/>
          <w:szCs w:val="20"/>
          <w:lang w:val="en-US"/>
        </w:rPr>
        <w:t>https://www.javatpoint.com/AndroidManifest-xml-file-in-android</w:t>
      </w:r>
    </w:p>
    <w:p w:rsidR="00C4512E" w:rsidRPr="00C4512E" w:rsidRDefault="00C4512E" w:rsidP="003E3ED9">
      <w:pPr>
        <w:pStyle w:val="ListParagraph"/>
        <w:numPr>
          <w:ilvl w:val="0"/>
          <w:numId w:val="53"/>
        </w:numPr>
        <w:rPr>
          <w:rFonts w:ascii="Times New Roman" w:hAnsi="Times New Roman" w:cs="Times New Roman"/>
          <w:sz w:val="20"/>
          <w:szCs w:val="20"/>
          <w:lang w:val="en-US"/>
        </w:rPr>
      </w:pPr>
      <w:r w:rsidRPr="00C4512E">
        <w:rPr>
          <w:rFonts w:ascii="Times New Roman" w:hAnsi="Times New Roman" w:cs="Times New Roman"/>
          <w:sz w:val="20"/>
          <w:szCs w:val="20"/>
          <w:lang w:val="en-US"/>
        </w:rPr>
        <w:t>http://javapapers.com/android/android-manifest/</w:t>
      </w:r>
    </w:p>
    <w:p w:rsidR="00C4512E" w:rsidRPr="00C4512E" w:rsidRDefault="00C4512E" w:rsidP="003E3ED9">
      <w:pPr>
        <w:pStyle w:val="ListParagraph"/>
        <w:numPr>
          <w:ilvl w:val="0"/>
          <w:numId w:val="53"/>
        </w:numPr>
        <w:rPr>
          <w:rFonts w:ascii="Times New Roman" w:hAnsi="Times New Roman" w:cs="Times New Roman"/>
          <w:sz w:val="20"/>
          <w:szCs w:val="20"/>
          <w:lang w:val="en-US"/>
        </w:rPr>
      </w:pPr>
      <w:r w:rsidRPr="00C4512E">
        <w:rPr>
          <w:rFonts w:ascii="Times New Roman" w:hAnsi="Times New Roman" w:cs="Times New Roman"/>
          <w:sz w:val="20"/>
          <w:szCs w:val="20"/>
          <w:lang w:val="en-US"/>
        </w:rPr>
        <w:t>http://simpledeveloper.com/android-application-manifest-file/</w:t>
      </w:r>
    </w:p>
    <w:p w:rsidR="00C4512E" w:rsidRDefault="00C4512E" w:rsidP="003E3ED9">
      <w:pPr>
        <w:pStyle w:val="ListParagraph"/>
        <w:numPr>
          <w:ilvl w:val="0"/>
          <w:numId w:val="53"/>
        </w:numPr>
        <w:rPr>
          <w:rFonts w:ascii="Times New Roman" w:hAnsi="Times New Roman" w:cs="Times New Roman"/>
          <w:sz w:val="20"/>
          <w:szCs w:val="20"/>
          <w:lang w:val="en-US"/>
        </w:rPr>
      </w:pPr>
      <w:r w:rsidRPr="00C4512E">
        <w:rPr>
          <w:rFonts w:ascii="Times New Roman" w:hAnsi="Times New Roman" w:cs="Times New Roman"/>
          <w:sz w:val="20"/>
          <w:szCs w:val="20"/>
          <w:lang w:val="en-US"/>
        </w:rPr>
        <w:t>https://code.tutsplus.com/tutorials/android-sdk-project-manifest--mobile-20606</w:t>
      </w:r>
    </w:p>
    <w:p w:rsidR="00BE5EA4" w:rsidRDefault="00BE5EA4" w:rsidP="003E3ED9">
      <w:pPr>
        <w:pStyle w:val="ListParagraph"/>
        <w:numPr>
          <w:ilvl w:val="0"/>
          <w:numId w:val="53"/>
        </w:numPr>
        <w:rPr>
          <w:rFonts w:ascii="Times New Roman" w:hAnsi="Times New Roman" w:cs="Times New Roman"/>
          <w:sz w:val="20"/>
          <w:szCs w:val="20"/>
          <w:lang w:val="en-US"/>
        </w:rPr>
      </w:pPr>
      <w:r w:rsidRPr="00BE5EA4">
        <w:rPr>
          <w:rFonts w:ascii="Times New Roman" w:hAnsi="Times New Roman" w:cs="Times New Roman"/>
          <w:sz w:val="20"/>
          <w:szCs w:val="20"/>
          <w:lang w:val="en-US"/>
        </w:rPr>
        <w:t>http://www.vogella.com/tutorials/AndroidLifeCycle/article.html#the-out-of-memory-killer</w:t>
      </w:r>
    </w:p>
    <w:p w:rsidR="00BE5EA4" w:rsidRDefault="00BE5EA4" w:rsidP="003E3ED9">
      <w:pPr>
        <w:pStyle w:val="ListParagraph"/>
        <w:numPr>
          <w:ilvl w:val="0"/>
          <w:numId w:val="53"/>
        </w:numPr>
        <w:rPr>
          <w:rFonts w:ascii="Times New Roman" w:hAnsi="Times New Roman" w:cs="Times New Roman"/>
          <w:sz w:val="20"/>
          <w:szCs w:val="20"/>
          <w:lang w:val="en-US"/>
        </w:rPr>
      </w:pPr>
      <w:r w:rsidRPr="00BE5EA4">
        <w:rPr>
          <w:rFonts w:ascii="Times New Roman" w:hAnsi="Times New Roman" w:cs="Times New Roman"/>
          <w:sz w:val="20"/>
          <w:szCs w:val="20"/>
          <w:lang w:val="en-US"/>
        </w:rPr>
        <w:t>https://www.raywenderlich.com/116580/introduction-to-android-activities-tutorial</w:t>
      </w:r>
    </w:p>
    <w:p w:rsidR="00BE5EA4" w:rsidRDefault="00BE5EA4" w:rsidP="003E3ED9">
      <w:pPr>
        <w:pStyle w:val="ListParagraph"/>
        <w:numPr>
          <w:ilvl w:val="0"/>
          <w:numId w:val="53"/>
        </w:numPr>
        <w:rPr>
          <w:rFonts w:ascii="Times New Roman" w:hAnsi="Times New Roman" w:cs="Times New Roman"/>
          <w:sz w:val="20"/>
          <w:szCs w:val="20"/>
          <w:lang w:val="en-US"/>
        </w:rPr>
      </w:pPr>
      <w:r w:rsidRPr="00BE5EA4">
        <w:rPr>
          <w:rFonts w:ascii="Times New Roman" w:hAnsi="Times New Roman" w:cs="Times New Roman"/>
          <w:sz w:val="20"/>
          <w:szCs w:val="20"/>
          <w:lang w:val="en-US"/>
        </w:rPr>
        <w:t>http://tutorials.jenkov.com/android/activity.html</w:t>
      </w:r>
    </w:p>
    <w:p w:rsidR="00BE5EA4" w:rsidRDefault="00BE5EA4" w:rsidP="003E3ED9">
      <w:pPr>
        <w:pStyle w:val="ListParagraph"/>
        <w:numPr>
          <w:ilvl w:val="0"/>
          <w:numId w:val="53"/>
        </w:numPr>
        <w:rPr>
          <w:rFonts w:ascii="Times New Roman" w:hAnsi="Times New Roman" w:cs="Times New Roman"/>
          <w:sz w:val="20"/>
          <w:szCs w:val="20"/>
          <w:lang w:val="en-US"/>
        </w:rPr>
      </w:pPr>
      <w:r w:rsidRPr="00BE5EA4">
        <w:rPr>
          <w:rFonts w:ascii="Times New Roman" w:hAnsi="Times New Roman" w:cs="Times New Roman"/>
          <w:sz w:val="20"/>
          <w:szCs w:val="20"/>
          <w:lang w:val="en-US"/>
        </w:rPr>
        <w:t>http://programmerguru.com/android-tutorial/android-activity/</w:t>
      </w:r>
    </w:p>
    <w:p w:rsidR="00BE5EA4" w:rsidRDefault="00BE5EA4" w:rsidP="003E3ED9">
      <w:pPr>
        <w:pStyle w:val="ListParagraph"/>
        <w:numPr>
          <w:ilvl w:val="0"/>
          <w:numId w:val="53"/>
        </w:numPr>
        <w:rPr>
          <w:rFonts w:ascii="Times New Roman" w:hAnsi="Times New Roman" w:cs="Times New Roman"/>
          <w:sz w:val="20"/>
          <w:szCs w:val="20"/>
          <w:lang w:val="en-US"/>
        </w:rPr>
      </w:pPr>
      <w:r w:rsidRPr="00BE5EA4">
        <w:rPr>
          <w:rFonts w:ascii="Times New Roman" w:hAnsi="Times New Roman" w:cs="Times New Roman"/>
          <w:sz w:val="20"/>
          <w:szCs w:val="20"/>
          <w:lang w:val="en-US"/>
        </w:rPr>
        <w:t>https://www.javatpoint.com/android-life-cycle-of-activity</w:t>
      </w:r>
    </w:p>
    <w:p w:rsidR="00BE5EA4" w:rsidRDefault="00BE5EA4" w:rsidP="003E3ED9">
      <w:pPr>
        <w:pStyle w:val="ListParagraph"/>
        <w:numPr>
          <w:ilvl w:val="0"/>
          <w:numId w:val="53"/>
        </w:numPr>
        <w:rPr>
          <w:rFonts w:ascii="Times New Roman" w:hAnsi="Times New Roman" w:cs="Times New Roman"/>
          <w:sz w:val="20"/>
          <w:szCs w:val="20"/>
          <w:lang w:val="en-US"/>
        </w:rPr>
      </w:pPr>
      <w:r w:rsidRPr="00BE5EA4">
        <w:rPr>
          <w:rFonts w:ascii="Times New Roman" w:hAnsi="Times New Roman" w:cs="Times New Roman"/>
          <w:sz w:val="20"/>
          <w:szCs w:val="20"/>
          <w:lang w:val="en-US"/>
        </w:rPr>
        <w:t>https://www.mkyong.com/android/android-activity-from-one-screen-to-another-screen/</w:t>
      </w:r>
    </w:p>
    <w:p w:rsidR="00BE5EA4" w:rsidRPr="00C4512E" w:rsidRDefault="00BE5EA4" w:rsidP="003E3ED9">
      <w:pPr>
        <w:pStyle w:val="ListParagraph"/>
        <w:numPr>
          <w:ilvl w:val="0"/>
          <w:numId w:val="53"/>
        </w:numPr>
        <w:rPr>
          <w:rFonts w:ascii="Times New Roman" w:hAnsi="Times New Roman" w:cs="Times New Roman"/>
          <w:sz w:val="20"/>
          <w:szCs w:val="20"/>
          <w:lang w:val="en-US"/>
        </w:rPr>
      </w:pPr>
    </w:p>
    <w:p w:rsidR="00C4512E" w:rsidRDefault="00C4512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311FE" w:rsidRPr="00632FE3" w:rsidRDefault="002311FE" w:rsidP="002311FE">
      <w:pPr>
        <w:pStyle w:val="ListParagraph"/>
        <w:ind w:left="0"/>
        <w:rPr>
          <w:rFonts w:ascii="Times New Roman" w:hAnsi="Times New Roman" w:cs="Times New Roman"/>
          <w:b/>
          <w:sz w:val="24"/>
          <w:szCs w:val="24"/>
          <w:lang w:val="en-US"/>
        </w:rPr>
      </w:pPr>
      <w:r w:rsidRPr="00632FE3">
        <w:rPr>
          <w:rFonts w:ascii="Times New Roman" w:hAnsi="Times New Roman" w:cs="Times New Roman"/>
          <w:sz w:val="24"/>
          <w:szCs w:val="24"/>
          <w:lang w:val="en-US"/>
        </w:rPr>
        <w:lastRenderedPageBreak/>
        <w:t xml:space="preserve">Chapter Two </w:t>
      </w:r>
      <w:r w:rsidRPr="00632FE3">
        <w:rPr>
          <w:rFonts w:ascii="Times New Roman" w:hAnsi="Times New Roman" w:cs="Times New Roman"/>
          <w:sz w:val="24"/>
          <w:szCs w:val="24"/>
          <w:lang w:val="en-US"/>
        </w:rPr>
        <w:tab/>
      </w:r>
      <w:r>
        <w:rPr>
          <w:rFonts w:ascii="Times New Roman" w:hAnsi="Times New Roman" w:cs="Times New Roman"/>
          <w:sz w:val="24"/>
          <w:szCs w:val="24"/>
          <w:lang w:val="en-US"/>
        </w:rPr>
        <w:t>...Contd.</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632FE3">
        <w:rPr>
          <w:rFonts w:ascii="Times New Roman" w:hAnsi="Times New Roman" w:cs="Times New Roman"/>
          <w:b/>
          <w:sz w:val="24"/>
          <w:szCs w:val="24"/>
          <w:lang w:val="en-US"/>
        </w:rPr>
        <w:t>Main Building Blocks of Android</w:t>
      </w:r>
    </w:p>
    <w:p w:rsidR="002311FE" w:rsidRPr="00970116" w:rsidRDefault="002311FE" w:rsidP="002311FE">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r>
        <w:rPr>
          <w:rFonts w:ascii="Times New Roman" w:hAnsi="Times New Roman" w:cs="Times New Roman"/>
          <w:sz w:val="20"/>
          <w:szCs w:val="20"/>
          <w:lang w:val="en-US"/>
        </w:rPr>
        <w:tab/>
        <w:t>There are four main building blocks + the Android Manifest file and the App itself.</w:t>
      </w:r>
    </w:p>
    <w:p w:rsidR="00C4512E" w:rsidRDefault="00C4512E" w:rsidP="00C4512E">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B17D71" w:rsidRPr="00B17D71" w:rsidRDefault="00B17D71" w:rsidP="00215CD2">
      <w:pPr>
        <w:pStyle w:val="ListParagraph"/>
        <w:numPr>
          <w:ilvl w:val="4"/>
          <w:numId w:val="1"/>
        </w:numPr>
        <w:ind w:left="1080"/>
        <w:rPr>
          <w:rFonts w:ascii="Times New Roman" w:hAnsi="Times New Roman" w:cs="Times New Roman"/>
          <w:sz w:val="24"/>
          <w:szCs w:val="24"/>
          <w:lang w:val="en-US"/>
        </w:rPr>
      </w:pPr>
      <w:r w:rsidRPr="00C4512E">
        <w:rPr>
          <w:rFonts w:ascii="Times New Roman" w:hAnsi="Times New Roman" w:cs="Times New Roman"/>
          <w:b/>
          <w:sz w:val="24"/>
          <w:szCs w:val="24"/>
          <w:lang w:val="en-US"/>
        </w:rPr>
        <w:t>Activities</w:t>
      </w:r>
      <w:r>
        <w:rPr>
          <w:rFonts w:ascii="Times New Roman" w:hAnsi="Times New Roman" w:cs="Times New Roman"/>
          <w:sz w:val="20"/>
          <w:szCs w:val="20"/>
          <w:lang w:val="en-US"/>
        </w:rPr>
        <w:t>, Creating a project and an activity, activity lifecycle</w:t>
      </w:r>
    </w:p>
    <w:p w:rsidR="00117BBA" w:rsidRPr="00117BBA" w:rsidRDefault="00117BBA"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Understanding the activity life cycle, onStart() and other methods</w:t>
      </w:r>
    </w:p>
    <w:p w:rsidR="00B17D71" w:rsidRPr="00117BBA" w:rsidRDefault="00B17D71" w:rsidP="00215CD2">
      <w:pPr>
        <w:pStyle w:val="ListParagraph"/>
        <w:numPr>
          <w:ilvl w:val="5"/>
          <w:numId w:val="1"/>
        </w:numPr>
        <w:ind w:left="1800"/>
        <w:rPr>
          <w:rFonts w:ascii="Times New Roman" w:hAnsi="Times New Roman" w:cs="Times New Roman"/>
          <w:sz w:val="24"/>
          <w:szCs w:val="24"/>
          <w:lang w:val="en-US"/>
        </w:rPr>
      </w:pPr>
      <w:r w:rsidRPr="00B17D71">
        <w:rPr>
          <w:rFonts w:ascii="Times New Roman" w:hAnsi="Times New Roman" w:cs="Times New Roman"/>
          <w:sz w:val="20"/>
          <w:szCs w:val="20"/>
          <w:lang w:val="en-US"/>
        </w:rPr>
        <w:t>Saving and restoring the activity information</w:t>
      </w:r>
    </w:p>
    <w:p w:rsidR="00117BBA" w:rsidRPr="00117BBA" w:rsidRDefault="00117BBA"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Understanding tasks and the back stack</w:t>
      </w:r>
    </w:p>
    <w:p w:rsidR="00117BBA" w:rsidRPr="00B17D71" w:rsidRDefault="00117BBA"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Handling configuration changes for diverse Android devices</w:t>
      </w:r>
    </w:p>
    <w:p w:rsidR="00B17D71" w:rsidRPr="00801B3A" w:rsidRDefault="00B17D71" w:rsidP="00215CD2">
      <w:pPr>
        <w:pStyle w:val="ListParagraph"/>
        <w:numPr>
          <w:ilvl w:val="5"/>
          <w:numId w:val="1"/>
        </w:numPr>
        <w:ind w:left="1800"/>
        <w:rPr>
          <w:rFonts w:ascii="Times New Roman" w:hAnsi="Times New Roman" w:cs="Times New Roman"/>
          <w:sz w:val="24"/>
          <w:szCs w:val="24"/>
          <w:lang w:val="en-US"/>
        </w:rPr>
      </w:pPr>
      <w:r w:rsidRPr="00B17D71">
        <w:rPr>
          <w:rFonts w:ascii="Times New Roman" w:hAnsi="Times New Roman" w:cs="Times New Roman"/>
          <w:sz w:val="20"/>
          <w:szCs w:val="20"/>
          <w:lang w:val="en-US"/>
        </w:rPr>
        <w:t>Using Fragment</w:t>
      </w:r>
      <w:r w:rsidR="00117BBA">
        <w:rPr>
          <w:rFonts w:ascii="Times New Roman" w:hAnsi="Times New Roman" w:cs="Times New Roman"/>
          <w:sz w:val="20"/>
          <w:szCs w:val="20"/>
          <w:lang w:val="en-US"/>
        </w:rPr>
        <w:t xml:space="preserve"> - display multiple fragments at once and using dialog fragments</w:t>
      </w:r>
    </w:p>
    <w:p w:rsidR="00801B3A" w:rsidRPr="00801B3A" w:rsidRDefault="00801B3A"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Add, remove and replace fragments</w:t>
      </w:r>
    </w:p>
    <w:p w:rsidR="00801B3A" w:rsidRPr="00801B3A" w:rsidRDefault="00801B3A"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Finding Activity using fragment</w:t>
      </w:r>
    </w:p>
    <w:p w:rsidR="00801B3A" w:rsidRPr="00801B3A" w:rsidRDefault="00801B3A" w:rsidP="00215CD2">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Specialized Fragments  - ListFragment, DialogFragment, PreferenceFragment</w:t>
      </w:r>
    </w:p>
    <w:p w:rsidR="00B17D71" w:rsidRPr="00C4512E" w:rsidRDefault="00B17D71" w:rsidP="00215CD2">
      <w:pPr>
        <w:pStyle w:val="ListParagraph"/>
        <w:numPr>
          <w:ilvl w:val="5"/>
          <w:numId w:val="1"/>
        </w:numPr>
        <w:ind w:left="1800"/>
        <w:rPr>
          <w:rFonts w:ascii="Times New Roman" w:hAnsi="Times New Roman" w:cs="Times New Roman"/>
          <w:sz w:val="24"/>
          <w:szCs w:val="24"/>
          <w:lang w:val="en-US"/>
        </w:rPr>
      </w:pPr>
      <w:r w:rsidRPr="00B17D71">
        <w:rPr>
          <w:rFonts w:ascii="Times New Roman" w:hAnsi="Times New Roman" w:cs="Times New Roman"/>
          <w:sz w:val="20"/>
          <w:szCs w:val="20"/>
          <w:lang w:val="en-US"/>
        </w:rPr>
        <w:t>Multiple Activities</w:t>
      </w:r>
    </w:p>
    <w:p w:rsidR="00C4512E" w:rsidRPr="00C4512E" w:rsidRDefault="00C4512E" w:rsidP="00C4512E">
      <w:pPr>
        <w:pStyle w:val="ListParagraph"/>
        <w:ind w:left="0"/>
        <w:rPr>
          <w:rFonts w:ascii="Times New Roman" w:hAnsi="Times New Roman" w:cs="Times New Roman"/>
          <w:sz w:val="20"/>
          <w:szCs w:val="20"/>
          <w:u w:val="single"/>
          <w:lang w:val="en-US"/>
        </w:rPr>
      </w:pPr>
      <w:r w:rsidRPr="00C4512E">
        <w:rPr>
          <w:rFonts w:ascii="Times New Roman" w:hAnsi="Times New Roman" w:cs="Times New Roman"/>
          <w:sz w:val="20"/>
          <w:szCs w:val="20"/>
          <w:u w:val="single"/>
          <w:lang w:val="en-US"/>
        </w:rPr>
        <w:t>Background</w:t>
      </w:r>
    </w:p>
    <w:p w:rsidR="00C4512E" w:rsidRDefault="00326F44" w:rsidP="00C4512E">
      <w:pPr>
        <w:pStyle w:val="ListParagraph"/>
        <w:ind w:left="0"/>
        <w:rPr>
          <w:rFonts w:ascii="Verdana" w:hAnsi="Verdana"/>
          <w:color w:val="000000"/>
          <w:sz w:val="19"/>
          <w:szCs w:val="19"/>
          <w:shd w:val="clear" w:color="auto" w:fill="F9F9F9"/>
        </w:rPr>
      </w:pPr>
      <w:r>
        <w:rPr>
          <w:rFonts w:ascii="Verdana" w:hAnsi="Verdana"/>
          <w:color w:val="000000"/>
          <w:sz w:val="19"/>
          <w:szCs w:val="19"/>
          <w:shd w:val="clear" w:color="auto" w:fill="F9F9F9"/>
        </w:rPr>
        <w:t>An activity represents a single screen with a user interface just like window or frame of Java.Android activity is the subclass of ContextThemeWrapper class.</w:t>
      </w:r>
    </w:p>
    <w:p w:rsidR="00326F44" w:rsidRDefault="00326F44" w:rsidP="00C4512E">
      <w:pPr>
        <w:pStyle w:val="ListParagraph"/>
        <w:ind w:left="0"/>
        <w:rPr>
          <w:rFonts w:ascii="Verdana" w:hAnsi="Verdana"/>
          <w:color w:val="000000"/>
          <w:sz w:val="19"/>
          <w:szCs w:val="19"/>
          <w:shd w:val="clear" w:color="auto" w:fill="F9F9F9"/>
        </w:rPr>
      </w:pPr>
    </w:p>
    <w:p w:rsidR="00326F44" w:rsidRPr="00326F44" w:rsidRDefault="00326F44" w:rsidP="00C4512E">
      <w:pPr>
        <w:pStyle w:val="ListParagraph"/>
        <w:ind w:left="0"/>
        <w:rPr>
          <w:rFonts w:ascii="Times New Roman" w:hAnsi="Times New Roman" w:cs="Times New Roman"/>
          <w:sz w:val="20"/>
          <w:szCs w:val="20"/>
          <w:lang w:val="en-US"/>
        </w:rPr>
      </w:pPr>
      <w:r>
        <w:rPr>
          <w:noProof/>
          <w:lang w:eastAsia="en-IN" w:bidi="hi-IN"/>
        </w:rPr>
        <w:drawing>
          <wp:inline distT="0" distB="0" distL="0" distR="0">
            <wp:extent cx="5543550" cy="4953000"/>
            <wp:effectExtent l="19050" t="0" r="0" b="0"/>
            <wp:docPr id="134" name="Picture 134" descr="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ndroid Activity lifecycle"/>
                    <pic:cNvPicPr>
                      <a:picLocks noChangeAspect="1" noChangeArrowheads="1"/>
                    </pic:cNvPicPr>
                  </pic:nvPicPr>
                  <pic:blipFill>
                    <a:blip r:embed="rId159"/>
                    <a:srcRect/>
                    <a:stretch>
                      <a:fillRect/>
                    </a:stretch>
                  </pic:blipFill>
                  <pic:spPr bwMode="auto">
                    <a:xfrm>
                      <a:off x="0" y="0"/>
                      <a:ext cx="5550979" cy="4959638"/>
                    </a:xfrm>
                    <a:prstGeom prst="rect">
                      <a:avLst/>
                    </a:prstGeom>
                    <a:noFill/>
                    <a:ln w="9525">
                      <a:noFill/>
                      <a:miter lim="800000"/>
                      <a:headEnd/>
                      <a:tailEnd/>
                    </a:ln>
                  </pic:spPr>
                </pic:pic>
              </a:graphicData>
            </a:graphic>
          </wp:inline>
        </w:drawing>
      </w:r>
    </w:p>
    <w:p w:rsidR="002311FE" w:rsidRDefault="00326F44" w:rsidP="00326F44">
      <w:pPr>
        <w:shd w:val="clear" w:color="auto" w:fill="FFFFFF"/>
        <w:spacing w:after="163" w:line="240" w:lineRule="auto"/>
        <w:rPr>
          <w:rFonts w:ascii="Times New Roman" w:eastAsia="Times New Roman" w:hAnsi="Times New Roman" w:cs="Times New Roman"/>
          <w:sz w:val="24"/>
          <w:szCs w:val="24"/>
          <w:lang w:eastAsia="en-IN"/>
        </w:rPr>
      </w:pPr>
      <w:r w:rsidRPr="002311FE">
        <w:rPr>
          <w:rFonts w:ascii="Times New Roman" w:eastAsia="Times New Roman" w:hAnsi="Times New Roman" w:cs="Times New Roman"/>
          <w:b/>
          <w:sz w:val="24"/>
          <w:szCs w:val="24"/>
          <w:lang w:eastAsia="en-IN"/>
        </w:rPr>
        <w:lastRenderedPageBreak/>
        <w:t>Activities</w:t>
      </w:r>
      <w:r w:rsidRPr="002311FE">
        <w:rPr>
          <w:rFonts w:ascii="Times New Roman" w:eastAsia="Times New Roman" w:hAnsi="Times New Roman" w:cs="Times New Roman"/>
          <w:sz w:val="24"/>
          <w:szCs w:val="24"/>
          <w:lang w:eastAsia="en-IN"/>
        </w:rPr>
        <w:t xml:space="preserve"> are one of the </w:t>
      </w:r>
      <w:r w:rsidRPr="002311FE">
        <w:rPr>
          <w:rFonts w:ascii="Times New Roman" w:eastAsia="Times New Roman" w:hAnsi="Times New Roman" w:cs="Times New Roman"/>
          <w:sz w:val="24"/>
          <w:szCs w:val="24"/>
          <w:highlight w:val="yellow"/>
          <w:lang w:eastAsia="en-IN"/>
        </w:rPr>
        <w:t>fundamental building blocks of apps</w:t>
      </w:r>
      <w:r w:rsidRPr="002311FE">
        <w:rPr>
          <w:rFonts w:ascii="Times New Roman" w:eastAsia="Times New Roman" w:hAnsi="Times New Roman" w:cs="Times New Roman"/>
          <w:sz w:val="24"/>
          <w:szCs w:val="24"/>
          <w:lang w:eastAsia="en-IN"/>
        </w:rPr>
        <w:t xml:space="preserve"> on the Android platform. </w:t>
      </w:r>
    </w:p>
    <w:p w:rsidR="00326F44" w:rsidRPr="002311FE" w:rsidRDefault="00326F44" w:rsidP="00326F44">
      <w:pPr>
        <w:shd w:val="clear" w:color="auto" w:fill="FFFFFF"/>
        <w:spacing w:after="163" w:line="240" w:lineRule="auto"/>
        <w:rPr>
          <w:rFonts w:ascii="Times New Roman" w:eastAsia="Times New Roman" w:hAnsi="Times New Roman" w:cs="Times New Roman"/>
          <w:sz w:val="24"/>
          <w:szCs w:val="24"/>
          <w:lang w:eastAsia="en-IN"/>
        </w:rPr>
      </w:pPr>
      <w:r w:rsidRPr="002311FE">
        <w:rPr>
          <w:rFonts w:ascii="Times New Roman" w:eastAsia="Times New Roman" w:hAnsi="Times New Roman" w:cs="Times New Roman"/>
          <w:sz w:val="24"/>
          <w:szCs w:val="24"/>
          <w:lang w:eastAsia="en-IN"/>
        </w:rPr>
        <w:t xml:space="preserve">They serve as the </w:t>
      </w:r>
      <w:r w:rsidRPr="002311FE">
        <w:rPr>
          <w:rFonts w:ascii="Times New Roman" w:eastAsia="Times New Roman" w:hAnsi="Times New Roman" w:cs="Times New Roman"/>
          <w:sz w:val="24"/>
          <w:szCs w:val="24"/>
          <w:highlight w:val="yellow"/>
          <w:lang w:eastAsia="en-IN"/>
        </w:rPr>
        <w:t>entry point for a user's interaction</w:t>
      </w:r>
      <w:r w:rsidRPr="002311FE">
        <w:rPr>
          <w:rFonts w:ascii="Times New Roman" w:eastAsia="Times New Roman" w:hAnsi="Times New Roman" w:cs="Times New Roman"/>
          <w:sz w:val="24"/>
          <w:szCs w:val="24"/>
          <w:lang w:eastAsia="en-IN"/>
        </w:rPr>
        <w:t xml:space="preserve"> with an app, and are also central to how a user navigates within an app (as with the Back button) or between apps (as with the Recents button).</w:t>
      </w:r>
    </w:p>
    <w:p w:rsidR="00326F44" w:rsidRDefault="00A75FD2" w:rsidP="00A75FD2">
      <w:pPr>
        <w:shd w:val="clear" w:color="auto" w:fill="FFFFFF"/>
        <w:spacing w:after="0" w:line="240" w:lineRule="auto"/>
        <w:rPr>
          <w:rFonts w:ascii="Times New Roman" w:eastAsia="Times New Roman" w:hAnsi="Times New Roman" w:cs="Times New Roman"/>
          <w:sz w:val="24"/>
          <w:szCs w:val="24"/>
          <w:lang w:eastAsia="en-IN"/>
        </w:rPr>
      </w:pPr>
      <w:r w:rsidRPr="002311FE">
        <w:rPr>
          <w:rFonts w:ascii="Times New Roman" w:eastAsia="Times New Roman" w:hAnsi="Times New Roman" w:cs="Times New Roman"/>
          <w:sz w:val="24"/>
          <w:szCs w:val="24"/>
          <w:lang w:eastAsia="en-IN"/>
        </w:rPr>
        <w:t>Skilfully</w:t>
      </w:r>
      <w:r w:rsidR="00326F44" w:rsidRPr="002311FE">
        <w:rPr>
          <w:rFonts w:ascii="Times New Roman" w:eastAsia="Times New Roman" w:hAnsi="Times New Roman" w:cs="Times New Roman"/>
          <w:sz w:val="24"/>
          <w:szCs w:val="24"/>
          <w:lang w:eastAsia="en-IN"/>
        </w:rPr>
        <w:t xml:space="preserve"> managing activities allows you to ensure that, for example:</w:t>
      </w:r>
    </w:p>
    <w:p w:rsidR="002311FE" w:rsidRPr="002311FE" w:rsidRDefault="002311FE" w:rsidP="00A75FD2">
      <w:pPr>
        <w:shd w:val="clear" w:color="auto" w:fill="FFFFFF"/>
        <w:spacing w:after="0" w:line="240" w:lineRule="auto"/>
        <w:rPr>
          <w:rFonts w:ascii="Times New Roman" w:eastAsia="Times New Roman" w:hAnsi="Times New Roman" w:cs="Times New Roman"/>
          <w:sz w:val="24"/>
          <w:szCs w:val="24"/>
          <w:lang w:eastAsia="en-IN"/>
        </w:rPr>
      </w:pPr>
    </w:p>
    <w:p w:rsidR="00326F44" w:rsidRPr="002311FE" w:rsidRDefault="00326F44" w:rsidP="002311FE">
      <w:pPr>
        <w:numPr>
          <w:ilvl w:val="0"/>
          <w:numId w:val="62"/>
        </w:numPr>
        <w:shd w:val="clear" w:color="auto" w:fill="FFFFFF"/>
        <w:spacing w:after="0" w:line="360" w:lineRule="auto"/>
        <w:ind w:left="272"/>
        <w:rPr>
          <w:rFonts w:ascii="Times New Roman" w:eastAsia="Times New Roman" w:hAnsi="Times New Roman" w:cs="Times New Roman"/>
          <w:sz w:val="24"/>
          <w:szCs w:val="24"/>
          <w:lang w:eastAsia="en-IN"/>
        </w:rPr>
      </w:pPr>
      <w:r w:rsidRPr="002311FE">
        <w:rPr>
          <w:rFonts w:ascii="Times New Roman" w:eastAsia="Times New Roman" w:hAnsi="Times New Roman" w:cs="Times New Roman"/>
          <w:sz w:val="24"/>
          <w:szCs w:val="24"/>
          <w:lang w:eastAsia="en-IN"/>
        </w:rPr>
        <w:t>Orientation changes take place smoothly without disrupting the user experience.</w:t>
      </w:r>
    </w:p>
    <w:p w:rsidR="00326F44" w:rsidRPr="002311FE" w:rsidRDefault="00326F44" w:rsidP="002311FE">
      <w:pPr>
        <w:numPr>
          <w:ilvl w:val="0"/>
          <w:numId w:val="62"/>
        </w:numPr>
        <w:shd w:val="clear" w:color="auto" w:fill="FFFFFF"/>
        <w:spacing w:after="0" w:line="360" w:lineRule="auto"/>
        <w:ind w:left="272"/>
        <w:rPr>
          <w:rFonts w:ascii="Times New Roman" w:eastAsia="Times New Roman" w:hAnsi="Times New Roman" w:cs="Times New Roman"/>
          <w:sz w:val="24"/>
          <w:szCs w:val="24"/>
          <w:lang w:eastAsia="en-IN"/>
        </w:rPr>
      </w:pPr>
      <w:r w:rsidRPr="002311FE">
        <w:rPr>
          <w:rFonts w:ascii="Times New Roman" w:eastAsia="Times New Roman" w:hAnsi="Times New Roman" w:cs="Times New Roman"/>
          <w:sz w:val="24"/>
          <w:szCs w:val="24"/>
          <w:lang w:eastAsia="en-IN"/>
        </w:rPr>
        <w:t>User data is not lost during activity transitions.</w:t>
      </w:r>
    </w:p>
    <w:p w:rsidR="00326F44" w:rsidRPr="00326F44" w:rsidRDefault="00326F44" w:rsidP="002311FE">
      <w:pPr>
        <w:numPr>
          <w:ilvl w:val="0"/>
          <w:numId w:val="62"/>
        </w:numPr>
        <w:shd w:val="clear" w:color="auto" w:fill="FFFFFF"/>
        <w:spacing w:after="0" w:line="360" w:lineRule="auto"/>
        <w:ind w:left="272"/>
        <w:rPr>
          <w:rFonts w:ascii="Times New Roman" w:eastAsia="Times New Roman" w:hAnsi="Times New Roman" w:cs="Times New Roman"/>
          <w:sz w:val="20"/>
          <w:szCs w:val="20"/>
          <w:lang w:eastAsia="en-IN"/>
        </w:rPr>
      </w:pPr>
      <w:r w:rsidRPr="002311FE">
        <w:rPr>
          <w:rFonts w:ascii="Times New Roman" w:eastAsia="Times New Roman" w:hAnsi="Times New Roman" w:cs="Times New Roman"/>
          <w:sz w:val="24"/>
          <w:szCs w:val="24"/>
          <w:lang w:eastAsia="en-IN"/>
        </w:rPr>
        <w:t>The system kills processes when it's appropriate to do so</w:t>
      </w:r>
      <w:r w:rsidRPr="00326F44">
        <w:rPr>
          <w:rFonts w:ascii="Times New Roman" w:eastAsia="Times New Roman" w:hAnsi="Times New Roman" w:cs="Times New Roman"/>
          <w:sz w:val="20"/>
          <w:szCs w:val="20"/>
          <w:lang w:eastAsia="en-IN"/>
        </w:rPr>
        <w:t>.</w:t>
      </w:r>
    </w:p>
    <w:p w:rsidR="00FC727E" w:rsidRDefault="00FC727E" w:rsidP="002311FE">
      <w:pPr>
        <w:pStyle w:val="ListParagraph"/>
        <w:spacing w:after="0" w:line="360" w:lineRule="auto"/>
        <w:ind w:left="0"/>
        <w:rPr>
          <w:rFonts w:ascii="Times New Roman" w:hAnsi="Times New Roman" w:cs="Times New Roman"/>
          <w:sz w:val="24"/>
          <w:szCs w:val="24"/>
          <w:lang w:val="en-US"/>
        </w:rPr>
      </w:pPr>
    </w:p>
    <w:p w:rsidR="00326F44" w:rsidRDefault="002311FE" w:rsidP="00FC727E">
      <w:pPr>
        <w:pStyle w:val="ListParagraph"/>
        <w:spacing w:after="0" w:line="24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The Graphical User Interface the user sees on launching an app - example WhatsApp, SnapChat, Instagram, </w:t>
      </w:r>
      <w:r w:rsidR="00FC727E">
        <w:rPr>
          <w:rFonts w:ascii="Times New Roman" w:hAnsi="Times New Roman" w:cs="Times New Roman"/>
          <w:sz w:val="24"/>
          <w:szCs w:val="24"/>
          <w:lang w:val="en-US"/>
        </w:rPr>
        <w:t xml:space="preserve">Facebook, Twitter, Yumist, etc. are all the first Activity </w:t>
      </w:r>
      <w:r w:rsidR="00FC727E" w:rsidRPr="00FC727E">
        <w:rPr>
          <w:rFonts w:ascii="Times New Roman" w:hAnsi="Times New Roman" w:cs="Times New Roman"/>
          <w:sz w:val="24"/>
          <w:szCs w:val="24"/>
          <w:highlight w:val="green"/>
          <w:lang w:val="en-US"/>
        </w:rPr>
        <w:t>started</w:t>
      </w:r>
      <w:r w:rsidR="00FC727E">
        <w:rPr>
          <w:rFonts w:ascii="Times New Roman" w:hAnsi="Times New Roman" w:cs="Times New Roman"/>
          <w:sz w:val="24"/>
          <w:szCs w:val="24"/>
          <w:lang w:val="en-US"/>
        </w:rPr>
        <w:t xml:space="preserve"> using the </w:t>
      </w:r>
      <w:r w:rsidR="00FC727E" w:rsidRPr="00FC727E">
        <w:rPr>
          <w:rFonts w:ascii="Times New Roman" w:hAnsi="Times New Roman" w:cs="Times New Roman"/>
          <w:b/>
          <w:sz w:val="24"/>
          <w:szCs w:val="24"/>
          <w:lang w:val="en-US"/>
        </w:rPr>
        <w:t>onCreate()</w:t>
      </w:r>
      <w:r w:rsidR="00FC727E">
        <w:rPr>
          <w:rFonts w:ascii="Times New Roman" w:hAnsi="Times New Roman" w:cs="Times New Roman"/>
          <w:sz w:val="24"/>
          <w:szCs w:val="24"/>
          <w:lang w:val="en-US"/>
        </w:rPr>
        <w:t xml:space="preserve"> method.</w:t>
      </w:r>
    </w:p>
    <w:p w:rsidR="00FC727E" w:rsidRDefault="00FC727E" w:rsidP="00FC727E">
      <w:pPr>
        <w:pStyle w:val="ListParagraph"/>
        <w:spacing w:after="0" w:line="240" w:lineRule="auto"/>
        <w:ind w:left="0"/>
        <w:rPr>
          <w:rFonts w:ascii="Times New Roman" w:hAnsi="Times New Roman" w:cs="Times New Roman"/>
          <w:sz w:val="24"/>
          <w:szCs w:val="24"/>
          <w:lang w:val="en-US"/>
        </w:rPr>
      </w:pPr>
    </w:p>
    <w:p w:rsidR="00FC727E" w:rsidRDefault="00FC727E" w:rsidP="00FC727E">
      <w:pPr>
        <w:pStyle w:val="ListParagraph"/>
        <w:spacing w:after="0" w:line="24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The Activity has methods onCreate() that begins the story of an Activity, it has onPause() so that if the user is on WhatsApp for example and there is an incoming call the UI is </w:t>
      </w:r>
      <w:r w:rsidRPr="00FC727E">
        <w:rPr>
          <w:rFonts w:ascii="Times New Roman" w:hAnsi="Times New Roman" w:cs="Times New Roman"/>
          <w:sz w:val="24"/>
          <w:szCs w:val="24"/>
          <w:highlight w:val="green"/>
          <w:lang w:val="en-US"/>
        </w:rPr>
        <w:t>paused</w:t>
      </w:r>
      <w:r>
        <w:rPr>
          <w:rFonts w:ascii="Times New Roman" w:hAnsi="Times New Roman" w:cs="Times New Roman"/>
          <w:sz w:val="24"/>
          <w:szCs w:val="24"/>
          <w:lang w:val="en-US"/>
        </w:rPr>
        <w:t xml:space="preserve"> and the specific UI changes priority from </w:t>
      </w:r>
      <w:r w:rsidRPr="00FC727E">
        <w:rPr>
          <w:rFonts w:ascii="Times New Roman" w:hAnsi="Times New Roman" w:cs="Times New Roman"/>
          <w:b/>
          <w:i/>
          <w:sz w:val="24"/>
          <w:szCs w:val="24"/>
          <w:lang w:val="en-US"/>
        </w:rPr>
        <w:t>foreground</w:t>
      </w:r>
      <w:r>
        <w:rPr>
          <w:rFonts w:ascii="Times New Roman" w:hAnsi="Times New Roman" w:cs="Times New Roman"/>
          <w:sz w:val="24"/>
          <w:szCs w:val="24"/>
          <w:lang w:val="en-US"/>
        </w:rPr>
        <w:t xml:space="preserve"> to </w:t>
      </w:r>
      <w:r w:rsidRPr="00FC727E">
        <w:rPr>
          <w:rFonts w:ascii="Times New Roman" w:hAnsi="Times New Roman" w:cs="Times New Roman"/>
          <w:b/>
          <w:i/>
          <w:sz w:val="24"/>
          <w:szCs w:val="24"/>
          <w:lang w:val="en-US"/>
        </w:rPr>
        <w:t>background</w:t>
      </w:r>
      <w:r>
        <w:rPr>
          <w:rFonts w:ascii="Times New Roman" w:hAnsi="Times New Roman" w:cs="Times New Roman"/>
          <w:sz w:val="24"/>
          <w:szCs w:val="24"/>
          <w:lang w:val="en-US"/>
        </w:rPr>
        <w:t xml:space="preserve"> and it is put on the </w:t>
      </w:r>
      <w:r w:rsidRPr="00FC727E">
        <w:rPr>
          <w:rFonts w:ascii="Times New Roman" w:hAnsi="Times New Roman" w:cs="Times New Roman"/>
          <w:sz w:val="24"/>
          <w:szCs w:val="24"/>
          <w:highlight w:val="green"/>
          <w:lang w:val="en-US"/>
        </w:rPr>
        <w:t>backstack</w:t>
      </w:r>
      <w:r>
        <w:rPr>
          <w:rFonts w:ascii="Times New Roman" w:hAnsi="Times New Roman" w:cs="Times New Roman"/>
          <w:sz w:val="24"/>
          <w:szCs w:val="24"/>
          <w:lang w:val="en-US"/>
        </w:rPr>
        <w:t>. After the incoming call is over and ceased the priority is again reversed and the UI is shown to the user without a lag or a pause.</w:t>
      </w:r>
    </w:p>
    <w:p w:rsidR="00FC727E" w:rsidRDefault="00FC727E" w:rsidP="00FC727E">
      <w:pPr>
        <w:pStyle w:val="ListParagraph"/>
        <w:spacing w:after="0" w:line="240" w:lineRule="auto"/>
        <w:ind w:left="0"/>
        <w:rPr>
          <w:rFonts w:ascii="Times New Roman" w:hAnsi="Times New Roman" w:cs="Times New Roman"/>
          <w:sz w:val="24"/>
          <w:szCs w:val="24"/>
          <w:lang w:val="en-US"/>
        </w:rPr>
      </w:pPr>
    </w:p>
    <w:p w:rsidR="00FC727E" w:rsidRDefault="00FC727E" w:rsidP="00FC727E">
      <w:pPr>
        <w:pStyle w:val="ListParagraph"/>
        <w:spacing w:after="0" w:line="240" w:lineRule="auto"/>
        <w:ind w:left="0"/>
        <w:rPr>
          <w:rFonts w:ascii="Times New Roman" w:hAnsi="Times New Roman" w:cs="Times New Roman"/>
          <w:sz w:val="24"/>
          <w:szCs w:val="24"/>
          <w:lang w:val="en-US"/>
        </w:rPr>
      </w:pPr>
      <w:r>
        <w:rPr>
          <w:rFonts w:ascii="Times New Roman" w:hAnsi="Times New Roman" w:cs="Times New Roman"/>
          <w:sz w:val="24"/>
          <w:szCs w:val="24"/>
          <w:lang w:val="en-US"/>
        </w:rPr>
        <w:t>Activity has other methods like onRestart(), onStop(), onDestroy() and so on. The use of these methods make up the Activity Life cycle you saw in previous page diagram.</w:t>
      </w:r>
    </w:p>
    <w:p w:rsidR="00FC727E" w:rsidRDefault="00FC727E" w:rsidP="00FC727E">
      <w:pPr>
        <w:pStyle w:val="ListParagraph"/>
        <w:spacing w:after="0" w:line="240" w:lineRule="auto"/>
        <w:ind w:left="0"/>
        <w:rPr>
          <w:rFonts w:ascii="Times New Roman" w:hAnsi="Times New Roman" w:cs="Times New Roman"/>
          <w:sz w:val="24"/>
          <w:szCs w:val="24"/>
          <w:lang w:val="en-US"/>
        </w:rPr>
      </w:pPr>
    </w:p>
    <w:p w:rsidR="00FC727E" w:rsidRDefault="00FC727E" w:rsidP="00FC727E">
      <w:pPr>
        <w:pStyle w:val="ListParagraph"/>
        <w:spacing w:after="0" w:line="240" w:lineRule="auto"/>
        <w:ind w:left="0"/>
        <w:rPr>
          <w:rFonts w:ascii="Times New Roman" w:hAnsi="Times New Roman" w:cs="Times New Roman"/>
          <w:sz w:val="24"/>
          <w:szCs w:val="24"/>
          <w:lang w:val="en-US"/>
        </w:rPr>
      </w:pPr>
      <w:r w:rsidRPr="00FC727E">
        <w:rPr>
          <w:rFonts w:ascii="Times New Roman" w:hAnsi="Times New Roman" w:cs="Times New Roman"/>
          <w:sz w:val="24"/>
          <w:szCs w:val="24"/>
          <w:highlight w:val="green"/>
          <w:lang w:val="en-US"/>
        </w:rPr>
        <w:t>Multiple Activities</w:t>
      </w:r>
      <w:r>
        <w:rPr>
          <w:rFonts w:ascii="Times New Roman" w:hAnsi="Times New Roman" w:cs="Times New Roman"/>
          <w:sz w:val="24"/>
          <w:szCs w:val="24"/>
          <w:lang w:val="en-US"/>
        </w:rPr>
        <w:t xml:space="preserve"> are seen in any Android App - check Google Play Store or Android Police or any play store for Android. Each app is illustrated by its UI Screens and each screen represents an Activity. There could be approximately 5 to 7 activities.</w:t>
      </w:r>
    </w:p>
    <w:p w:rsidR="00FC727E" w:rsidRDefault="00FC727E" w:rsidP="00FC727E">
      <w:pPr>
        <w:pStyle w:val="ListParagraph"/>
        <w:spacing w:after="0" w:line="240" w:lineRule="auto"/>
        <w:ind w:left="0"/>
        <w:rPr>
          <w:rFonts w:ascii="Times New Roman" w:hAnsi="Times New Roman" w:cs="Times New Roman"/>
          <w:sz w:val="24"/>
          <w:szCs w:val="24"/>
          <w:lang w:val="en-US"/>
        </w:rPr>
      </w:pPr>
    </w:p>
    <w:p w:rsidR="00FC727E" w:rsidRDefault="00FC727E" w:rsidP="00FC727E">
      <w:pPr>
        <w:pStyle w:val="ListParagraph"/>
        <w:spacing w:after="0" w:line="240" w:lineRule="auto"/>
        <w:ind w:left="0"/>
        <w:rPr>
          <w:rFonts w:ascii="Times New Roman" w:hAnsi="Times New Roman" w:cs="Times New Roman"/>
          <w:sz w:val="24"/>
          <w:szCs w:val="24"/>
          <w:lang w:val="en-US"/>
        </w:rPr>
      </w:pPr>
      <w:r>
        <w:rPr>
          <w:rFonts w:ascii="Times New Roman" w:hAnsi="Times New Roman" w:cs="Times New Roman"/>
          <w:sz w:val="24"/>
          <w:szCs w:val="24"/>
          <w:lang w:val="en-US"/>
        </w:rPr>
        <w:t>From the first Activity it is possible to call a second Activity - example in WhatsApp there are a few different UI screens and a few associated Activities that have to be called whenever the user wishes to use these UI screens or Activities.</w:t>
      </w:r>
    </w:p>
    <w:p w:rsidR="00FC727E" w:rsidRDefault="00FC727E" w:rsidP="00FC727E">
      <w:pPr>
        <w:pStyle w:val="ListParagraph"/>
        <w:spacing w:after="0" w:line="240" w:lineRule="auto"/>
        <w:ind w:left="0"/>
        <w:rPr>
          <w:rFonts w:ascii="Times New Roman" w:hAnsi="Times New Roman" w:cs="Times New Roman"/>
          <w:sz w:val="24"/>
          <w:szCs w:val="24"/>
          <w:lang w:val="en-US"/>
        </w:rPr>
      </w:pPr>
    </w:p>
    <w:p w:rsidR="00FC727E" w:rsidRDefault="00FC727E" w:rsidP="00FC727E">
      <w:pPr>
        <w:pStyle w:val="ListParagraph"/>
        <w:spacing w:after="0" w:line="240" w:lineRule="auto"/>
        <w:ind w:left="0"/>
        <w:rPr>
          <w:rFonts w:ascii="Times New Roman" w:hAnsi="Times New Roman" w:cs="Times New Roman"/>
          <w:sz w:val="24"/>
          <w:szCs w:val="24"/>
          <w:lang w:val="en-US"/>
        </w:rPr>
      </w:pPr>
      <w:r>
        <w:rPr>
          <w:rFonts w:ascii="Times New Roman" w:hAnsi="Times New Roman" w:cs="Times New Roman"/>
          <w:sz w:val="24"/>
          <w:szCs w:val="24"/>
          <w:lang w:val="en-US"/>
        </w:rPr>
        <w:t>Can you tell what are the different Activities in WhatsApp app?</w:t>
      </w:r>
    </w:p>
    <w:p w:rsidR="00BB3398" w:rsidRDefault="00BB3398" w:rsidP="00FC727E">
      <w:pPr>
        <w:pStyle w:val="ListParagraph"/>
        <w:spacing w:after="0" w:line="240" w:lineRule="auto"/>
        <w:ind w:left="0"/>
        <w:rPr>
          <w:rFonts w:ascii="Times New Roman" w:hAnsi="Times New Roman" w:cs="Times New Roman"/>
          <w:sz w:val="24"/>
          <w:szCs w:val="24"/>
          <w:lang w:val="en-US"/>
        </w:rPr>
      </w:pPr>
    </w:p>
    <w:p w:rsidR="00122B25" w:rsidRPr="00122B25" w:rsidRDefault="00122B25" w:rsidP="00122B25">
      <w:pPr>
        <w:pStyle w:val="ListParagraph"/>
        <w:ind w:left="0"/>
        <w:rPr>
          <w:rFonts w:ascii="Times New Roman" w:hAnsi="Times New Roman" w:cs="Times New Roman"/>
          <w:sz w:val="20"/>
          <w:szCs w:val="20"/>
          <w:u w:val="single"/>
          <w:lang w:val="en-US"/>
        </w:rPr>
      </w:pPr>
      <w:r w:rsidRPr="00122B25">
        <w:rPr>
          <w:rFonts w:ascii="Times New Roman" w:hAnsi="Times New Roman" w:cs="Times New Roman"/>
          <w:sz w:val="20"/>
          <w:szCs w:val="20"/>
          <w:u w:val="single"/>
          <w:lang w:val="en-US"/>
        </w:rPr>
        <w:t xml:space="preserve">Illustrated Example </w:t>
      </w:r>
    </w:p>
    <w:p w:rsidR="00326F44" w:rsidRDefault="00326F44" w:rsidP="003E3ED9">
      <w:pPr>
        <w:pStyle w:val="ListParagraph"/>
        <w:numPr>
          <w:ilvl w:val="0"/>
          <w:numId w:val="61"/>
        </w:numPr>
        <w:rPr>
          <w:rFonts w:ascii="Times New Roman" w:hAnsi="Times New Roman" w:cs="Times New Roman"/>
          <w:sz w:val="20"/>
          <w:szCs w:val="20"/>
          <w:lang w:val="en-US"/>
        </w:rPr>
      </w:pPr>
      <w:r w:rsidRPr="00326F44">
        <w:rPr>
          <w:rFonts w:ascii="Times New Roman" w:hAnsi="Times New Roman" w:cs="Times New Roman"/>
          <w:sz w:val="20"/>
          <w:szCs w:val="20"/>
          <w:lang w:val="en-US"/>
        </w:rPr>
        <w:t>https://www.tutorialspoint.com/android/android_acitivities.htm</w:t>
      </w:r>
    </w:p>
    <w:p w:rsidR="00A75FD2" w:rsidRDefault="00A75FD2" w:rsidP="003E3ED9">
      <w:pPr>
        <w:pStyle w:val="ListParagraph"/>
        <w:numPr>
          <w:ilvl w:val="0"/>
          <w:numId w:val="61"/>
        </w:numPr>
        <w:rPr>
          <w:rFonts w:ascii="Times New Roman" w:hAnsi="Times New Roman" w:cs="Times New Roman"/>
          <w:sz w:val="20"/>
          <w:szCs w:val="20"/>
          <w:lang w:val="en-US"/>
        </w:rPr>
      </w:pPr>
      <w:r w:rsidRPr="00A75FD2">
        <w:rPr>
          <w:rFonts w:ascii="Times New Roman" w:hAnsi="Times New Roman" w:cs="Times New Roman"/>
          <w:sz w:val="20"/>
          <w:szCs w:val="20"/>
          <w:lang w:val="en-US"/>
        </w:rPr>
        <w:t>https://developer.android.com/guide/components/activities/index.html</w:t>
      </w:r>
    </w:p>
    <w:p w:rsidR="00A75FD2" w:rsidRDefault="00A75FD2" w:rsidP="003E3ED9">
      <w:pPr>
        <w:pStyle w:val="ListParagraph"/>
        <w:numPr>
          <w:ilvl w:val="0"/>
          <w:numId w:val="61"/>
        </w:numPr>
        <w:rPr>
          <w:rFonts w:ascii="Times New Roman" w:hAnsi="Times New Roman" w:cs="Times New Roman"/>
          <w:sz w:val="20"/>
          <w:szCs w:val="20"/>
          <w:lang w:val="en-US"/>
        </w:rPr>
      </w:pPr>
      <w:r w:rsidRPr="00A75FD2">
        <w:rPr>
          <w:rFonts w:ascii="Times New Roman" w:hAnsi="Times New Roman" w:cs="Times New Roman"/>
          <w:sz w:val="20"/>
          <w:szCs w:val="20"/>
          <w:lang w:val="en-US"/>
        </w:rPr>
        <w:t>https://developer.android.com/training/basics/firstapp/starting-activity.html</w:t>
      </w:r>
    </w:p>
    <w:p w:rsidR="00A75FD2" w:rsidRPr="002311FE" w:rsidRDefault="00A75FD2" w:rsidP="003E3ED9">
      <w:pPr>
        <w:pStyle w:val="ListParagraph"/>
        <w:numPr>
          <w:ilvl w:val="0"/>
          <w:numId w:val="61"/>
        </w:numPr>
        <w:rPr>
          <w:rFonts w:ascii="Times New Roman" w:hAnsi="Times New Roman" w:cs="Times New Roman"/>
          <w:sz w:val="20"/>
          <w:szCs w:val="20"/>
          <w:lang w:val="en-US"/>
        </w:rPr>
      </w:pPr>
      <w:r w:rsidRPr="002311FE">
        <w:rPr>
          <w:rFonts w:ascii="Times New Roman" w:hAnsi="Times New Roman" w:cs="Times New Roman"/>
          <w:sz w:val="20"/>
          <w:szCs w:val="20"/>
          <w:lang w:val="en-US"/>
        </w:rPr>
        <w:t>http://www.vogella.com/tutorials/AndroidLifeCycle/article.html</w:t>
      </w:r>
    </w:p>
    <w:p w:rsidR="007F62DF" w:rsidRPr="00632FE3" w:rsidRDefault="00326F44" w:rsidP="007F62DF">
      <w:pPr>
        <w:pStyle w:val="ListParagraph"/>
        <w:spacing w:after="0" w:line="480" w:lineRule="auto"/>
        <w:ind w:left="714"/>
        <w:rPr>
          <w:rFonts w:ascii="Times New Roman" w:hAnsi="Times New Roman" w:cs="Times New Roman"/>
          <w:sz w:val="24"/>
          <w:szCs w:val="24"/>
          <w:lang w:val="en-US"/>
        </w:rPr>
      </w:pPr>
      <w:r w:rsidRPr="00326F44">
        <w:rPr>
          <w:rFonts w:ascii="Times New Roman" w:hAnsi="Times New Roman" w:cs="Times New Roman"/>
          <w:sz w:val="20"/>
          <w:szCs w:val="20"/>
          <w:lang w:val="en-US"/>
        </w:rPr>
        <w:br w:type="page"/>
      </w:r>
    </w:p>
    <w:p w:rsidR="00326F44" w:rsidRDefault="00326F44" w:rsidP="00326F44">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lastRenderedPageBreak/>
        <w:t>Background</w:t>
      </w:r>
    </w:p>
    <w:p w:rsidR="000764E8" w:rsidRPr="000764E8" w:rsidRDefault="00EA43E9" w:rsidP="003E3ED9">
      <w:pPr>
        <w:pStyle w:val="ListParagraph"/>
        <w:numPr>
          <w:ilvl w:val="0"/>
          <w:numId w:val="68"/>
        </w:numPr>
        <w:spacing w:before="80" w:after="0" w:line="240" w:lineRule="auto"/>
        <w:rPr>
          <w:rFonts w:ascii="Times New Roman" w:hAnsi="Times New Roman" w:cs="Times New Roman"/>
          <w:sz w:val="20"/>
          <w:szCs w:val="20"/>
        </w:rPr>
      </w:pPr>
      <w:hyperlink r:id="rId160" w:anchor="starting-other-android-components-via-intents" w:history="1">
        <w:r w:rsidR="000764E8" w:rsidRPr="000764E8">
          <w:rPr>
            <w:rStyle w:val="Hyperlink"/>
            <w:rFonts w:ascii="Times New Roman" w:hAnsi="Times New Roman" w:cs="Times New Roman"/>
            <w:color w:val="auto"/>
            <w:sz w:val="20"/>
            <w:szCs w:val="20"/>
            <w:u w:val="none"/>
          </w:rPr>
          <w:t>Starting other Android components via intents</w:t>
        </w:r>
      </w:hyperlink>
    </w:p>
    <w:p w:rsidR="000764E8" w:rsidRPr="000764E8" w:rsidRDefault="00EA43E9" w:rsidP="003E3ED9">
      <w:pPr>
        <w:pStyle w:val="ListParagraph"/>
        <w:numPr>
          <w:ilvl w:val="0"/>
          <w:numId w:val="68"/>
        </w:numPr>
        <w:spacing w:before="80" w:after="0" w:line="240" w:lineRule="auto"/>
        <w:rPr>
          <w:rFonts w:ascii="Times New Roman" w:hAnsi="Times New Roman" w:cs="Times New Roman"/>
          <w:sz w:val="20"/>
          <w:szCs w:val="20"/>
        </w:rPr>
      </w:pPr>
      <w:hyperlink r:id="rId161" w:anchor="data-transfer-between-activities" w:history="1">
        <w:r w:rsidR="000764E8" w:rsidRPr="002035F0">
          <w:rPr>
            <w:rStyle w:val="Hyperlink"/>
            <w:rFonts w:ascii="Times New Roman" w:hAnsi="Times New Roman" w:cs="Times New Roman"/>
            <w:b/>
            <w:color w:val="auto"/>
            <w:sz w:val="20"/>
            <w:szCs w:val="20"/>
            <w:u w:val="none"/>
          </w:rPr>
          <w:t>Data transfer</w:t>
        </w:r>
        <w:r w:rsidR="000764E8" w:rsidRPr="000764E8">
          <w:rPr>
            <w:rStyle w:val="Hyperlink"/>
            <w:rFonts w:ascii="Times New Roman" w:hAnsi="Times New Roman" w:cs="Times New Roman"/>
            <w:color w:val="auto"/>
            <w:sz w:val="20"/>
            <w:szCs w:val="20"/>
            <w:u w:val="none"/>
          </w:rPr>
          <w:t xml:space="preserve"> between activities</w:t>
        </w:r>
      </w:hyperlink>
    </w:p>
    <w:p w:rsidR="000764E8" w:rsidRPr="000764E8" w:rsidRDefault="00EA43E9" w:rsidP="003E3ED9">
      <w:pPr>
        <w:pStyle w:val="ListParagraph"/>
        <w:numPr>
          <w:ilvl w:val="0"/>
          <w:numId w:val="68"/>
        </w:numPr>
        <w:spacing w:before="80" w:after="0" w:line="240" w:lineRule="auto"/>
        <w:rPr>
          <w:rFonts w:ascii="Times New Roman" w:hAnsi="Times New Roman" w:cs="Times New Roman"/>
          <w:sz w:val="20"/>
          <w:szCs w:val="20"/>
        </w:rPr>
      </w:pPr>
      <w:hyperlink r:id="rId162" w:anchor="intentfilter" w:history="1">
        <w:r w:rsidR="000764E8" w:rsidRPr="000764E8">
          <w:rPr>
            <w:rStyle w:val="Hyperlink"/>
            <w:rFonts w:ascii="Times New Roman" w:hAnsi="Times New Roman" w:cs="Times New Roman"/>
            <w:color w:val="auto"/>
            <w:sz w:val="20"/>
            <w:szCs w:val="20"/>
            <w:u w:val="none"/>
          </w:rPr>
          <w:t>Registering for intents via intent filters</w:t>
        </w:r>
      </w:hyperlink>
    </w:p>
    <w:p w:rsidR="000764E8" w:rsidRPr="000764E8" w:rsidRDefault="00EA43E9" w:rsidP="003E3ED9">
      <w:pPr>
        <w:pStyle w:val="ListParagraph"/>
        <w:numPr>
          <w:ilvl w:val="0"/>
          <w:numId w:val="68"/>
        </w:numPr>
        <w:spacing w:before="80" w:after="0" w:line="240" w:lineRule="auto"/>
        <w:rPr>
          <w:rFonts w:ascii="Times New Roman" w:hAnsi="Times New Roman" w:cs="Times New Roman"/>
          <w:sz w:val="20"/>
          <w:szCs w:val="20"/>
        </w:rPr>
      </w:pPr>
      <w:hyperlink r:id="rId163" w:anchor="exercise-activity-communication-with-intents" w:history="1">
        <w:r w:rsidR="000764E8" w:rsidRPr="000764E8">
          <w:rPr>
            <w:rStyle w:val="Hyperlink"/>
            <w:rFonts w:ascii="Times New Roman" w:hAnsi="Times New Roman" w:cs="Times New Roman"/>
            <w:color w:val="auto"/>
            <w:sz w:val="20"/>
            <w:szCs w:val="20"/>
            <w:u w:val="none"/>
          </w:rPr>
          <w:t>Activity communication with intents</w:t>
        </w:r>
      </w:hyperlink>
    </w:p>
    <w:p w:rsidR="000764E8" w:rsidRPr="002035F0" w:rsidRDefault="00EA43E9" w:rsidP="003E3ED9">
      <w:pPr>
        <w:pStyle w:val="ListParagraph"/>
        <w:numPr>
          <w:ilvl w:val="0"/>
          <w:numId w:val="68"/>
        </w:numPr>
        <w:spacing w:before="80" w:after="0" w:line="240" w:lineRule="auto"/>
        <w:rPr>
          <w:rFonts w:ascii="Times New Roman" w:hAnsi="Times New Roman" w:cs="Times New Roman"/>
          <w:b/>
          <w:sz w:val="20"/>
          <w:szCs w:val="20"/>
        </w:rPr>
      </w:pPr>
      <w:hyperlink r:id="rId164" w:anchor="exercise-using-the-share-intent" w:history="1">
        <w:r w:rsidR="000764E8" w:rsidRPr="002035F0">
          <w:rPr>
            <w:rStyle w:val="Hyperlink"/>
            <w:rFonts w:ascii="Times New Roman" w:hAnsi="Times New Roman" w:cs="Times New Roman"/>
            <w:b/>
            <w:color w:val="auto"/>
            <w:sz w:val="20"/>
            <w:szCs w:val="20"/>
            <w:u w:val="none"/>
          </w:rPr>
          <w:t>Using the share intent</w:t>
        </w:r>
      </w:hyperlink>
    </w:p>
    <w:p w:rsidR="000764E8" w:rsidRPr="000764E8" w:rsidRDefault="00EA43E9" w:rsidP="003E3ED9">
      <w:pPr>
        <w:pStyle w:val="ListParagraph"/>
        <w:numPr>
          <w:ilvl w:val="0"/>
          <w:numId w:val="68"/>
        </w:numPr>
        <w:spacing w:before="80" w:after="0" w:line="240" w:lineRule="auto"/>
        <w:rPr>
          <w:rFonts w:ascii="Times New Roman" w:hAnsi="Times New Roman" w:cs="Times New Roman"/>
          <w:sz w:val="20"/>
          <w:szCs w:val="20"/>
        </w:rPr>
      </w:pPr>
      <w:hyperlink r:id="rId165" w:anchor="exercise-register-an-activity-as-browser" w:history="1">
        <w:r w:rsidR="000764E8" w:rsidRPr="000764E8">
          <w:rPr>
            <w:rStyle w:val="Hyperlink"/>
            <w:rFonts w:ascii="Times New Roman" w:hAnsi="Times New Roman" w:cs="Times New Roman"/>
            <w:color w:val="auto"/>
            <w:sz w:val="20"/>
            <w:szCs w:val="20"/>
            <w:u w:val="none"/>
          </w:rPr>
          <w:t xml:space="preserve"> </w:t>
        </w:r>
        <w:r w:rsidR="000764E8">
          <w:rPr>
            <w:rStyle w:val="Hyperlink"/>
            <w:rFonts w:ascii="Times New Roman" w:hAnsi="Times New Roman" w:cs="Times New Roman"/>
            <w:color w:val="auto"/>
            <w:sz w:val="20"/>
            <w:szCs w:val="20"/>
            <w:u w:val="none"/>
          </w:rPr>
          <w:t>R</w:t>
        </w:r>
        <w:r w:rsidR="000764E8" w:rsidRPr="000764E8">
          <w:rPr>
            <w:rStyle w:val="Hyperlink"/>
            <w:rFonts w:ascii="Times New Roman" w:hAnsi="Times New Roman" w:cs="Times New Roman"/>
            <w:color w:val="auto"/>
            <w:sz w:val="20"/>
            <w:szCs w:val="20"/>
            <w:u w:val="none"/>
          </w:rPr>
          <w:t>egister an activity as browser</w:t>
        </w:r>
      </w:hyperlink>
    </w:p>
    <w:p w:rsidR="000764E8" w:rsidRPr="000764E8" w:rsidRDefault="00EA43E9" w:rsidP="003E3ED9">
      <w:pPr>
        <w:pStyle w:val="ListParagraph"/>
        <w:numPr>
          <w:ilvl w:val="0"/>
          <w:numId w:val="68"/>
        </w:numPr>
        <w:spacing w:before="80" w:after="0" w:line="240" w:lineRule="auto"/>
        <w:rPr>
          <w:rFonts w:ascii="Times New Roman" w:hAnsi="Times New Roman" w:cs="Times New Roman"/>
          <w:sz w:val="20"/>
          <w:szCs w:val="20"/>
        </w:rPr>
      </w:pPr>
      <w:hyperlink r:id="rId166" w:anchor="exercise-picking-an-image-via-an-intent" w:history="1">
        <w:r w:rsidR="000764E8" w:rsidRPr="000764E8">
          <w:rPr>
            <w:rStyle w:val="Hyperlink"/>
            <w:rFonts w:ascii="Times New Roman" w:hAnsi="Times New Roman" w:cs="Times New Roman"/>
            <w:color w:val="auto"/>
            <w:sz w:val="20"/>
            <w:szCs w:val="20"/>
            <w:u w:val="none"/>
          </w:rPr>
          <w:t>Picking an image via an intent</w:t>
        </w:r>
      </w:hyperlink>
    </w:p>
    <w:p w:rsidR="000764E8" w:rsidRPr="000764E8" w:rsidRDefault="00EA43E9" w:rsidP="003E3ED9">
      <w:pPr>
        <w:pStyle w:val="ListParagraph"/>
        <w:numPr>
          <w:ilvl w:val="0"/>
          <w:numId w:val="68"/>
        </w:numPr>
        <w:spacing w:before="80" w:after="0" w:line="240" w:lineRule="auto"/>
        <w:rPr>
          <w:rFonts w:ascii="Times New Roman" w:hAnsi="Times New Roman" w:cs="Times New Roman"/>
          <w:sz w:val="20"/>
          <w:szCs w:val="20"/>
        </w:rPr>
      </w:pPr>
      <w:hyperlink r:id="rId167" w:anchor="exercise-using-different-implicit-intents" w:history="1">
        <w:r w:rsidR="000764E8" w:rsidRPr="000764E8">
          <w:rPr>
            <w:rStyle w:val="Hyperlink"/>
            <w:rFonts w:ascii="Times New Roman" w:hAnsi="Times New Roman" w:cs="Times New Roman"/>
            <w:color w:val="auto"/>
            <w:sz w:val="20"/>
            <w:szCs w:val="20"/>
            <w:u w:val="none"/>
          </w:rPr>
          <w:t>Using different implicit intents</w:t>
        </w:r>
      </w:hyperlink>
    </w:p>
    <w:p w:rsidR="000764E8" w:rsidRDefault="000764E8" w:rsidP="000764E8">
      <w:pPr>
        <w:pStyle w:val="Heading2"/>
        <w:spacing w:before="0" w:after="120"/>
        <w:rPr>
          <w:rFonts w:ascii="Times New Roman" w:hAnsi="Times New Roman" w:cs="Times New Roman"/>
          <w:b w:val="0"/>
          <w:bCs w:val="0"/>
          <w:color w:val="BA3925"/>
          <w:spacing w:val="-2"/>
          <w:sz w:val="20"/>
          <w:szCs w:val="20"/>
        </w:rPr>
      </w:pPr>
    </w:p>
    <w:p w:rsidR="000764E8" w:rsidRPr="000764E8" w:rsidRDefault="00EA43E9" w:rsidP="000764E8">
      <w:pPr>
        <w:pStyle w:val="Heading2"/>
        <w:spacing w:before="0" w:after="120"/>
        <w:rPr>
          <w:rFonts w:ascii="Times New Roman" w:hAnsi="Times New Roman" w:cs="Times New Roman"/>
          <w:b w:val="0"/>
          <w:bCs w:val="0"/>
          <w:color w:val="auto"/>
          <w:spacing w:val="-2"/>
          <w:sz w:val="20"/>
          <w:szCs w:val="20"/>
        </w:rPr>
      </w:pPr>
      <w:hyperlink r:id="rId168" w:anchor="starting-other-android-components-via-intents" w:history="1">
        <w:r w:rsidR="000764E8" w:rsidRPr="000764E8">
          <w:rPr>
            <w:rStyle w:val="Hyperlink"/>
            <w:rFonts w:ascii="Times New Roman" w:hAnsi="Times New Roman" w:cs="Times New Roman"/>
            <w:color w:val="auto"/>
            <w:spacing w:val="-2"/>
            <w:sz w:val="20"/>
            <w:szCs w:val="20"/>
          </w:rPr>
          <w:t>Starting other Android components via intents</w:t>
        </w:r>
      </w:hyperlink>
    </w:p>
    <w:p w:rsidR="000764E8" w:rsidRPr="000764E8" w:rsidRDefault="00EA43E9" w:rsidP="000764E8">
      <w:pPr>
        <w:pStyle w:val="Heading3"/>
        <w:spacing w:before="0" w:line="240" w:lineRule="auto"/>
        <w:rPr>
          <w:rFonts w:ascii="Times New Roman" w:hAnsi="Times New Roman" w:cs="Times New Roman"/>
          <w:b w:val="0"/>
          <w:bCs w:val="0"/>
          <w:color w:val="auto"/>
          <w:sz w:val="20"/>
          <w:szCs w:val="20"/>
        </w:rPr>
      </w:pPr>
      <w:hyperlink r:id="rId169" w:anchor="what-are-intents" w:history="1">
        <w:r w:rsidR="000764E8" w:rsidRPr="000764E8">
          <w:rPr>
            <w:rStyle w:val="Hyperlink"/>
            <w:rFonts w:ascii="Times New Roman" w:hAnsi="Times New Roman" w:cs="Times New Roman"/>
            <w:color w:val="auto"/>
            <w:sz w:val="20"/>
            <w:szCs w:val="20"/>
          </w:rPr>
          <w:t xml:space="preserve">What are </w:t>
        </w:r>
        <w:r w:rsidR="000764E8" w:rsidRPr="000764E8">
          <w:rPr>
            <w:rStyle w:val="Hyperlink"/>
            <w:rFonts w:ascii="Times New Roman" w:hAnsi="Times New Roman" w:cs="Times New Roman"/>
            <w:color w:val="auto"/>
            <w:sz w:val="24"/>
            <w:szCs w:val="24"/>
          </w:rPr>
          <w:t>intents</w:t>
        </w:r>
        <w:r w:rsidR="000764E8" w:rsidRPr="000764E8">
          <w:rPr>
            <w:rStyle w:val="Hyperlink"/>
            <w:rFonts w:ascii="Times New Roman" w:hAnsi="Times New Roman" w:cs="Times New Roman"/>
            <w:color w:val="auto"/>
            <w:sz w:val="20"/>
            <w:szCs w:val="20"/>
          </w:rPr>
          <w:t>?</w:t>
        </w:r>
      </w:hyperlink>
    </w:p>
    <w:p w:rsidR="000764E8" w:rsidRDefault="000764E8" w:rsidP="000764E8">
      <w:pPr>
        <w:pStyle w:val="NormalWeb"/>
        <w:spacing w:before="0" w:beforeAutospacing="0" w:after="0" w:afterAutospacing="0"/>
        <w:rPr>
          <w:spacing w:val="-1"/>
          <w:sz w:val="20"/>
          <w:szCs w:val="20"/>
        </w:rPr>
      </w:pPr>
      <w:r w:rsidRPr="000764E8">
        <w:rPr>
          <w:spacing w:val="-1"/>
          <w:sz w:val="20"/>
          <w:szCs w:val="20"/>
        </w:rPr>
        <w:t>Android application components can connect to other Android applications. This connection is based on a task description represented by an</w:t>
      </w:r>
      <w:r w:rsidRPr="000764E8">
        <w:rPr>
          <w:rStyle w:val="apple-converted-space"/>
          <w:spacing w:val="-1"/>
          <w:sz w:val="20"/>
          <w:szCs w:val="20"/>
        </w:rPr>
        <w:t> </w:t>
      </w:r>
      <w:r w:rsidRPr="000764E8">
        <w:rPr>
          <w:rStyle w:val="HTMLCode"/>
          <w:rFonts w:ascii="Times New Roman" w:hAnsi="Times New Roman" w:cs="Times New Roman"/>
          <w:shd w:val="clear" w:color="auto" w:fill="F7F7F8"/>
        </w:rPr>
        <w:t>Intent</w:t>
      </w:r>
      <w:r w:rsidRPr="000764E8">
        <w:rPr>
          <w:spacing w:val="-1"/>
          <w:sz w:val="20"/>
          <w:szCs w:val="20"/>
        </w:rPr>
        <w:t>object.</w:t>
      </w:r>
    </w:p>
    <w:p w:rsidR="002035F0" w:rsidRPr="000764E8" w:rsidRDefault="002035F0"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2035F0">
        <w:rPr>
          <w:rStyle w:val="Emphasis"/>
          <w:b/>
          <w:spacing w:val="-1"/>
          <w:sz w:val="20"/>
          <w:szCs w:val="20"/>
        </w:rPr>
        <w:t>Intents</w:t>
      </w:r>
      <w:r w:rsidRPr="002035F0">
        <w:rPr>
          <w:rStyle w:val="apple-converted-space"/>
          <w:b/>
          <w:spacing w:val="-1"/>
          <w:sz w:val="20"/>
          <w:szCs w:val="20"/>
        </w:rPr>
        <w:t> </w:t>
      </w:r>
      <w:r w:rsidRPr="002035F0">
        <w:rPr>
          <w:b/>
          <w:spacing w:val="-1"/>
          <w:sz w:val="20"/>
          <w:szCs w:val="20"/>
        </w:rPr>
        <w:t>a</w:t>
      </w:r>
      <w:r w:rsidRPr="000764E8">
        <w:rPr>
          <w:spacing w:val="-1"/>
          <w:sz w:val="20"/>
          <w:szCs w:val="20"/>
        </w:rPr>
        <w:t>re asynchronous messages which allow application components to request functionality from other Android components. Intents allow you to interact with components from the same applications as well as with components contributed by other applications. For example, an activity can start an external activity for taking a picture.</w:t>
      </w:r>
    </w:p>
    <w:p w:rsidR="002035F0" w:rsidRPr="000764E8" w:rsidRDefault="002035F0"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2035F0">
        <w:rPr>
          <w:b/>
          <w:spacing w:val="-1"/>
          <w:sz w:val="20"/>
          <w:szCs w:val="20"/>
        </w:rPr>
        <w:t>Intents</w:t>
      </w:r>
      <w:r w:rsidRPr="000764E8">
        <w:rPr>
          <w:spacing w:val="-1"/>
          <w:sz w:val="20"/>
          <w:szCs w:val="20"/>
        </w:rPr>
        <w:t xml:space="preserve"> are objects of the</w:t>
      </w:r>
      <w:r w:rsidRPr="000764E8">
        <w:rPr>
          <w:rStyle w:val="apple-converted-space"/>
          <w:spacing w:val="-1"/>
          <w:sz w:val="20"/>
          <w:szCs w:val="20"/>
        </w:rPr>
        <w:t> </w:t>
      </w:r>
      <w:r w:rsidRPr="002035F0">
        <w:rPr>
          <w:rStyle w:val="HTMLCode"/>
          <w:rFonts w:ascii="Times New Roman" w:hAnsi="Times New Roman" w:cs="Times New Roman"/>
          <w:b/>
          <w:sz w:val="22"/>
          <w:szCs w:val="22"/>
          <w:shd w:val="clear" w:color="auto" w:fill="F7F7F8"/>
        </w:rPr>
        <w:t>android.content.Intent</w:t>
      </w:r>
      <w:r w:rsidRPr="000764E8">
        <w:rPr>
          <w:rStyle w:val="apple-converted-space"/>
          <w:spacing w:val="-1"/>
          <w:sz w:val="20"/>
          <w:szCs w:val="20"/>
        </w:rPr>
        <w:t> </w:t>
      </w:r>
      <w:r w:rsidRPr="000764E8">
        <w:rPr>
          <w:spacing w:val="-1"/>
          <w:sz w:val="20"/>
          <w:szCs w:val="20"/>
        </w:rPr>
        <w:t>type. Your code can send them to the Android system defining the components you are targeting. For example, via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startActivity()</w:t>
      </w:r>
      <w:r w:rsidRPr="000764E8">
        <w:rPr>
          <w:rStyle w:val="apple-converted-space"/>
          <w:spacing w:val="-1"/>
          <w:sz w:val="20"/>
          <w:szCs w:val="20"/>
        </w:rPr>
        <w:t> </w:t>
      </w:r>
      <w:r w:rsidRPr="000764E8">
        <w:rPr>
          <w:spacing w:val="-1"/>
          <w:sz w:val="20"/>
          <w:szCs w:val="20"/>
        </w:rPr>
        <w:t>method you can define that the intent should be used to start an activity.</w:t>
      </w:r>
    </w:p>
    <w:p w:rsidR="002035F0" w:rsidRPr="000764E8" w:rsidRDefault="002035F0"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An intent </w:t>
      </w:r>
      <w:r w:rsidRPr="002035F0">
        <w:rPr>
          <w:spacing w:val="-1"/>
          <w:sz w:val="20"/>
          <w:szCs w:val="20"/>
          <w:highlight w:val="yellow"/>
        </w:rPr>
        <w:t>can contain data via a</w:t>
      </w:r>
      <w:r w:rsidRPr="002035F0">
        <w:rPr>
          <w:rStyle w:val="apple-converted-space"/>
          <w:spacing w:val="-1"/>
          <w:sz w:val="20"/>
          <w:szCs w:val="20"/>
        </w:rPr>
        <w:t> </w:t>
      </w:r>
      <w:r w:rsidRPr="002035F0">
        <w:rPr>
          <w:rStyle w:val="HTMLCode"/>
          <w:rFonts w:ascii="Times New Roman" w:hAnsi="Times New Roman" w:cs="Times New Roman"/>
          <w:shd w:val="clear" w:color="auto" w:fill="F7F7F8"/>
        </w:rPr>
        <w:t>Bundle</w:t>
      </w:r>
      <w:r w:rsidRPr="000764E8">
        <w:rPr>
          <w:spacing w:val="-1"/>
          <w:sz w:val="20"/>
          <w:szCs w:val="20"/>
        </w:rPr>
        <w:t>. This data can be used by the receiving component.</w:t>
      </w:r>
    </w:p>
    <w:p w:rsidR="002035F0" w:rsidRPr="000764E8" w:rsidRDefault="002035F0"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In Android </w:t>
      </w:r>
      <w:r w:rsidRPr="002035F0">
        <w:rPr>
          <w:spacing w:val="-1"/>
          <w:sz w:val="20"/>
          <w:szCs w:val="20"/>
          <w:highlight w:val="yellow"/>
        </w:rPr>
        <w:t>the reuse of other application components is a concept known as</w:t>
      </w:r>
      <w:r w:rsidRPr="002035F0">
        <w:rPr>
          <w:rStyle w:val="apple-converted-space"/>
          <w:spacing w:val="-1"/>
          <w:sz w:val="20"/>
          <w:szCs w:val="20"/>
        </w:rPr>
        <w:t> </w:t>
      </w:r>
      <w:r w:rsidRPr="002035F0">
        <w:rPr>
          <w:rStyle w:val="Emphasis"/>
          <w:spacing w:val="-1"/>
          <w:sz w:val="20"/>
          <w:szCs w:val="20"/>
        </w:rPr>
        <w:t>task</w:t>
      </w:r>
      <w:r w:rsidRPr="000764E8">
        <w:rPr>
          <w:spacing w:val="-1"/>
          <w:sz w:val="20"/>
          <w:szCs w:val="20"/>
        </w:rPr>
        <w:t>. An application can access other Android components to achieve a task. For example, from a component of your application you can trigger another component in the Android system, which manages photos, even if this component is not part of your application. In this component you select a photo and return to your application to use the selected photo.</w:t>
      </w:r>
    </w:p>
    <w:p w:rsidR="002035F0" w:rsidRPr="000764E8" w:rsidRDefault="002035F0" w:rsidP="000764E8">
      <w:pPr>
        <w:pStyle w:val="NormalWeb"/>
        <w:spacing w:before="0" w:beforeAutospacing="0" w:after="0" w:afterAutospacing="0"/>
        <w:rPr>
          <w:spacing w:val="-1"/>
          <w:sz w:val="20"/>
          <w:szCs w:val="20"/>
        </w:rPr>
      </w:pPr>
    </w:p>
    <w:p w:rsidR="000764E8" w:rsidRPr="000764E8" w:rsidRDefault="00EA43E9" w:rsidP="000764E8">
      <w:pPr>
        <w:pStyle w:val="Heading3"/>
        <w:spacing w:before="0" w:line="240" w:lineRule="auto"/>
        <w:rPr>
          <w:rFonts w:ascii="Times New Roman" w:hAnsi="Times New Roman" w:cs="Times New Roman"/>
          <w:b w:val="0"/>
          <w:bCs w:val="0"/>
          <w:color w:val="auto"/>
          <w:sz w:val="20"/>
          <w:szCs w:val="20"/>
        </w:rPr>
      </w:pPr>
      <w:hyperlink r:id="rId170" w:anchor="starting-activities-or-services" w:history="1">
        <w:r w:rsidR="000764E8" w:rsidRPr="000764E8">
          <w:rPr>
            <w:rStyle w:val="Hyperlink"/>
            <w:rFonts w:ascii="Times New Roman" w:hAnsi="Times New Roman" w:cs="Times New Roman"/>
            <w:color w:val="auto"/>
            <w:sz w:val="20"/>
            <w:szCs w:val="20"/>
          </w:rPr>
          <w:t>Starting activities or services</w:t>
        </w:r>
      </w:hyperlink>
    </w:p>
    <w:p w:rsidR="000764E8" w:rsidRDefault="000764E8" w:rsidP="000764E8">
      <w:pPr>
        <w:pStyle w:val="NormalWeb"/>
        <w:spacing w:before="0" w:beforeAutospacing="0" w:after="0" w:afterAutospacing="0"/>
        <w:rPr>
          <w:spacing w:val="-1"/>
          <w:sz w:val="20"/>
          <w:szCs w:val="20"/>
        </w:rPr>
      </w:pPr>
      <w:r w:rsidRPr="000764E8">
        <w:rPr>
          <w:spacing w:val="-1"/>
          <w:sz w:val="20"/>
          <w:szCs w:val="20"/>
        </w:rPr>
        <w:t>To start an activity, use the method</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startActivity(intent)</w:t>
      </w:r>
      <w:r w:rsidRPr="000764E8">
        <w:rPr>
          <w:spacing w:val="-1"/>
          <w:sz w:val="20"/>
          <w:szCs w:val="20"/>
        </w:rPr>
        <w:t>. This method is defined on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Context</w:t>
      </w:r>
      <w:r w:rsidRPr="000764E8">
        <w:rPr>
          <w:rStyle w:val="apple-converted-space"/>
          <w:spacing w:val="-1"/>
          <w:sz w:val="20"/>
          <w:szCs w:val="20"/>
        </w:rPr>
        <w:t> </w:t>
      </w:r>
      <w:r w:rsidRPr="000764E8">
        <w:rPr>
          <w:spacing w:val="-1"/>
          <w:sz w:val="20"/>
          <w:szCs w:val="20"/>
        </w:rPr>
        <w:t>object which</w:t>
      </w:r>
      <w:r w:rsidRPr="000764E8">
        <w:rPr>
          <w:rStyle w:val="apple-converted-space"/>
          <w:spacing w:val="-1"/>
          <w:sz w:val="20"/>
          <w:szCs w:val="20"/>
        </w:rPr>
        <w:t> </w:t>
      </w:r>
      <w:r w:rsidRPr="000764E8">
        <w:rPr>
          <w:rStyle w:val="HTMLCode"/>
          <w:rFonts w:ascii="Times New Roman" w:hAnsi="Times New Roman" w:cs="Times New Roman"/>
          <w:shd w:val="clear" w:color="auto" w:fill="F7F7F8"/>
        </w:rPr>
        <w:t>Activity</w:t>
      </w:r>
      <w:r w:rsidRPr="000764E8">
        <w:rPr>
          <w:rStyle w:val="apple-converted-space"/>
          <w:spacing w:val="-1"/>
          <w:sz w:val="20"/>
          <w:szCs w:val="20"/>
        </w:rPr>
        <w:t> </w:t>
      </w:r>
      <w:r w:rsidRPr="000764E8">
        <w:rPr>
          <w:spacing w:val="-1"/>
          <w:sz w:val="20"/>
          <w:szCs w:val="20"/>
        </w:rPr>
        <w:t>extends.</w:t>
      </w:r>
    </w:p>
    <w:p w:rsidR="002035F0" w:rsidRPr="000764E8" w:rsidRDefault="002035F0" w:rsidP="000764E8">
      <w:pPr>
        <w:pStyle w:val="NormalWeb"/>
        <w:spacing w:before="0" w:beforeAutospacing="0" w:after="0" w:afterAutospacing="0"/>
        <w:rPr>
          <w:spacing w:val="-1"/>
          <w:sz w:val="20"/>
          <w:szCs w:val="20"/>
        </w:rPr>
      </w:pPr>
    </w:p>
    <w:p w:rsidR="000764E8" w:rsidRPr="000764E8" w:rsidRDefault="000764E8" w:rsidP="000764E8">
      <w:pPr>
        <w:pStyle w:val="NormalWeb"/>
        <w:spacing w:before="0" w:beforeAutospacing="0" w:after="0" w:afterAutospacing="0"/>
        <w:rPr>
          <w:spacing w:val="-1"/>
          <w:sz w:val="20"/>
          <w:szCs w:val="20"/>
        </w:rPr>
      </w:pPr>
      <w:r w:rsidRPr="000764E8">
        <w:rPr>
          <w:spacing w:val="-1"/>
          <w:sz w:val="20"/>
          <w:szCs w:val="20"/>
        </w:rPr>
        <w:t>The following code demonstrates how you can start another activity via an intent.</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error"/>
          <w:rFonts w:ascii="Times New Roman" w:hAnsi="Times New Roman" w:cs="Times New Roman"/>
        </w:rPr>
        <w:t>#</w:t>
      </w:r>
      <w:r w:rsidRPr="000764E8">
        <w:rPr>
          <w:rStyle w:val="HTMLCode"/>
          <w:rFonts w:ascii="Times New Roman" w:hAnsi="Times New Roman" w:cs="Times New Roman"/>
        </w:rPr>
        <w:t xml:space="preserve"> Start the activity connect to the</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error"/>
          <w:rFonts w:ascii="Times New Roman" w:hAnsi="Times New Roman" w:cs="Times New Roman"/>
        </w:rPr>
        <w:t>#</w:t>
      </w:r>
      <w:r w:rsidRPr="000764E8">
        <w:rPr>
          <w:rStyle w:val="HTMLCode"/>
          <w:rFonts w:ascii="Times New Roman" w:hAnsi="Times New Roman" w:cs="Times New Roman"/>
        </w:rPr>
        <w:t xml:space="preserve"> specified </w:t>
      </w:r>
      <w:r w:rsidRPr="000764E8">
        <w:rPr>
          <w:rStyle w:val="type"/>
          <w:rFonts w:ascii="Times New Roman" w:hAnsi="Times New Roman" w:cs="Times New Roman"/>
          <w:b/>
          <w:bCs/>
        </w:rPr>
        <w:t>class</w:t>
      </w:r>
    </w:p>
    <w:p w:rsidR="000764E8" w:rsidRPr="000764E8" w:rsidRDefault="000764E8" w:rsidP="000764E8">
      <w:pPr>
        <w:pStyle w:val="HTMLPreformatted"/>
        <w:shd w:val="clear" w:color="auto" w:fill="F7F7F8"/>
        <w:rPr>
          <w:rStyle w:val="HTMLCode"/>
          <w:rFonts w:ascii="Times New Roman" w:hAnsi="Times New Roman" w:cs="Times New Roman"/>
        </w:rPr>
      </w:pP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class"/>
          <w:rFonts w:ascii="Times New Roman" w:hAnsi="Times New Roman" w:cs="Times New Roman"/>
          <w:b/>
          <w:bCs/>
        </w:rPr>
        <w:t>Intent</w:t>
      </w:r>
      <w:r w:rsidRPr="000764E8">
        <w:rPr>
          <w:rStyle w:val="HTMLCode"/>
          <w:rFonts w:ascii="Times New Roman" w:hAnsi="Times New Roman" w:cs="Times New Roman"/>
        </w:rPr>
        <w:t xml:space="preserve"> i = </w:t>
      </w:r>
      <w:r w:rsidRPr="000764E8">
        <w:rPr>
          <w:rStyle w:val="keyword"/>
          <w:rFonts w:ascii="Times New Roman" w:hAnsi="Times New Roman" w:cs="Times New Roman"/>
          <w:b/>
          <w:bCs/>
        </w:rPr>
        <w:t>new</w:t>
      </w:r>
      <w:r w:rsidRPr="000764E8">
        <w:rPr>
          <w:rStyle w:val="HTMLCode"/>
          <w:rFonts w:ascii="Times New Roman" w:hAnsi="Times New Roman" w:cs="Times New Roman"/>
        </w:rPr>
        <w:t xml:space="preserve"> Intent(</w:t>
      </w:r>
      <w:r w:rsidRPr="000764E8">
        <w:rPr>
          <w:rStyle w:val="local-variable"/>
          <w:rFonts w:ascii="Times New Roman" w:hAnsi="Times New Roman" w:cs="Times New Roman"/>
        </w:rPr>
        <w:t>this</w:t>
      </w:r>
      <w:r w:rsidRPr="000764E8">
        <w:rPr>
          <w:rStyle w:val="HTMLCode"/>
          <w:rFonts w:ascii="Times New Roman" w:hAnsi="Times New Roman" w:cs="Times New Roman"/>
        </w:rPr>
        <w:t>, ActivityTwo.class);</w:t>
      </w:r>
    </w:p>
    <w:p w:rsidR="000764E8" w:rsidRPr="000764E8" w:rsidRDefault="000764E8" w:rsidP="000764E8">
      <w:pPr>
        <w:pStyle w:val="HTMLPreformatted"/>
        <w:shd w:val="clear" w:color="auto" w:fill="F7F7F8"/>
        <w:rPr>
          <w:rFonts w:ascii="Times New Roman" w:hAnsi="Times New Roman" w:cs="Times New Roman"/>
        </w:rPr>
      </w:pPr>
      <w:r w:rsidRPr="000764E8">
        <w:rPr>
          <w:rStyle w:val="HTMLCode"/>
          <w:rFonts w:ascii="Times New Roman" w:hAnsi="Times New Roman" w:cs="Times New Roman"/>
        </w:rPr>
        <w:t>startActivity(i);</w:t>
      </w:r>
    </w:p>
    <w:p w:rsidR="000764E8" w:rsidRDefault="000764E8" w:rsidP="000764E8">
      <w:pPr>
        <w:pStyle w:val="NormalWeb"/>
        <w:spacing w:before="0" w:beforeAutospacing="0" w:after="0" w:afterAutospacing="0"/>
        <w:rPr>
          <w:spacing w:val="-1"/>
          <w:sz w:val="20"/>
          <w:szCs w:val="20"/>
        </w:rPr>
      </w:pPr>
      <w:r w:rsidRPr="000764E8">
        <w:rPr>
          <w:spacing w:val="-1"/>
          <w:sz w:val="20"/>
          <w:szCs w:val="20"/>
        </w:rPr>
        <w:t>Activities which are started by other Android activities are called</w:t>
      </w:r>
      <w:r w:rsidRPr="000764E8">
        <w:rPr>
          <w:rStyle w:val="apple-converted-space"/>
          <w:spacing w:val="-1"/>
          <w:sz w:val="20"/>
          <w:szCs w:val="20"/>
        </w:rPr>
        <w:t> </w:t>
      </w:r>
      <w:r w:rsidRPr="000764E8">
        <w:rPr>
          <w:rStyle w:val="Emphasis"/>
          <w:spacing w:val="-1"/>
          <w:sz w:val="20"/>
          <w:szCs w:val="20"/>
        </w:rPr>
        <w:t>sub-activities</w:t>
      </w:r>
      <w:r w:rsidRPr="000764E8">
        <w:rPr>
          <w:spacing w:val="-1"/>
          <w:sz w:val="20"/>
          <w:szCs w:val="20"/>
        </w:rPr>
        <w:t>. This wording makes it easier to describe which activity is meant.</w:t>
      </w:r>
    </w:p>
    <w:p w:rsidR="002035F0" w:rsidRPr="000764E8" w:rsidRDefault="002035F0"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To start a services via intents, use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startService(Intent)</w:t>
      </w:r>
      <w:r w:rsidRPr="000764E8">
        <w:rPr>
          <w:rStyle w:val="apple-converted-space"/>
          <w:spacing w:val="-1"/>
          <w:sz w:val="20"/>
          <w:szCs w:val="20"/>
        </w:rPr>
        <w:t> </w:t>
      </w:r>
      <w:r w:rsidRPr="000764E8">
        <w:rPr>
          <w:spacing w:val="-1"/>
          <w:sz w:val="20"/>
          <w:szCs w:val="20"/>
        </w:rPr>
        <w:t>method call.</w:t>
      </w:r>
    </w:p>
    <w:p w:rsidR="002035F0" w:rsidRPr="000764E8" w:rsidRDefault="002035F0" w:rsidP="000764E8">
      <w:pPr>
        <w:pStyle w:val="NormalWeb"/>
        <w:spacing w:before="0" w:beforeAutospacing="0" w:after="0" w:afterAutospacing="0"/>
        <w:rPr>
          <w:spacing w:val="-1"/>
          <w:sz w:val="20"/>
          <w:szCs w:val="20"/>
        </w:rPr>
      </w:pPr>
    </w:p>
    <w:p w:rsidR="000764E8" w:rsidRPr="000764E8" w:rsidRDefault="00EA43E9" w:rsidP="000764E8">
      <w:pPr>
        <w:pStyle w:val="Heading3"/>
        <w:spacing w:before="0" w:line="240" w:lineRule="auto"/>
        <w:rPr>
          <w:rFonts w:ascii="Times New Roman" w:hAnsi="Times New Roman" w:cs="Times New Roman"/>
          <w:b w:val="0"/>
          <w:bCs w:val="0"/>
          <w:color w:val="auto"/>
          <w:sz w:val="20"/>
          <w:szCs w:val="20"/>
        </w:rPr>
      </w:pPr>
      <w:hyperlink r:id="rId171" w:anchor="sending-out-explicit-or-implicit-intents" w:history="1">
        <w:r w:rsidR="000764E8" w:rsidRPr="000764E8">
          <w:rPr>
            <w:rStyle w:val="Hyperlink"/>
            <w:rFonts w:ascii="Times New Roman" w:hAnsi="Times New Roman" w:cs="Times New Roman"/>
            <w:color w:val="auto"/>
            <w:sz w:val="20"/>
            <w:szCs w:val="20"/>
          </w:rPr>
          <w:t>Sending out explicit or implicit intents</w:t>
        </w:r>
      </w:hyperlink>
    </w:p>
    <w:p w:rsidR="002035F0" w:rsidRDefault="000764E8" w:rsidP="000764E8">
      <w:pPr>
        <w:pStyle w:val="NormalWeb"/>
        <w:spacing w:before="0" w:beforeAutospacing="0" w:after="0" w:afterAutospacing="0"/>
        <w:rPr>
          <w:b/>
          <w:spacing w:val="-1"/>
        </w:rPr>
      </w:pPr>
      <w:r w:rsidRPr="000764E8">
        <w:rPr>
          <w:spacing w:val="-1"/>
          <w:sz w:val="20"/>
          <w:szCs w:val="20"/>
        </w:rPr>
        <w:t>Android supports explicit and implicit intents. An application can define the target component directly in the intent (</w:t>
      </w:r>
      <w:r w:rsidRPr="002035F0">
        <w:rPr>
          <w:rStyle w:val="Emphasis"/>
          <w:b/>
          <w:spacing w:val="-1"/>
        </w:rPr>
        <w:t>explicit intent</w:t>
      </w:r>
      <w:r w:rsidRPr="002035F0">
        <w:rPr>
          <w:b/>
          <w:spacing w:val="-1"/>
        </w:rPr>
        <w:t xml:space="preserve">) </w:t>
      </w:r>
    </w:p>
    <w:p w:rsidR="002035F0" w:rsidRDefault="000764E8" w:rsidP="000764E8">
      <w:pPr>
        <w:pStyle w:val="NormalWeb"/>
        <w:spacing w:before="0" w:beforeAutospacing="0" w:after="0" w:afterAutospacing="0"/>
        <w:rPr>
          <w:spacing w:val="-1"/>
          <w:sz w:val="20"/>
          <w:szCs w:val="20"/>
        </w:rPr>
      </w:pPr>
      <w:r w:rsidRPr="000764E8">
        <w:rPr>
          <w:spacing w:val="-1"/>
          <w:sz w:val="20"/>
          <w:szCs w:val="20"/>
        </w:rPr>
        <w:t>or</w:t>
      </w:r>
    </w:p>
    <w:p w:rsidR="000764E8" w:rsidRDefault="000764E8" w:rsidP="000764E8">
      <w:pPr>
        <w:pStyle w:val="NormalWeb"/>
        <w:spacing w:before="0" w:beforeAutospacing="0" w:after="0" w:afterAutospacing="0"/>
        <w:rPr>
          <w:b/>
          <w:spacing w:val="-1"/>
          <w:sz w:val="22"/>
          <w:szCs w:val="22"/>
        </w:rPr>
      </w:pPr>
      <w:r w:rsidRPr="000764E8">
        <w:rPr>
          <w:spacing w:val="-1"/>
          <w:sz w:val="20"/>
          <w:szCs w:val="20"/>
        </w:rPr>
        <w:t>ask the Android system to evaluate registered components based on the intent data(</w:t>
      </w:r>
      <w:r w:rsidRPr="002035F0">
        <w:rPr>
          <w:rStyle w:val="Emphasis"/>
          <w:b/>
          <w:spacing w:val="-1"/>
          <w:sz w:val="22"/>
          <w:szCs w:val="22"/>
        </w:rPr>
        <w:t>implicit intents</w:t>
      </w:r>
      <w:r w:rsidRPr="002035F0">
        <w:rPr>
          <w:b/>
          <w:spacing w:val="-1"/>
          <w:sz w:val="22"/>
          <w:szCs w:val="22"/>
        </w:rPr>
        <w:t>).</w:t>
      </w:r>
    </w:p>
    <w:p w:rsidR="002035F0" w:rsidRPr="000764E8" w:rsidRDefault="002035F0" w:rsidP="000764E8">
      <w:pPr>
        <w:pStyle w:val="NormalWeb"/>
        <w:spacing w:before="0" w:beforeAutospacing="0" w:after="0" w:afterAutospacing="0"/>
        <w:rPr>
          <w:spacing w:val="-1"/>
          <w:sz w:val="20"/>
          <w:szCs w:val="20"/>
        </w:rPr>
      </w:pPr>
    </w:p>
    <w:p w:rsidR="00AD003F" w:rsidRDefault="000764E8" w:rsidP="000764E8">
      <w:pPr>
        <w:pStyle w:val="NormalWeb"/>
        <w:spacing w:before="0" w:beforeAutospacing="0" w:after="0" w:afterAutospacing="0"/>
        <w:rPr>
          <w:spacing w:val="-1"/>
          <w:sz w:val="20"/>
          <w:szCs w:val="20"/>
        </w:rPr>
      </w:pPr>
      <w:r w:rsidRPr="002035F0">
        <w:rPr>
          <w:spacing w:val="-1"/>
          <w:sz w:val="20"/>
          <w:szCs w:val="20"/>
          <w:u w:val="single"/>
        </w:rPr>
        <w:t>Explicit intents</w:t>
      </w:r>
      <w:r w:rsidRPr="000764E8">
        <w:rPr>
          <w:spacing w:val="-1"/>
          <w:sz w:val="20"/>
          <w:szCs w:val="20"/>
        </w:rPr>
        <w:t xml:space="preserve"> explicitly define the component which should be called by the Android system, by using the Java class as identifier. </w:t>
      </w:r>
      <w:r w:rsidRPr="002035F0">
        <w:rPr>
          <w:spacing w:val="-1"/>
          <w:sz w:val="20"/>
          <w:szCs w:val="20"/>
          <w:u w:val="single"/>
        </w:rPr>
        <w:t>Explicit intents</w:t>
      </w:r>
      <w:r w:rsidRPr="000764E8">
        <w:rPr>
          <w:spacing w:val="-1"/>
          <w:sz w:val="20"/>
          <w:szCs w:val="20"/>
        </w:rPr>
        <w:t xml:space="preserve"> are typically used within an application as the classes in an application are controlled by the application developer. </w:t>
      </w:r>
    </w:p>
    <w:p w:rsidR="00AD003F" w:rsidRDefault="00AD003F" w:rsidP="000764E8">
      <w:pPr>
        <w:pStyle w:val="NormalWeb"/>
        <w:spacing w:before="0" w:beforeAutospacing="0" w:after="0" w:afterAutospacing="0"/>
        <w:rPr>
          <w:spacing w:val="-1"/>
          <w:sz w:val="20"/>
          <w:szCs w:val="20"/>
        </w:rPr>
      </w:pPr>
    </w:p>
    <w:p w:rsidR="00AD003F" w:rsidRDefault="00AD003F" w:rsidP="000764E8">
      <w:pPr>
        <w:pStyle w:val="NormalWeb"/>
        <w:spacing w:before="0" w:beforeAutospacing="0" w:after="0" w:afterAutospacing="0"/>
        <w:rPr>
          <w:spacing w:val="-1"/>
          <w:sz w:val="20"/>
          <w:szCs w:val="20"/>
        </w:rPr>
      </w:pPr>
    </w:p>
    <w:p w:rsidR="000764E8" w:rsidRP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The following shows how </w:t>
      </w:r>
      <w:r w:rsidRPr="00AD003F">
        <w:rPr>
          <w:spacing w:val="-1"/>
          <w:sz w:val="20"/>
          <w:szCs w:val="20"/>
          <w:highlight w:val="yellow"/>
        </w:rPr>
        <w:t>to create an explicit intent</w:t>
      </w:r>
      <w:r w:rsidRPr="000764E8">
        <w:rPr>
          <w:spacing w:val="-1"/>
          <w:sz w:val="20"/>
          <w:szCs w:val="20"/>
        </w:rPr>
        <w:t xml:space="preserve"> and send it to the Android system to start an activity.</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Intent i = </w:t>
      </w:r>
      <w:r w:rsidRPr="000764E8">
        <w:rPr>
          <w:rStyle w:val="keyword"/>
          <w:rFonts w:ascii="Times New Roman" w:hAnsi="Times New Roman" w:cs="Times New Roman"/>
          <w:b/>
          <w:bCs/>
        </w:rPr>
        <w:t>new</w:t>
      </w:r>
      <w:r w:rsidRPr="000764E8">
        <w:rPr>
          <w:rStyle w:val="HTMLCode"/>
          <w:rFonts w:ascii="Times New Roman" w:hAnsi="Times New Roman" w:cs="Times New Roman"/>
        </w:rPr>
        <w:t xml:space="preserve"> Intent(</w:t>
      </w:r>
      <w:r w:rsidRPr="000764E8">
        <w:rPr>
          <w:rStyle w:val="local-variable"/>
          <w:rFonts w:ascii="Times New Roman" w:hAnsi="Times New Roman" w:cs="Times New Roman"/>
        </w:rPr>
        <w:t>this</w:t>
      </w:r>
      <w:r w:rsidRPr="000764E8">
        <w:rPr>
          <w:rStyle w:val="HTMLCode"/>
          <w:rFonts w:ascii="Times New Roman" w:hAnsi="Times New Roman" w:cs="Times New Roman"/>
        </w:rPr>
        <w:t>, ActivityTwo.class);</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i.putExtra(</w:t>
      </w:r>
      <w:r w:rsidRPr="000764E8">
        <w:rPr>
          <w:rStyle w:val="delimiter"/>
          <w:rFonts w:ascii="Times New Roman" w:hAnsi="Times New Roman" w:cs="Times New Roman"/>
        </w:rPr>
        <w:t>"</w:t>
      </w:r>
      <w:r w:rsidRPr="000764E8">
        <w:rPr>
          <w:rStyle w:val="content"/>
          <w:rFonts w:ascii="Times New Roman" w:hAnsi="Times New Roman" w:cs="Times New Roman"/>
        </w:rPr>
        <w:t>Value1</w:t>
      </w:r>
      <w:r w:rsidRPr="000764E8">
        <w:rPr>
          <w:rStyle w:val="delimiter"/>
          <w:rFonts w:ascii="Times New Roman" w:hAnsi="Times New Roman" w:cs="Times New Roman"/>
        </w:rPr>
        <w:t>"</w:t>
      </w:r>
      <w:r w:rsidRPr="000764E8">
        <w:rPr>
          <w:rStyle w:val="HTMLCode"/>
          <w:rFonts w:ascii="Times New Roman" w:hAnsi="Times New Roman" w:cs="Times New Roman"/>
        </w:rPr>
        <w:t xml:space="preserve">, </w:t>
      </w:r>
      <w:r w:rsidRPr="000764E8">
        <w:rPr>
          <w:rStyle w:val="delimiter"/>
          <w:rFonts w:ascii="Times New Roman" w:hAnsi="Times New Roman" w:cs="Times New Roman"/>
        </w:rPr>
        <w:t>"</w:t>
      </w:r>
      <w:r w:rsidRPr="000764E8">
        <w:rPr>
          <w:rStyle w:val="content"/>
          <w:rFonts w:ascii="Times New Roman" w:hAnsi="Times New Roman" w:cs="Times New Roman"/>
        </w:rPr>
        <w:t xml:space="preserve">This value one for ActivityTwo </w:t>
      </w:r>
      <w:r w:rsidRPr="000764E8">
        <w:rPr>
          <w:rStyle w:val="delimiter"/>
          <w:rFonts w:ascii="Times New Roman" w:hAnsi="Times New Roman" w:cs="Times New Roman"/>
        </w:rPr>
        <w:t>"</w:t>
      </w:r>
      <w:r w:rsidRPr="000764E8">
        <w:rPr>
          <w:rStyle w:val="HTMLCode"/>
          <w:rFonts w:ascii="Times New Roman" w:hAnsi="Times New Roman" w:cs="Times New Roman"/>
        </w:rPr>
        <w:t>);</w:t>
      </w:r>
    </w:p>
    <w:p w:rsid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i.putExtra(</w:t>
      </w:r>
      <w:r w:rsidRPr="000764E8">
        <w:rPr>
          <w:rStyle w:val="delimiter"/>
          <w:rFonts w:ascii="Times New Roman" w:hAnsi="Times New Roman" w:cs="Times New Roman"/>
        </w:rPr>
        <w:t>"</w:t>
      </w:r>
      <w:r w:rsidRPr="000764E8">
        <w:rPr>
          <w:rStyle w:val="content"/>
          <w:rFonts w:ascii="Times New Roman" w:hAnsi="Times New Roman" w:cs="Times New Roman"/>
        </w:rPr>
        <w:t>Value2</w:t>
      </w:r>
      <w:r w:rsidRPr="000764E8">
        <w:rPr>
          <w:rStyle w:val="delimiter"/>
          <w:rFonts w:ascii="Times New Roman" w:hAnsi="Times New Roman" w:cs="Times New Roman"/>
        </w:rPr>
        <w:t>"</w:t>
      </w:r>
      <w:r w:rsidRPr="000764E8">
        <w:rPr>
          <w:rStyle w:val="HTMLCode"/>
          <w:rFonts w:ascii="Times New Roman" w:hAnsi="Times New Roman" w:cs="Times New Roman"/>
        </w:rPr>
        <w:t xml:space="preserve">, </w:t>
      </w:r>
      <w:r w:rsidRPr="000764E8">
        <w:rPr>
          <w:rStyle w:val="delimiter"/>
          <w:rFonts w:ascii="Times New Roman" w:hAnsi="Times New Roman" w:cs="Times New Roman"/>
        </w:rPr>
        <w:t>"</w:t>
      </w:r>
      <w:r w:rsidRPr="000764E8">
        <w:rPr>
          <w:rStyle w:val="content"/>
          <w:rFonts w:ascii="Times New Roman" w:hAnsi="Times New Roman" w:cs="Times New Roman"/>
        </w:rPr>
        <w:t>This value two ActivityTwo</w:t>
      </w:r>
      <w:r w:rsidRPr="000764E8">
        <w:rPr>
          <w:rStyle w:val="delimiter"/>
          <w:rFonts w:ascii="Times New Roman" w:hAnsi="Times New Roman" w:cs="Times New Roman"/>
        </w:rPr>
        <w:t>"</w:t>
      </w:r>
      <w:r w:rsidRPr="000764E8">
        <w:rPr>
          <w:rStyle w:val="HTMLCode"/>
          <w:rFonts w:ascii="Times New Roman" w:hAnsi="Times New Roman" w:cs="Times New Roman"/>
        </w:rPr>
        <w:t>);</w:t>
      </w:r>
    </w:p>
    <w:p w:rsidR="00AD003F" w:rsidRPr="000764E8" w:rsidRDefault="00AD003F" w:rsidP="000764E8">
      <w:pPr>
        <w:pStyle w:val="HTMLPreformatted"/>
        <w:shd w:val="clear" w:color="auto" w:fill="F7F7F8"/>
        <w:rPr>
          <w:rFonts w:ascii="Times New Roman" w:hAnsi="Times New Roman" w:cs="Times New Roman"/>
        </w:rPr>
      </w:pPr>
    </w:p>
    <w:p w:rsidR="00AD003F" w:rsidRDefault="000764E8" w:rsidP="000764E8">
      <w:pPr>
        <w:pStyle w:val="NormalWeb"/>
        <w:spacing w:before="0" w:beforeAutospacing="0" w:after="0" w:afterAutospacing="0"/>
        <w:rPr>
          <w:spacing w:val="-1"/>
          <w:sz w:val="20"/>
          <w:szCs w:val="20"/>
        </w:rPr>
      </w:pPr>
      <w:r w:rsidRPr="00AD003F">
        <w:rPr>
          <w:spacing w:val="-1"/>
          <w:sz w:val="20"/>
          <w:szCs w:val="20"/>
          <w:highlight w:val="yellow"/>
          <w:u w:val="single"/>
        </w:rPr>
        <w:t>Implicit intents</w:t>
      </w:r>
      <w:r w:rsidRPr="000764E8">
        <w:rPr>
          <w:spacing w:val="-1"/>
          <w:sz w:val="20"/>
          <w:szCs w:val="20"/>
        </w:rPr>
        <w:t xml:space="preserve"> specify the action which should be performed and optionally data which provides content for the action. If an implicit intent is sent to the Android system, it searches for all components which are registered for the specific action and the fitting data type. </w:t>
      </w:r>
    </w:p>
    <w:p w:rsidR="00AD003F" w:rsidRDefault="000764E8" w:rsidP="000764E8">
      <w:pPr>
        <w:pStyle w:val="NormalWeb"/>
        <w:spacing w:before="0" w:beforeAutospacing="0" w:after="0" w:afterAutospacing="0"/>
        <w:rPr>
          <w:spacing w:val="-1"/>
          <w:sz w:val="20"/>
          <w:szCs w:val="20"/>
        </w:rPr>
      </w:pPr>
      <w:r w:rsidRPr="00AD003F">
        <w:rPr>
          <w:spacing w:val="-1"/>
          <w:sz w:val="20"/>
          <w:szCs w:val="20"/>
          <w:highlight w:val="yellow"/>
        </w:rPr>
        <w:t>If only one component is found</w:t>
      </w:r>
      <w:r w:rsidRPr="000764E8">
        <w:rPr>
          <w:spacing w:val="-1"/>
          <w:sz w:val="20"/>
          <w:szCs w:val="20"/>
        </w:rPr>
        <w:t>, Android starts this component directly.</w:t>
      </w:r>
    </w:p>
    <w:p w:rsid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 If </w:t>
      </w:r>
      <w:r w:rsidRPr="00AD003F">
        <w:rPr>
          <w:spacing w:val="-1"/>
          <w:sz w:val="20"/>
          <w:szCs w:val="20"/>
          <w:highlight w:val="green"/>
        </w:rPr>
        <w:t>several components are identified</w:t>
      </w:r>
      <w:r w:rsidRPr="000764E8">
        <w:rPr>
          <w:spacing w:val="-1"/>
          <w:sz w:val="20"/>
          <w:szCs w:val="20"/>
        </w:rPr>
        <w:t xml:space="preserve"> by the Android system, the user will get a selection dialog and can decide which component should be used for the intent.</w:t>
      </w:r>
    </w:p>
    <w:p w:rsidR="00AD003F" w:rsidRPr="000764E8"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For example, the following tells the Android system to view a webpage. All installed web browsers should be registered to the corresponding intent data via an intent filter.</w:t>
      </w:r>
    </w:p>
    <w:p w:rsidR="00AD003F" w:rsidRPr="000764E8" w:rsidRDefault="00AD003F" w:rsidP="000764E8">
      <w:pPr>
        <w:pStyle w:val="NormalWeb"/>
        <w:spacing w:before="0" w:beforeAutospacing="0" w:after="0" w:afterAutospacing="0"/>
        <w:rPr>
          <w:spacing w:val="-1"/>
          <w:sz w:val="20"/>
          <w:szCs w:val="20"/>
        </w:rPr>
      </w:pP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Intent i = </w:t>
      </w:r>
      <w:r w:rsidRPr="000764E8">
        <w:rPr>
          <w:rStyle w:val="keyword"/>
          <w:rFonts w:ascii="Times New Roman" w:hAnsi="Times New Roman" w:cs="Times New Roman"/>
          <w:b/>
          <w:bCs/>
        </w:rPr>
        <w:t>new</w:t>
      </w:r>
      <w:r w:rsidRPr="000764E8">
        <w:rPr>
          <w:rStyle w:val="HTMLCode"/>
          <w:rFonts w:ascii="Times New Roman" w:hAnsi="Times New Roman" w:cs="Times New Roman"/>
        </w:rPr>
        <w:t xml:space="preserve"> Intent(Intent.ACTION_VIEW, Uri.parse(</w:t>
      </w:r>
      <w:r w:rsidRPr="000764E8">
        <w:rPr>
          <w:rStyle w:val="delimiter"/>
          <w:rFonts w:ascii="Times New Roman" w:hAnsi="Times New Roman" w:cs="Times New Roman"/>
        </w:rPr>
        <w:t>"</w:t>
      </w:r>
      <w:r w:rsidRPr="000764E8">
        <w:rPr>
          <w:rStyle w:val="content"/>
          <w:rFonts w:ascii="Times New Roman" w:hAnsi="Times New Roman" w:cs="Times New Roman"/>
        </w:rPr>
        <w:t>http://www.vogella.com</w:t>
      </w:r>
      <w:r w:rsidRPr="000764E8">
        <w:rPr>
          <w:rStyle w:val="delimiter"/>
          <w:rFonts w:ascii="Times New Roman" w:hAnsi="Times New Roman" w:cs="Times New Roman"/>
        </w:rPr>
        <w:t>"</w:t>
      </w:r>
      <w:r w:rsidRPr="000764E8">
        <w:rPr>
          <w:rStyle w:val="HTMLCode"/>
          <w:rFonts w:ascii="Times New Roman" w:hAnsi="Times New Roman" w:cs="Times New Roman"/>
        </w:rPr>
        <w:t>));</w:t>
      </w:r>
    </w:p>
    <w:p w:rsidR="000764E8" w:rsidRPr="000764E8" w:rsidRDefault="000764E8" w:rsidP="000764E8">
      <w:pPr>
        <w:pStyle w:val="HTMLPreformatted"/>
        <w:shd w:val="clear" w:color="auto" w:fill="F7F7F8"/>
        <w:rPr>
          <w:rFonts w:ascii="Times New Roman" w:hAnsi="Times New Roman" w:cs="Times New Roman"/>
        </w:rPr>
      </w:pPr>
      <w:r w:rsidRPr="000764E8">
        <w:rPr>
          <w:rStyle w:val="HTMLCode"/>
          <w:rFonts w:ascii="Times New Roman" w:hAnsi="Times New Roman" w:cs="Times New Roman"/>
        </w:rPr>
        <w:t>startActivity(i);</w:t>
      </w:r>
    </w:p>
    <w:p w:rsidR="000764E8" w:rsidRDefault="000764E8" w:rsidP="000764E8">
      <w:pPr>
        <w:pStyle w:val="Heading3"/>
        <w:spacing w:before="0" w:line="240" w:lineRule="auto"/>
        <w:rPr>
          <w:rFonts w:ascii="Times New Roman" w:hAnsi="Times New Roman" w:cs="Times New Roman"/>
          <w:b w:val="0"/>
          <w:bCs w:val="0"/>
          <w:color w:val="auto"/>
          <w:sz w:val="20"/>
          <w:szCs w:val="20"/>
        </w:rPr>
      </w:pPr>
    </w:p>
    <w:p w:rsidR="000764E8" w:rsidRPr="000764E8" w:rsidRDefault="00EA43E9" w:rsidP="000764E8">
      <w:pPr>
        <w:pStyle w:val="Heading3"/>
        <w:spacing w:before="0" w:line="240" w:lineRule="auto"/>
        <w:rPr>
          <w:rFonts w:ascii="Times New Roman" w:hAnsi="Times New Roman" w:cs="Times New Roman"/>
          <w:b w:val="0"/>
          <w:bCs w:val="0"/>
          <w:color w:val="auto"/>
          <w:sz w:val="20"/>
          <w:szCs w:val="20"/>
        </w:rPr>
      </w:pPr>
      <w:hyperlink r:id="rId172" w:anchor="determine-valid-intent-receivers" w:history="1">
        <w:r w:rsidR="000764E8" w:rsidRPr="000764E8">
          <w:rPr>
            <w:rStyle w:val="Hyperlink"/>
            <w:rFonts w:ascii="Times New Roman" w:hAnsi="Times New Roman" w:cs="Times New Roman"/>
            <w:color w:val="auto"/>
            <w:sz w:val="20"/>
            <w:szCs w:val="20"/>
          </w:rPr>
          <w:t>Determine valid intent receivers</w:t>
        </w:r>
      </w:hyperlink>
    </w:p>
    <w:p w:rsid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Sometimes you want to determine </w:t>
      </w:r>
      <w:r w:rsidRPr="00AD003F">
        <w:rPr>
          <w:spacing w:val="-1"/>
          <w:sz w:val="20"/>
          <w:szCs w:val="20"/>
          <w:highlight w:val="green"/>
        </w:rPr>
        <w:t>if a component has registered for an intent</w:t>
      </w:r>
      <w:r w:rsidRPr="000764E8">
        <w:rPr>
          <w:spacing w:val="-1"/>
          <w:sz w:val="20"/>
          <w:szCs w:val="20"/>
        </w:rPr>
        <w:t>. For example, you want to check if a certain intent receiver is available and in case a component is available, you enable a functionality in your application.</w:t>
      </w:r>
    </w:p>
    <w:p w:rsidR="00AD003F" w:rsidRPr="000764E8"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This check can be done via the</w:t>
      </w:r>
      <w:r w:rsidRPr="000764E8">
        <w:rPr>
          <w:rStyle w:val="apple-converted-space"/>
          <w:spacing w:val="-1"/>
          <w:sz w:val="20"/>
          <w:szCs w:val="20"/>
        </w:rPr>
        <w:t> </w:t>
      </w:r>
      <w:r w:rsidRPr="00AD003F">
        <w:rPr>
          <w:rStyle w:val="HTMLCode"/>
          <w:rFonts w:ascii="Times New Roman" w:hAnsi="Times New Roman" w:cs="Times New Roman"/>
          <w:b/>
          <w:shd w:val="clear" w:color="auto" w:fill="F7F7F8"/>
        </w:rPr>
        <w:t>PackageManager</w:t>
      </w:r>
      <w:r w:rsidRPr="00AD003F">
        <w:rPr>
          <w:rStyle w:val="apple-converted-space"/>
          <w:b/>
          <w:spacing w:val="-1"/>
          <w:sz w:val="20"/>
          <w:szCs w:val="20"/>
        </w:rPr>
        <w:t> </w:t>
      </w:r>
      <w:r w:rsidRPr="00AD003F">
        <w:rPr>
          <w:b/>
          <w:spacing w:val="-1"/>
          <w:sz w:val="20"/>
          <w:szCs w:val="20"/>
          <w:highlight w:val="green"/>
        </w:rPr>
        <w:t>class</w:t>
      </w:r>
      <w:r w:rsidRPr="000764E8">
        <w:rPr>
          <w:spacing w:val="-1"/>
          <w:sz w:val="20"/>
          <w:szCs w:val="20"/>
        </w:rPr>
        <w:t>.</w:t>
      </w:r>
    </w:p>
    <w:p w:rsidR="00AD003F" w:rsidRPr="000764E8"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The following example code checks if a component has registered for a certain intent. Construct your intent as you are desired to trigger it and pass it to the following method.</w:t>
      </w:r>
    </w:p>
    <w:p w:rsidR="00AD003F" w:rsidRPr="000764E8" w:rsidRDefault="00AD003F" w:rsidP="000764E8">
      <w:pPr>
        <w:pStyle w:val="NormalWeb"/>
        <w:spacing w:before="0" w:beforeAutospacing="0" w:after="0" w:afterAutospacing="0"/>
        <w:rPr>
          <w:spacing w:val="-1"/>
          <w:sz w:val="20"/>
          <w:szCs w:val="20"/>
        </w:rPr>
      </w:pP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directive"/>
          <w:rFonts w:ascii="Times New Roman" w:hAnsi="Times New Roman" w:cs="Times New Roman"/>
          <w:b/>
          <w:bCs/>
        </w:rPr>
        <w:t>public</w:t>
      </w:r>
      <w:r w:rsidRPr="000764E8">
        <w:rPr>
          <w:rStyle w:val="HTMLCode"/>
          <w:rFonts w:ascii="Times New Roman" w:hAnsi="Times New Roman" w:cs="Times New Roman"/>
        </w:rPr>
        <w:t xml:space="preserve"> </w:t>
      </w:r>
      <w:r w:rsidRPr="000764E8">
        <w:rPr>
          <w:rStyle w:val="directive"/>
          <w:rFonts w:ascii="Times New Roman" w:hAnsi="Times New Roman" w:cs="Times New Roman"/>
          <w:b/>
          <w:bCs/>
        </w:rPr>
        <w:t>static</w:t>
      </w:r>
      <w:r w:rsidRPr="000764E8">
        <w:rPr>
          <w:rStyle w:val="HTMLCode"/>
          <w:rFonts w:ascii="Times New Roman" w:hAnsi="Times New Roman" w:cs="Times New Roman"/>
        </w:rPr>
        <w:t xml:space="preserve"> </w:t>
      </w:r>
      <w:r w:rsidRPr="000764E8">
        <w:rPr>
          <w:rStyle w:val="type"/>
          <w:rFonts w:ascii="Times New Roman" w:hAnsi="Times New Roman" w:cs="Times New Roman"/>
          <w:b/>
          <w:bCs/>
        </w:rPr>
        <w:t>boolean</w:t>
      </w:r>
      <w:r w:rsidRPr="000764E8">
        <w:rPr>
          <w:rStyle w:val="HTMLCode"/>
          <w:rFonts w:ascii="Times New Roman" w:hAnsi="Times New Roman" w:cs="Times New Roman"/>
        </w:rPr>
        <w:t xml:space="preserve"> isIntentAvailable(</w:t>
      </w:r>
      <w:r w:rsidRPr="000764E8">
        <w:rPr>
          <w:rStyle w:val="predefined-type"/>
          <w:rFonts w:ascii="Times New Roman" w:hAnsi="Times New Roman" w:cs="Times New Roman"/>
        </w:rPr>
        <w:t>Context</w:t>
      </w:r>
      <w:r w:rsidRPr="000764E8">
        <w:rPr>
          <w:rStyle w:val="HTMLCode"/>
          <w:rFonts w:ascii="Times New Roman" w:hAnsi="Times New Roman" w:cs="Times New Roman"/>
        </w:rPr>
        <w:t xml:space="preserve"> ctx, Intent intent) {</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        </w:t>
      </w:r>
      <w:r w:rsidRPr="000764E8">
        <w:rPr>
          <w:rStyle w:val="directive"/>
          <w:rFonts w:ascii="Times New Roman" w:hAnsi="Times New Roman" w:cs="Times New Roman"/>
          <w:b/>
          <w:bCs/>
        </w:rPr>
        <w:t>final</w:t>
      </w:r>
      <w:r w:rsidRPr="000764E8">
        <w:rPr>
          <w:rStyle w:val="HTMLCode"/>
          <w:rFonts w:ascii="Times New Roman" w:hAnsi="Times New Roman" w:cs="Times New Roman"/>
        </w:rPr>
        <w:t xml:space="preserve"> PackageManager mgr = ctx.getPackageManager();</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        </w:t>
      </w:r>
      <w:r w:rsidRPr="000764E8">
        <w:rPr>
          <w:rStyle w:val="predefined-type"/>
          <w:rFonts w:ascii="Times New Roman" w:hAnsi="Times New Roman" w:cs="Times New Roman"/>
        </w:rPr>
        <w:t>List</w:t>
      </w:r>
      <w:r w:rsidRPr="000764E8">
        <w:rPr>
          <w:rStyle w:val="HTMLCode"/>
          <w:rFonts w:ascii="Times New Roman" w:hAnsi="Times New Roman" w:cs="Times New Roman"/>
        </w:rPr>
        <w:t>&lt;ResolveInfo&gt; list =</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                mgr.queryIntentActivities(intent,</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                        PackageManager.MATCH_DEFAULT_ONLY);</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        </w:t>
      </w:r>
      <w:r w:rsidRPr="000764E8">
        <w:rPr>
          <w:rStyle w:val="keyword"/>
          <w:rFonts w:ascii="Times New Roman" w:hAnsi="Times New Roman" w:cs="Times New Roman"/>
          <w:b/>
          <w:bCs/>
        </w:rPr>
        <w:t>return</w:t>
      </w:r>
      <w:r w:rsidRPr="000764E8">
        <w:rPr>
          <w:rStyle w:val="HTMLCode"/>
          <w:rFonts w:ascii="Times New Roman" w:hAnsi="Times New Roman" w:cs="Times New Roman"/>
        </w:rPr>
        <w:t xml:space="preserve"> list.size() &gt; </w:t>
      </w:r>
      <w:r w:rsidRPr="000764E8">
        <w:rPr>
          <w:rStyle w:val="integer"/>
          <w:rFonts w:ascii="Times New Roman" w:hAnsi="Times New Roman" w:cs="Times New Roman"/>
        </w:rPr>
        <w:t>0</w:t>
      </w:r>
      <w:r w:rsidRPr="000764E8">
        <w:rPr>
          <w:rStyle w:val="HTMLCode"/>
          <w:rFonts w:ascii="Times New Roman" w:hAnsi="Times New Roman" w:cs="Times New Roman"/>
        </w:rPr>
        <w:t>;</w:t>
      </w:r>
    </w:p>
    <w:p w:rsid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w:t>
      </w:r>
    </w:p>
    <w:p w:rsidR="00AD003F" w:rsidRPr="000764E8" w:rsidRDefault="00AD003F" w:rsidP="000764E8">
      <w:pPr>
        <w:pStyle w:val="HTMLPreformatted"/>
        <w:shd w:val="clear" w:color="auto" w:fill="F7F7F8"/>
        <w:rPr>
          <w:rFonts w:ascii="Times New Roman" w:hAnsi="Times New Roman" w:cs="Times New Roman"/>
        </w:rPr>
      </w:pPr>
    </w:p>
    <w:p w:rsidR="000764E8" w:rsidRPr="000764E8" w:rsidRDefault="000764E8" w:rsidP="000764E8">
      <w:pPr>
        <w:pStyle w:val="NormalWeb"/>
        <w:spacing w:before="0" w:beforeAutospacing="0" w:after="0" w:afterAutospacing="0"/>
        <w:rPr>
          <w:spacing w:val="-1"/>
          <w:sz w:val="20"/>
          <w:szCs w:val="20"/>
        </w:rPr>
      </w:pPr>
      <w:r w:rsidRPr="000764E8">
        <w:rPr>
          <w:spacing w:val="-1"/>
          <w:sz w:val="20"/>
          <w:szCs w:val="20"/>
        </w:rPr>
        <w:t>Based on the result you can adjust your application. For example, you could disable or hide certain menu items.</w:t>
      </w:r>
    </w:p>
    <w:p w:rsidR="00AD003F" w:rsidRDefault="00AD003F" w:rsidP="000764E8">
      <w:pPr>
        <w:pStyle w:val="Heading3"/>
        <w:spacing w:before="0" w:line="240" w:lineRule="auto"/>
        <w:rPr>
          <w:rFonts w:ascii="Times New Roman" w:hAnsi="Times New Roman" w:cs="Times New Roman"/>
          <w:b w:val="0"/>
          <w:bCs w:val="0"/>
          <w:color w:val="auto"/>
          <w:sz w:val="20"/>
          <w:szCs w:val="20"/>
        </w:rPr>
      </w:pPr>
    </w:p>
    <w:p w:rsidR="000764E8" w:rsidRPr="000764E8" w:rsidRDefault="00EA43E9" w:rsidP="000764E8">
      <w:pPr>
        <w:pStyle w:val="Heading3"/>
        <w:spacing w:before="0" w:line="240" w:lineRule="auto"/>
        <w:rPr>
          <w:rFonts w:ascii="Times New Roman" w:hAnsi="Times New Roman" w:cs="Times New Roman"/>
          <w:b w:val="0"/>
          <w:bCs w:val="0"/>
          <w:color w:val="auto"/>
          <w:sz w:val="20"/>
          <w:szCs w:val="20"/>
        </w:rPr>
      </w:pPr>
      <w:hyperlink r:id="rId173" w:anchor="intents-as-event-triggers" w:history="1">
        <w:r w:rsidR="000764E8" w:rsidRPr="000764E8">
          <w:rPr>
            <w:rStyle w:val="Hyperlink"/>
            <w:rFonts w:ascii="Times New Roman" w:hAnsi="Times New Roman" w:cs="Times New Roman"/>
            <w:color w:val="auto"/>
            <w:sz w:val="20"/>
            <w:szCs w:val="20"/>
          </w:rPr>
          <w:t>Intents as event triggers</w:t>
        </w:r>
      </w:hyperlink>
    </w:p>
    <w:p w:rsidR="000764E8" w:rsidRDefault="000764E8" w:rsidP="000764E8">
      <w:pPr>
        <w:pStyle w:val="NormalWeb"/>
        <w:spacing w:before="0" w:beforeAutospacing="0" w:after="0" w:afterAutospacing="0"/>
        <w:rPr>
          <w:spacing w:val="-1"/>
          <w:sz w:val="20"/>
          <w:szCs w:val="20"/>
        </w:rPr>
      </w:pPr>
      <w:r w:rsidRPr="00AD003F">
        <w:rPr>
          <w:spacing w:val="-1"/>
          <w:sz w:val="20"/>
          <w:szCs w:val="20"/>
          <w:highlight w:val="cyan"/>
        </w:rPr>
        <w:t>Intents can be used to send broadcast messages</w:t>
      </w:r>
      <w:r w:rsidRPr="000764E8">
        <w:rPr>
          <w:spacing w:val="-1"/>
          <w:sz w:val="20"/>
          <w:szCs w:val="20"/>
        </w:rPr>
        <w:t xml:space="preserve"> into the Android system. A</w:t>
      </w:r>
      <w:r w:rsidRPr="000764E8">
        <w:rPr>
          <w:rStyle w:val="apple-converted-space"/>
          <w:spacing w:val="-1"/>
          <w:sz w:val="20"/>
          <w:szCs w:val="20"/>
        </w:rPr>
        <w:t> </w:t>
      </w:r>
      <w:r w:rsidRPr="000764E8">
        <w:rPr>
          <w:rStyle w:val="Emphasis"/>
          <w:spacing w:val="-1"/>
          <w:sz w:val="20"/>
          <w:szCs w:val="20"/>
        </w:rPr>
        <w:t>broadcast receiver</w:t>
      </w:r>
      <w:r w:rsidRPr="000764E8">
        <w:rPr>
          <w:rStyle w:val="apple-converted-space"/>
          <w:spacing w:val="-1"/>
          <w:sz w:val="20"/>
          <w:szCs w:val="20"/>
        </w:rPr>
        <w:t> </w:t>
      </w:r>
      <w:r w:rsidRPr="000764E8">
        <w:rPr>
          <w:spacing w:val="-1"/>
          <w:sz w:val="20"/>
          <w:szCs w:val="20"/>
        </w:rPr>
        <w:t>can register to an event and is notified if such an event is sent.</w:t>
      </w:r>
    </w:p>
    <w:p w:rsidR="00AD003F" w:rsidRPr="000764E8" w:rsidRDefault="00AD003F" w:rsidP="000764E8">
      <w:pPr>
        <w:pStyle w:val="NormalWeb"/>
        <w:spacing w:before="0" w:beforeAutospacing="0" w:after="0" w:afterAutospacing="0"/>
        <w:rPr>
          <w:spacing w:val="-1"/>
          <w:sz w:val="20"/>
          <w:szCs w:val="20"/>
        </w:rPr>
      </w:pPr>
    </w:p>
    <w:p w:rsidR="000764E8" w:rsidRP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Your application </w:t>
      </w:r>
      <w:r w:rsidRPr="00AD003F">
        <w:rPr>
          <w:spacing w:val="-1"/>
          <w:sz w:val="20"/>
          <w:szCs w:val="20"/>
          <w:highlight w:val="cyan"/>
        </w:rPr>
        <w:t>can register to system events</w:t>
      </w:r>
      <w:r w:rsidRPr="000764E8">
        <w:rPr>
          <w:spacing w:val="-1"/>
          <w:sz w:val="20"/>
          <w:szCs w:val="20"/>
        </w:rPr>
        <w:t>, e.g., a new email has arrived, system boot is complete or a phone call is received and react accordingly.</w:t>
      </w:r>
    </w:p>
    <w:p w:rsidR="000764E8" w:rsidRPr="000764E8" w:rsidRDefault="00EA43E9" w:rsidP="003E3ED9">
      <w:pPr>
        <w:pStyle w:val="Heading2"/>
        <w:numPr>
          <w:ilvl w:val="0"/>
          <w:numId w:val="69"/>
        </w:numPr>
        <w:spacing w:before="0" w:line="240" w:lineRule="auto"/>
        <w:rPr>
          <w:rFonts w:ascii="Times New Roman" w:hAnsi="Times New Roman" w:cs="Times New Roman"/>
          <w:b w:val="0"/>
          <w:bCs w:val="0"/>
          <w:color w:val="auto"/>
          <w:spacing w:val="-2"/>
          <w:sz w:val="20"/>
          <w:szCs w:val="20"/>
        </w:rPr>
      </w:pPr>
      <w:hyperlink r:id="rId174" w:anchor="data-transfer-between-activities" w:history="1">
        <w:r w:rsidR="000764E8" w:rsidRPr="000764E8">
          <w:rPr>
            <w:rStyle w:val="Hyperlink"/>
            <w:rFonts w:ascii="Times New Roman" w:hAnsi="Times New Roman" w:cs="Times New Roman"/>
            <w:b w:val="0"/>
            <w:color w:val="auto"/>
            <w:spacing w:val="-2"/>
            <w:sz w:val="20"/>
            <w:szCs w:val="20"/>
            <w:u w:val="none"/>
          </w:rPr>
          <w:t xml:space="preserve">Data transfer </w:t>
        </w:r>
        <w:r w:rsidR="000764E8" w:rsidRPr="00AD003F">
          <w:rPr>
            <w:rStyle w:val="Hyperlink"/>
            <w:rFonts w:ascii="Times New Roman" w:hAnsi="Times New Roman" w:cs="Times New Roman"/>
            <w:b w:val="0"/>
            <w:color w:val="auto"/>
            <w:spacing w:val="-2"/>
            <w:sz w:val="20"/>
            <w:szCs w:val="20"/>
            <w:u w:val="none"/>
          </w:rPr>
          <w:t>between</w:t>
        </w:r>
        <w:r w:rsidR="000764E8" w:rsidRPr="000764E8">
          <w:rPr>
            <w:rStyle w:val="Hyperlink"/>
            <w:rFonts w:ascii="Times New Roman" w:hAnsi="Times New Roman" w:cs="Times New Roman"/>
            <w:b w:val="0"/>
            <w:color w:val="auto"/>
            <w:spacing w:val="-2"/>
            <w:sz w:val="20"/>
            <w:szCs w:val="20"/>
            <w:u w:val="none"/>
          </w:rPr>
          <w:t xml:space="preserve"> activities</w:t>
        </w:r>
      </w:hyperlink>
    </w:p>
    <w:p w:rsidR="000764E8" w:rsidRDefault="00EA43E9" w:rsidP="003E3ED9">
      <w:pPr>
        <w:pStyle w:val="Heading3"/>
        <w:numPr>
          <w:ilvl w:val="0"/>
          <w:numId w:val="69"/>
        </w:numPr>
        <w:spacing w:before="0" w:line="240" w:lineRule="auto"/>
        <w:rPr>
          <w:rFonts w:ascii="Times New Roman" w:hAnsi="Times New Roman" w:cs="Times New Roman"/>
          <w:b w:val="0"/>
          <w:bCs w:val="0"/>
          <w:color w:val="auto"/>
          <w:sz w:val="20"/>
          <w:szCs w:val="20"/>
        </w:rPr>
      </w:pPr>
      <w:hyperlink r:id="rId175" w:anchor="data-transfer-to-the-target-component" w:history="1">
        <w:r w:rsidR="000764E8" w:rsidRPr="000764E8">
          <w:rPr>
            <w:rStyle w:val="Hyperlink"/>
            <w:rFonts w:ascii="Times New Roman" w:hAnsi="Times New Roman" w:cs="Times New Roman"/>
            <w:b w:val="0"/>
            <w:color w:val="auto"/>
            <w:sz w:val="20"/>
            <w:szCs w:val="20"/>
            <w:u w:val="none"/>
          </w:rPr>
          <w:t xml:space="preserve">Data transfer </w:t>
        </w:r>
        <w:r w:rsidR="000764E8" w:rsidRPr="00AD003F">
          <w:rPr>
            <w:rStyle w:val="Hyperlink"/>
            <w:rFonts w:ascii="Times New Roman" w:hAnsi="Times New Roman" w:cs="Times New Roman"/>
            <w:b w:val="0"/>
            <w:color w:val="auto"/>
            <w:sz w:val="20"/>
            <w:szCs w:val="20"/>
            <w:u w:val="none"/>
          </w:rPr>
          <w:t>to</w:t>
        </w:r>
        <w:r w:rsidR="000764E8" w:rsidRPr="000764E8">
          <w:rPr>
            <w:rStyle w:val="Hyperlink"/>
            <w:rFonts w:ascii="Times New Roman" w:hAnsi="Times New Roman" w:cs="Times New Roman"/>
            <w:b w:val="0"/>
            <w:color w:val="auto"/>
            <w:sz w:val="20"/>
            <w:szCs w:val="20"/>
            <w:u w:val="none"/>
          </w:rPr>
          <w:t xml:space="preserve"> the target component</w:t>
        </w:r>
      </w:hyperlink>
    </w:p>
    <w:p w:rsidR="00AD003F" w:rsidRPr="00AD003F" w:rsidRDefault="00AD003F" w:rsidP="00AD003F"/>
    <w:p w:rsid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An intent contains </w:t>
      </w:r>
      <w:r w:rsidRPr="00AD003F">
        <w:rPr>
          <w:spacing w:val="-1"/>
          <w:sz w:val="20"/>
          <w:szCs w:val="20"/>
          <w:highlight w:val="cyan"/>
        </w:rPr>
        <w:t>certain header data</w:t>
      </w:r>
      <w:r w:rsidRPr="000764E8">
        <w:rPr>
          <w:spacing w:val="-1"/>
          <w:sz w:val="20"/>
          <w:szCs w:val="20"/>
        </w:rPr>
        <w:t>, e.g., the desired action, the type, etc. Optionally an intent can also contain additional data based on an instance of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Bundle</w:t>
      </w:r>
      <w:r w:rsidRPr="000764E8">
        <w:rPr>
          <w:rStyle w:val="apple-converted-space"/>
          <w:spacing w:val="-1"/>
          <w:sz w:val="20"/>
          <w:szCs w:val="20"/>
        </w:rPr>
        <w:t> </w:t>
      </w:r>
      <w:r w:rsidRPr="000764E8">
        <w:rPr>
          <w:spacing w:val="-1"/>
          <w:sz w:val="20"/>
          <w:szCs w:val="20"/>
        </w:rPr>
        <w:t>class which can be retrieved from the intent via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getExtras()</w:t>
      </w:r>
      <w:r w:rsidRPr="000764E8">
        <w:rPr>
          <w:rStyle w:val="apple-converted-space"/>
          <w:spacing w:val="-1"/>
          <w:sz w:val="20"/>
          <w:szCs w:val="20"/>
        </w:rPr>
        <w:t> </w:t>
      </w:r>
      <w:r w:rsidRPr="000764E8">
        <w:rPr>
          <w:spacing w:val="-1"/>
          <w:sz w:val="20"/>
          <w:szCs w:val="20"/>
        </w:rPr>
        <w:t>method.</w:t>
      </w:r>
    </w:p>
    <w:p w:rsidR="00AD003F" w:rsidRPr="000764E8"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 xml:space="preserve">You can also </w:t>
      </w:r>
      <w:r w:rsidRPr="00AD003F">
        <w:rPr>
          <w:spacing w:val="-1"/>
          <w:sz w:val="20"/>
          <w:szCs w:val="20"/>
          <w:highlight w:val="cyan"/>
        </w:rPr>
        <w:t>add data directly to the</w:t>
      </w:r>
      <w:r w:rsidRPr="00AD003F">
        <w:rPr>
          <w:rStyle w:val="apple-converted-space"/>
          <w:spacing w:val="-1"/>
          <w:sz w:val="20"/>
          <w:szCs w:val="20"/>
        </w:rPr>
        <w:t> </w:t>
      </w:r>
      <w:r w:rsidRPr="00AD003F">
        <w:rPr>
          <w:rStyle w:val="HTMLCode"/>
          <w:rFonts w:ascii="Times New Roman" w:hAnsi="Times New Roman" w:cs="Times New Roman"/>
          <w:shd w:val="clear" w:color="auto" w:fill="F7F7F8"/>
        </w:rPr>
        <w:t>Bundle</w:t>
      </w:r>
      <w:r w:rsidRPr="000764E8">
        <w:rPr>
          <w:rStyle w:val="apple-converted-space"/>
          <w:spacing w:val="-1"/>
          <w:sz w:val="20"/>
          <w:szCs w:val="20"/>
        </w:rPr>
        <w:t> </w:t>
      </w:r>
      <w:r w:rsidRPr="000764E8">
        <w:rPr>
          <w:spacing w:val="-1"/>
          <w:sz w:val="20"/>
          <w:szCs w:val="20"/>
        </w:rPr>
        <w:t>via the overloaded</w:t>
      </w:r>
      <w:r w:rsidRPr="000764E8">
        <w:rPr>
          <w:rStyle w:val="apple-converted-space"/>
          <w:spacing w:val="-1"/>
          <w:sz w:val="20"/>
          <w:szCs w:val="20"/>
        </w:rPr>
        <w:t> </w:t>
      </w:r>
      <w:r w:rsidRPr="000764E8">
        <w:rPr>
          <w:rStyle w:val="HTMLCode"/>
          <w:rFonts w:ascii="Times New Roman" w:hAnsi="Times New Roman" w:cs="Times New Roman"/>
          <w:shd w:val="clear" w:color="auto" w:fill="F7F7F8"/>
        </w:rPr>
        <w:t>putExtra()</w:t>
      </w:r>
      <w:r w:rsidRPr="000764E8">
        <w:rPr>
          <w:spacing w:val="-1"/>
          <w:sz w:val="20"/>
          <w:szCs w:val="20"/>
        </w:rPr>
        <w:t>methods of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Intent</w:t>
      </w:r>
      <w:r w:rsidRPr="000764E8">
        <w:rPr>
          <w:rStyle w:val="apple-converted-space"/>
          <w:spacing w:val="-1"/>
          <w:sz w:val="20"/>
          <w:szCs w:val="20"/>
        </w:rPr>
        <w:t> </w:t>
      </w:r>
      <w:r w:rsidRPr="000764E8">
        <w:rPr>
          <w:spacing w:val="-1"/>
          <w:sz w:val="20"/>
          <w:szCs w:val="20"/>
        </w:rPr>
        <w:t>objects. Extras are key/value pairs. The key is always of type</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String</w:t>
      </w:r>
      <w:r w:rsidRPr="000764E8">
        <w:rPr>
          <w:spacing w:val="-1"/>
          <w:sz w:val="20"/>
          <w:szCs w:val="20"/>
        </w:rPr>
        <w:t>. As value you can use the primitive data types (</w:t>
      </w:r>
      <w:r w:rsidRPr="000764E8">
        <w:rPr>
          <w:rStyle w:val="HTMLCode"/>
          <w:rFonts w:ascii="Times New Roman" w:hAnsi="Times New Roman" w:cs="Times New Roman"/>
          <w:shd w:val="clear" w:color="auto" w:fill="F7F7F8"/>
        </w:rPr>
        <w:t>int</w:t>
      </w:r>
      <w:r w:rsidRPr="000764E8">
        <w:rPr>
          <w:spacing w:val="-1"/>
          <w:sz w:val="20"/>
          <w:szCs w:val="20"/>
        </w:rPr>
        <w:t>,</w:t>
      </w:r>
      <w:r w:rsidRPr="000764E8">
        <w:rPr>
          <w:rStyle w:val="apple-converted-space"/>
          <w:spacing w:val="-1"/>
          <w:sz w:val="20"/>
          <w:szCs w:val="20"/>
        </w:rPr>
        <w:t> </w:t>
      </w:r>
      <w:r w:rsidRPr="000764E8">
        <w:rPr>
          <w:rStyle w:val="HTMLCode"/>
          <w:rFonts w:ascii="Times New Roman" w:hAnsi="Times New Roman" w:cs="Times New Roman"/>
          <w:shd w:val="clear" w:color="auto" w:fill="F7F7F8"/>
        </w:rPr>
        <w:t>float</w:t>
      </w:r>
      <w:r w:rsidRPr="000764E8">
        <w:rPr>
          <w:spacing w:val="-1"/>
          <w:sz w:val="20"/>
          <w:szCs w:val="20"/>
        </w:rPr>
        <w:t>, …​) plus objects of type</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String</w:t>
      </w:r>
      <w:r w:rsidRPr="000764E8">
        <w:rPr>
          <w:spacing w:val="-1"/>
          <w:sz w:val="20"/>
          <w:szCs w:val="20"/>
        </w:rPr>
        <w:t>,</w:t>
      </w:r>
      <w:r w:rsidRPr="000764E8">
        <w:rPr>
          <w:rStyle w:val="apple-converted-space"/>
          <w:spacing w:val="-1"/>
          <w:sz w:val="20"/>
          <w:szCs w:val="20"/>
        </w:rPr>
        <w:t> </w:t>
      </w:r>
      <w:r w:rsidRPr="000764E8">
        <w:rPr>
          <w:rStyle w:val="HTMLCode"/>
          <w:rFonts w:ascii="Times New Roman" w:hAnsi="Times New Roman" w:cs="Times New Roman"/>
          <w:shd w:val="clear" w:color="auto" w:fill="F7F7F8"/>
        </w:rPr>
        <w:t>Bundle</w:t>
      </w:r>
      <w:r w:rsidRPr="000764E8">
        <w:rPr>
          <w:spacing w:val="-1"/>
          <w:sz w:val="20"/>
          <w:szCs w:val="20"/>
        </w:rPr>
        <w:t>,</w:t>
      </w:r>
      <w:r w:rsidRPr="000764E8">
        <w:rPr>
          <w:rStyle w:val="apple-converted-space"/>
          <w:spacing w:val="-1"/>
          <w:sz w:val="20"/>
          <w:szCs w:val="20"/>
        </w:rPr>
        <w:t> </w:t>
      </w:r>
      <w:r w:rsidRPr="000764E8">
        <w:rPr>
          <w:rStyle w:val="HTMLCode"/>
          <w:rFonts w:ascii="Times New Roman" w:hAnsi="Times New Roman" w:cs="Times New Roman"/>
          <w:shd w:val="clear" w:color="auto" w:fill="F7F7F8"/>
        </w:rPr>
        <w:t>Parcelable</w:t>
      </w:r>
      <w:r w:rsidRPr="000764E8">
        <w:rPr>
          <w:rStyle w:val="apple-converted-space"/>
          <w:spacing w:val="-1"/>
          <w:sz w:val="20"/>
          <w:szCs w:val="20"/>
        </w:rPr>
        <w:t> </w:t>
      </w:r>
      <w:r w:rsidRPr="000764E8">
        <w:rPr>
          <w:spacing w:val="-1"/>
          <w:sz w:val="20"/>
          <w:szCs w:val="20"/>
        </w:rPr>
        <w:t>and</w:t>
      </w:r>
      <w:r w:rsidRPr="000764E8">
        <w:rPr>
          <w:rStyle w:val="apple-converted-space"/>
          <w:spacing w:val="-1"/>
          <w:sz w:val="20"/>
          <w:szCs w:val="20"/>
        </w:rPr>
        <w:t> </w:t>
      </w:r>
      <w:r w:rsidRPr="000764E8">
        <w:rPr>
          <w:rStyle w:val="HTMLCode"/>
          <w:rFonts w:ascii="Times New Roman" w:hAnsi="Times New Roman" w:cs="Times New Roman"/>
          <w:shd w:val="clear" w:color="auto" w:fill="F7F7F8"/>
        </w:rPr>
        <w:t>Serializable</w:t>
      </w:r>
      <w:r w:rsidRPr="000764E8">
        <w:rPr>
          <w:spacing w:val="-1"/>
          <w:sz w:val="20"/>
          <w:szCs w:val="20"/>
        </w:rPr>
        <w:t>.</w:t>
      </w:r>
    </w:p>
    <w:p w:rsidR="00AD003F" w:rsidRPr="000764E8" w:rsidRDefault="00AD003F" w:rsidP="000764E8">
      <w:pPr>
        <w:pStyle w:val="NormalWeb"/>
        <w:spacing w:before="0" w:beforeAutospacing="0" w:after="0" w:afterAutospacing="0"/>
        <w:rPr>
          <w:spacing w:val="-1"/>
          <w:sz w:val="20"/>
          <w:szCs w:val="20"/>
        </w:rPr>
      </w:pPr>
    </w:p>
    <w:p w:rsidR="00AD003F" w:rsidRDefault="000764E8" w:rsidP="000764E8">
      <w:pPr>
        <w:pStyle w:val="NormalWeb"/>
        <w:spacing w:before="0" w:beforeAutospacing="0" w:after="0" w:afterAutospacing="0"/>
        <w:rPr>
          <w:spacing w:val="-1"/>
          <w:sz w:val="20"/>
          <w:szCs w:val="20"/>
        </w:rPr>
      </w:pPr>
      <w:r w:rsidRPr="000764E8">
        <w:rPr>
          <w:spacing w:val="-1"/>
          <w:sz w:val="20"/>
          <w:szCs w:val="20"/>
        </w:rPr>
        <w:t>The receiving component can access this information via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getAction()</w:t>
      </w:r>
      <w:r w:rsidRPr="000764E8">
        <w:rPr>
          <w:spacing w:val="-1"/>
          <w:sz w:val="20"/>
          <w:szCs w:val="20"/>
        </w:rPr>
        <w:t>and</w:t>
      </w:r>
      <w:r w:rsidRPr="000764E8">
        <w:rPr>
          <w:rStyle w:val="apple-converted-space"/>
          <w:spacing w:val="-1"/>
          <w:sz w:val="20"/>
          <w:szCs w:val="20"/>
        </w:rPr>
        <w:t> </w:t>
      </w:r>
      <w:r w:rsidRPr="000764E8">
        <w:rPr>
          <w:rStyle w:val="HTMLCode"/>
          <w:rFonts w:ascii="Times New Roman" w:hAnsi="Times New Roman" w:cs="Times New Roman"/>
          <w:shd w:val="clear" w:color="auto" w:fill="F7F7F8"/>
        </w:rPr>
        <w:t>getData()</w:t>
      </w:r>
      <w:r w:rsidRPr="000764E8">
        <w:rPr>
          <w:rStyle w:val="apple-converted-space"/>
          <w:spacing w:val="-1"/>
          <w:sz w:val="20"/>
          <w:szCs w:val="20"/>
        </w:rPr>
        <w:t> </w:t>
      </w:r>
      <w:r w:rsidRPr="000764E8">
        <w:rPr>
          <w:spacing w:val="-1"/>
          <w:sz w:val="20"/>
          <w:szCs w:val="20"/>
        </w:rPr>
        <w:t>methods on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Intent</w:t>
      </w:r>
      <w:r w:rsidRPr="000764E8">
        <w:rPr>
          <w:rStyle w:val="apple-converted-space"/>
          <w:spacing w:val="-1"/>
          <w:sz w:val="20"/>
          <w:szCs w:val="20"/>
        </w:rPr>
        <w:t> </w:t>
      </w:r>
      <w:r w:rsidRPr="000764E8">
        <w:rPr>
          <w:spacing w:val="-1"/>
          <w:sz w:val="20"/>
          <w:szCs w:val="20"/>
        </w:rPr>
        <w:t xml:space="preserve">object. </w:t>
      </w:r>
    </w:p>
    <w:p w:rsidR="00AD003F"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This</w:t>
      </w:r>
      <w:r w:rsidRPr="000764E8">
        <w:rPr>
          <w:rStyle w:val="apple-converted-space"/>
          <w:spacing w:val="-1"/>
          <w:sz w:val="20"/>
          <w:szCs w:val="20"/>
        </w:rPr>
        <w:t> </w:t>
      </w:r>
      <w:r w:rsidRPr="000764E8">
        <w:rPr>
          <w:rStyle w:val="HTMLCode"/>
          <w:rFonts w:ascii="Times New Roman" w:hAnsi="Times New Roman" w:cs="Times New Roman"/>
          <w:shd w:val="clear" w:color="auto" w:fill="F7F7F8"/>
        </w:rPr>
        <w:t>Intent</w:t>
      </w:r>
      <w:r w:rsidRPr="000764E8">
        <w:rPr>
          <w:rStyle w:val="apple-converted-space"/>
          <w:spacing w:val="-1"/>
          <w:sz w:val="20"/>
          <w:szCs w:val="20"/>
        </w:rPr>
        <w:t> </w:t>
      </w:r>
      <w:r w:rsidRPr="000764E8">
        <w:rPr>
          <w:spacing w:val="-1"/>
          <w:sz w:val="20"/>
          <w:szCs w:val="20"/>
        </w:rPr>
        <w:t>object can be retrieved via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getIntent()</w:t>
      </w:r>
      <w:r w:rsidRPr="000764E8">
        <w:rPr>
          <w:rStyle w:val="apple-converted-space"/>
          <w:spacing w:val="-1"/>
          <w:sz w:val="20"/>
          <w:szCs w:val="20"/>
        </w:rPr>
        <w:t> </w:t>
      </w:r>
      <w:r w:rsidRPr="000764E8">
        <w:rPr>
          <w:spacing w:val="-1"/>
          <w:sz w:val="20"/>
          <w:szCs w:val="20"/>
        </w:rPr>
        <w:t>method.</w:t>
      </w:r>
    </w:p>
    <w:p w:rsidR="00AD003F" w:rsidRPr="000764E8"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The component which receives the intent can use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getIntent().getExtras()</w:t>
      </w:r>
      <w:r w:rsidRPr="000764E8">
        <w:rPr>
          <w:rStyle w:val="apple-converted-space"/>
          <w:spacing w:val="-1"/>
          <w:sz w:val="20"/>
          <w:szCs w:val="20"/>
        </w:rPr>
        <w:t> </w:t>
      </w:r>
      <w:r w:rsidRPr="000764E8">
        <w:rPr>
          <w:spacing w:val="-1"/>
          <w:sz w:val="20"/>
          <w:szCs w:val="20"/>
        </w:rPr>
        <w:t>method call to get the extra data. That is demonstrated in the following code snippet.</w:t>
      </w:r>
    </w:p>
    <w:p w:rsidR="00AD003F" w:rsidRPr="000764E8" w:rsidRDefault="00AD003F" w:rsidP="000764E8">
      <w:pPr>
        <w:pStyle w:val="NormalWeb"/>
        <w:spacing w:before="0" w:beforeAutospacing="0" w:after="0" w:afterAutospacing="0"/>
        <w:rPr>
          <w:spacing w:val="-1"/>
          <w:sz w:val="20"/>
          <w:szCs w:val="20"/>
        </w:rPr>
      </w:pP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Bundle extras = getIntent().getExtras();</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keyword"/>
          <w:rFonts w:ascii="Times New Roman" w:hAnsi="Times New Roman" w:cs="Times New Roman"/>
          <w:b/>
          <w:bCs/>
        </w:rPr>
        <w:t>if</w:t>
      </w:r>
      <w:r w:rsidRPr="000764E8">
        <w:rPr>
          <w:rStyle w:val="HTMLCode"/>
          <w:rFonts w:ascii="Times New Roman" w:hAnsi="Times New Roman" w:cs="Times New Roman"/>
        </w:rPr>
        <w:t xml:space="preserve"> (extras == </w:t>
      </w:r>
      <w:r w:rsidRPr="000764E8">
        <w:rPr>
          <w:rStyle w:val="predefined-constant"/>
          <w:rFonts w:ascii="Times New Roman" w:hAnsi="Times New Roman" w:cs="Times New Roman"/>
        </w:rPr>
        <w:t>null</w:t>
      </w:r>
      <w:r w:rsidRPr="000764E8">
        <w:rPr>
          <w:rStyle w:val="HTMLCode"/>
          <w:rFonts w:ascii="Times New Roman" w:hAnsi="Times New Roman" w:cs="Times New Roman"/>
        </w:rPr>
        <w:t>) {</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        </w:t>
      </w:r>
      <w:r w:rsidRPr="000764E8">
        <w:rPr>
          <w:rStyle w:val="keyword"/>
          <w:rFonts w:ascii="Times New Roman" w:hAnsi="Times New Roman" w:cs="Times New Roman"/>
          <w:b/>
          <w:bCs/>
        </w:rPr>
        <w:t>return</w:t>
      </w:r>
      <w:r w:rsidRPr="000764E8">
        <w:rPr>
          <w:rStyle w:val="HTMLCode"/>
          <w:rFonts w:ascii="Times New Roman" w:hAnsi="Times New Roman" w:cs="Times New Roman"/>
        </w:rPr>
        <w:t>;</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comment"/>
          <w:rFonts w:ascii="Times New Roman" w:hAnsi="Times New Roman" w:cs="Times New Roman"/>
          <w:i/>
          <w:iCs/>
        </w:rPr>
        <w:t>// get data via the key</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predefined-type"/>
          <w:rFonts w:ascii="Times New Roman" w:hAnsi="Times New Roman" w:cs="Times New Roman"/>
        </w:rPr>
        <w:t>String</w:t>
      </w:r>
      <w:r w:rsidRPr="000764E8">
        <w:rPr>
          <w:rStyle w:val="HTMLCode"/>
          <w:rFonts w:ascii="Times New Roman" w:hAnsi="Times New Roman" w:cs="Times New Roman"/>
        </w:rPr>
        <w:t xml:space="preserve"> value1 = extras.getString(Intent.EXTRA_TEXT);</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keyword"/>
          <w:rFonts w:ascii="Times New Roman" w:hAnsi="Times New Roman" w:cs="Times New Roman"/>
          <w:b/>
          <w:bCs/>
        </w:rPr>
        <w:t>if</w:t>
      </w:r>
      <w:r w:rsidRPr="000764E8">
        <w:rPr>
          <w:rStyle w:val="HTMLCode"/>
          <w:rFonts w:ascii="Times New Roman" w:hAnsi="Times New Roman" w:cs="Times New Roman"/>
        </w:rPr>
        <w:t xml:space="preserve"> (value1 != </w:t>
      </w:r>
      <w:r w:rsidRPr="000764E8">
        <w:rPr>
          <w:rStyle w:val="predefined-constant"/>
          <w:rFonts w:ascii="Times New Roman" w:hAnsi="Times New Roman" w:cs="Times New Roman"/>
        </w:rPr>
        <w:t>null</w:t>
      </w:r>
      <w:r w:rsidRPr="000764E8">
        <w:rPr>
          <w:rStyle w:val="HTMLCode"/>
          <w:rFonts w:ascii="Times New Roman" w:hAnsi="Times New Roman" w:cs="Times New Roman"/>
        </w:rPr>
        <w:t>) {</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        </w:t>
      </w:r>
      <w:r w:rsidRPr="000764E8">
        <w:rPr>
          <w:rStyle w:val="comment"/>
          <w:rFonts w:ascii="Times New Roman" w:hAnsi="Times New Roman" w:cs="Times New Roman"/>
          <w:i/>
          <w:iCs/>
        </w:rPr>
        <w:t>// do something with the data</w:t>
      </w:r>
    </w:p>
    <w:p w:rsid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w:t>
      </w:r>
    </w:p>
    <w:p w:rsidR="00AD003F" w:rsidRPr="000764E8" w:rsidRDefault="00AD003F" w:rsidP="000764E8">
      <w:pPr>
        <w:pStyle w:val="HTMLPreformatted"/>
        <w:shd w:val="clear" w:color="auto" w:fill="F7F7F8"/>
        <w:rPr>
          <w:rFonts w:ascii="Times New Roman" w:hAnsi="Times New Roman" w:cs="Times New Roman"/>
        </w:rPr>
      </w:pPr>
    </w:p>
    <w:p w:rsidR="000764E8" w:rsidRPr="000764E8" w:rsidRDefault="00EA43E9" w:rsidP="000764E8">
      <w:pPr>
        <w:pStyle w:val="Heading3"/>
        <w:spacing w:before="0" w:line="240" w:lineRule="auto"/>
        <w:rPr>
          <w:rFonts w:ascii="Times New Roman" w:hAnsi="Times New Roman" w:cs="Times New Roman"/>
          <w:b w:val="0"/>
          <w:bCs w:val="0"/>
          <w:color w:val="auto"/>
          <w:sz w:val="20"/>
          <w:szCs w:val="20"/>
        </w:rPr>
      </w:pPr>
      <w:hyperlink r:id="rId176" w:anchor="example-using-the-share-intent" w:history="1">
        <w:r w:rsidR="000764E8" w:rsidRPr="00AD003F">
          <w:rPr>
            <w:rStyle w:val="Hyperlink"/>
            <w:rFonts w:ascii="Times New Roman" w:hAnsi="Times New Roman" w:cs="Times New Roman"/>
            <w:color w:val="auto"/>
            <w:sz w:val="20"/>
            <w:szCs w:val="20"/>
          </w:rPr>
          <w:t>Example: Using the share intent</w:t>
        </w:r>
      </w:hyperlink>
    </w:p>
    <w:p w:rsidR="000764E8" w:rsidRDefault="000764E8" w:rsidP="000764E8">
      <w:pPr>
        <w:pStyle w:val="NormalWeb"/>
        <w:spacing w:before="0" w:beforeAutospacing="0" w:after="0" w:afterAutospacing="0"/>
        <w:rPr>
          <w:spacing w:val="-1"/>
          <w:sz w:val="20"/>
          <w:szCs w:val="20"/>
        </w:rPr>
      </w:pPr>
      <w:r w:rsidRPr="000764E8">
        <w:rPr>
          <w:spacing w:val="-1"/>
          <w:sz w:val="20"/>
          <w:szCs w:val="20"/>
        </w:rPr>
        <w:t>Lots of Android applications allow you to share some data with other people, e.g., the Facebook, G+, Gmail and Twitter application. You can send data to one of these components. The following code snippet demonstrates the usage of such an intent within your application.</w:t>
      </w:r>
    </w:p>
    <w:p w:rsidR="00AD003F" w:rsidRPr="000764E8" w:rsidRDefault="00AD003F" w:rsidP="000764E8">
      <w:pPr>
        <w:pStyle w:val="NormalWeb"/>
        <w:spacing w:before="0" w:beforeAutospacing="0" w:after="0" w:afterAutospacing="0"/>
        <w:rPr>
          <w:spacing w:val="-1"/>
          <w:sz w:val="20"/>
          <w:szCs w:val="20"/>
        </w:rPr>
      </w:pP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comment"/>
          <w:rFonts w:ascii="Times New Roman" w:hAnsi="Times New Roman" w:cs="Times New Roman"/>
          <w:i/>
          <w:iCs/>
        </w:rPr>
        <w:t>// this runs, for example, after a button click</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Intent intent = </w:t>
      </w:r>
      <w:r w:rsidRPr="000764E8">
        <w:rPr>
          <w:rStyle w:val="keyword"/>
          <w:rFonts w:ascii="Times New Roman" w:hAnsi="Times New Roman" w:cs="Times New Roman"/>
          <w:b/>
          <w:bCs/>
        </w:rPr>
        <w:t>new</w:t>
      </w:r>
      <w:r w:rsidRPr="000764E8">
        <w:rPr>
          <w:rStyle w:val="HTMLCode"/>
          <w:rFonts w:ascii="Times New Roman" w:hAnsi="Times New Roman" w:cs="Times New Roman"/>
        </w:rPr>
        <w:t xml:space="preserve"> Intent(Intent.ACTION_SEND);</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intent.setType(</w:t>
      </w:r>
      <w:r w:rsidRPr="000764E8">
        <w:rPr>
          <w:rStyle w:val="delimiter"/>
          <w:rFonts w:ascii="Times New Roman" w:hAnsi="Times New Roman" w:cs="Times New Roman"/>
        </w:rPr>
        <w:t>"</w:t>
      </w:r>
      <w:r w:rsidRPr="000764E8">
        <w:rPr>
          <w:rStyle w:val="content"/>
          <w:rFonts w:ascii="Times New Roman" w:hAnsi="Times New Roman" w:cs="Times New Roman"/>
        </w:rPr>
        <w:t>text/plain</w:t>
      </w:r>
      <w:r w:rsidRPr="000764E8">
        <w:rPr>
          <w:rStyle w:val="delimiter"/>
          <w:rFonts w:ascii="Times New Roman" w:hAnsi="Times New Roman" w:cs="Times New Roman"/>
        </w:rPr>
        <w:t>"</w:t>
      </w:r>
      <w:r w:rsidRPr="000764E8">
        <w:rPr>
          <w:rStyle w:val="HTMLCode"/>
          <w:rFonts w:ascii="Times New Roman" w:hAnsi="Times New Roman" w:cs="Times New Roman"/>
        </w:rPr>
        <w:t>);</w:t>
      </w:r>
    </w:p>
    <w:p w:rsidR="000764E8" w:rsidRP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 xml:space="preserve">intent.putExtra(android.content.Intent.EXTRA_TEXT, </w:t>
      </w:r>
      <w:r w:rsidRPr="000764E8">
        <w:rPr>
          <w:rStyle w:val="delimiter"/>
          <w:rFonts w:ascii="Times New Roman" w:hAnsi="Times New Roman" w:cs="Times New Roman"/>
        </w:rPr>
        <w:t>"</w:t>
      </w:r>
      <w:r w:rsidRPr="000764E8">
        <w:rPr>
          <w:rStyle w:val="content"/>
          <w:rFonts w:ascii="Times New Roman" w:hAnsi="Times New Roman" w:cs="Times New Roman"/>
        </w:rPr>
        <w:t>News for you!</w:t>
      </w:r>
      <w:r w:rsidRPr="000764E8">
        <w:rPr>
          <w:rStyle w:val="delimiter"/>
          <w:rFonts w:ascii="Times New Roman" w:hAnsi="Times New Roman" w:cs="Times New Roman"/>
        </w:rPr>
        <w:t>"</w:t>
      </w:r>
      <w:r w:rsidRPr="000764E8">
        <w:rPr>
          <w:rStyle w:val="HTMLCode"/>
          <w:rFonts w:ascii="Times New Roman" w:hAnsi="Times New Roman" w:cs="Times New Roman"/>
        </w:rPr>
        <w:t>);</w:t>
      </w:r>
    </w:p>
    <w:p w:rsidR="000764E8" w:rsidRDefault="000764E8" w:rsidP="000764E8">
      <w:pPr>
        <w:pStyle w:val="HTMLPreformatted"/>
        <w:shd w:val="clear" w:color="auto" w:fill="F7F7F8"/>
        <w:rPr>
          <w:rStyle w:val="HTMLCode"/>
          <w:rFonts w:ascii="Times New Roman" w:hAnsi="Times New Roman" w:cs="Times New Roman"/>
        </w:rPr>
      </w:pPr>
      <w:r w:rsidRPr="000764E8">
        <w:rPr>
          <w:rStyle w:val="HTMLCode"/>
          <w:rFonts w:ascii="Times New Roman" w:hAnsi="Times New Roman" w:cs="Times New Roman"/>
        </w:rPr>
        <w:t>startActivity(intent);</w:t>
      </w:r>
    </w:p>
    <w:p w:rsidR="00AD003F" w:rsidRPr="000764E8" w:rsidRDefault="00AD003F" w:rsidP="000764E8">
      <w:pPr>
        <w:pStyle w:val="HTMLPreformatted"/>
        <w:shd w:val="clear" w:color="auto" w:fill="F7F7F8"/>
        <w:rPr>
          <w:rFonts w:ascii="Times New Roman" w:hAnsi="Times New Roman" w:cs="Times New Roman"/>
        </w:rPr>
      </w:pPr>
    </w:p>
    <w:p w:rsidR="000764E8" w:rsidRPr="000764E8" w:rsidRDefault="00EA43E9" w:rsidP="000764E8">
      <w:pPr>
        <w:pStyle w:val="Heading3"/>
        <w:spacing w:before="0" w:line="240" w:lineRule="auto"/>
        <w:rPr>
          <w:rFonts w:ascii="Times New Roman" w:hAnsi="Times New Roman" w:cs="Times New Roman"/>
          <w:b w:val="0"/>
          <w:bCs w:val="0"/>
          <w:color w:val="auto"/>
          <w:sz w:val="20"/>
          <w:szCs w:val="20"/>
        </w:rPr>
      </w:pPr>
      <w:hyperlink r:id="rId177" w:anchor="retrieving-result-data-from-a-sub-activity" w:history="1">
        <w:r w:rsidR="000764E8" w:rsidRPr="000764E8">
          <w:rPr>
            <w:rStyle w:val="Hyperlink"/>
            <w:rFonts w:ascii="Times New Roman" w:hAnsi="Times New Roman" w:cs="Times New Roman"/>
            <w:color w:val="auto"/>
            <w:sz w:val="20"/>
            <w:szCs w:val="20"/>
          </w:rPr>
          <w:t>Retrieving result data from a sub-activity</w:t>
        </w:r>
      </w:hyperlink>
    </w:p>
    <w:p w:rsidR="000764E8" w:rsidRDefault="000764E8" w:rsidP="000764E8">
      <w:pPr>
        <w:pStyle w:val="NormalWeb"/>
        <w:spacing w:before="0" w:beforeAutospacing="0" w:after="0" w:afterAutospacing="0"/>
        <w:rPr>
          <w:spacing w:val="-1"/>
          <w:sz w:val="20"/>
          <w:szCs w:val="20"/>
        </w:rPr>
      </w:pPr>
      <w:r w:rsidRPr="000764E8">
        <w:rPr>
          <w:spacing w:val="-1"/>
          <w:sz w:val="20"/>
          <w:szCs w:val="20"/>
        </w:rPr>
        <w:t>An activity can be closed via the back button on the phone. In this case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finish()</w:t>
      </w:r>
      <w:r w:rsidRPr="000764E8">
        <w:rPr>
          <w:rStyle w:val="apple-converted-space"/>
          <w:spacing w:val="-1"/>
          <w:sz w:val="20"/>
          <w:szCs w:val="20"/>
        </w:rPr>
        <w:t> </w:t>
      </w:r>
      <w:r w:rsidRPr="000764E8">
        <w:rPr>
          <w:spacing w:val="-1"/>
          <w:sz w:val="20"/>
          <w:szCs w:val="20"/>
        </w:rPr>
        <w:t>method is performed. If the activity was started with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startActivity(Intent)</w:t>
      </w:r>
      <w:r w:rsidRPr="000764E8">
        <w:rPr>
          <w:rStyle w:val="apple-converted-space"/>
          <w:spacing w:val="-1"/>
          <w:sz w:val="20"/>
          <w:szCs w:val="20"/>
        </w:rPr>
        <w:t> </w:t>
      </w:r>
      <w:r w:rsidRPr="000764E8">
        <w:rPr>
          <w:spacing w:val="-1"/>
          <w:sz w:val="20"/>
          <w:szCs w:val="20"/>
        </w:rPr>
        <w:t>method call, the caller requires no result or feedback from the activity which now is closed.</w:t>
      </w:r>
    </w:p>
    <w:p w:rsidR="00AD003F" w:rsidRPr="000764E8"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If you start the activity with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startActivityForResult()</w:t>
      </w:r>
      <w:r w:rsidRPr="000764E8">
        <w:rPr>
          <w:rStyle w:val="apple-converted-space"/>
          <w:spacing w:val="-1"/>
          <w:sz w:val="20"/>
          <w:szCs w:val="20"/>
        </w:rPr>
        <w:t> </w:t>
      </w:r>
      <w:r w:rsidRPr="000764E8">
        <w:rPr>
          <w:spacing w:val="-1"/>
          <w:sz w:val="20"/>
          <w:szCs w:val="20"/>
        </w:rPr>
        <w:t>method call, you expect feedback from the sub-activity. Once the sub-activity ends,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onActivityResult()</w:t>
      </w:r>
      <w:r w:rsidRPr="000764E8">
        <w:rPr>
          <w:rStyle w:val="apple-converted-space"/>
          <w:spacing w:val="-1"/>
          <w:sz w:val="20"/>
          <w:szCs w:val="20"/>
        </w:rPr>
        <w:t> </w:t>
      </w:r>
      <w:r w:rsidRPr="000764E8">
        <w:rPr>
          <w:spacing w:val="-1"/>
          <w:sz w:val="20"/>
          <w:szCs w:val="20"/>
        </w:rPr>
        <w:t>method on the sub-activity is called and you can perform actions based on the result.</w:t>
      </w:r>
    </w:p>
    <w:p w:rsidR="00AD003F" w:rsidRPr="000764E8" w:rsidRDefault="00AD003F" w:rsidP="000764E8">
      <w:pPr>
        <w:pStyle w:val="NormalWeb"/>
        <w:spacing w:before="0" w:beforeAutospacing="0" w:after="0" w:afterAutospacing="0"/>
        <w:rPr>
          <w:spacing w:val="-1"/>
          <w:sz w:val="20"/>
          <w:szCs w:val="20"/>
        </w:rPr>
      </w:pPr>
    </w:p>
    <w:p w:rsidR="000764E8" w:rsidRDefault="000764E8" w:rsidP="000764E8">
      <w:pPr>
        <w:pStyle w:val="NormalWeb"/>
        <w:spacing w:before="0" w:beforeAutospacing="0" w:after="0" w:afterAutospacing="0"/>
        <w:rPr>
          <w:spacing w:val="-1"/>
          <w:sz w:val="20"/>
          <w:szCs w:val="20"/>
        </w:rPr>
      </w:pPr>
      <w:r w:rsidRPr="000764E8">
        <w:rPr>
          <w:spacing w:val="-1"/>
          <w:sz w:val="20"/>
          <w:szCs w:val="20"/>
        </w:rPr>
        <w:t>In the</w:t>
      </w:r>
      <w:r w:rsidRPr="000764E8">
        <w:rPr>
          <w:rStyle w:val="apple-converted-space"/>
          <w:spacing w:val="-1"/>
          <w:sz w:val="20"/>
          <w:szCs w:val="20"/>
        </w:rPr>
        <w:t> </w:t>
      </w:r>
      <w:r w:rsidRPr="000764E8">
        <w:rPr>
          <w:rStyle w:val="HTMLCode"/>
          <w:rFonts w:ascii="Times New Roman" w:hAnsi="Times New Roman" w:cs="Times New Roman"/>
          <w:shd w:val="clear" w:color="auto" w:fill="F7F7F8"/>
        </w:rPr>
        <w:t>startActivityForResult()</w:t>
      </w:r>
      <w:r w:rsidRPr="000764E8">
        <w:rPr>
          <w:rStyle w:val="apple-converted-space"/>
          <w:spacing w:val="-1"/>
          <w:sz w:val="20"/>
          <w:szCs w:val="20"/>
        </w:rPr>
        <w:t> </w:t>
      </w:r>
      <w:r w:rsidRPr="000764E8">
        <w:rPr>
          <w:spacing w:val="-1"/>
          <w:sz w:val="20"/>
          <w:szCs w:val="20"/>
        </w:rPr>
        <w:t>method call you can specify a result code to determine which activity you started. This result code is returned to you. The started activity can also set a result code which the caller can use to determine if the activity was cancel</w:t>
      </w:r>
      <w:r w:rsidR="00AD003F">
        <w:rPr>
          <w:spacing w:val="-1"/>
          <w:sz w:val="20"/>
          <w:szCs w:val="20"/>
        </w:rPr>
        <w:t>l</w:t>
      </w:r>
      <w:r w:rsidRPr="000764E8">
        <w:rPr>
          <w:spacing w:val="-1"/>
          <w:sz w:val="20"/>
          <w:szCs w:val="20"/>
        </w:rPr>
        <w:t>ed or not.</w:t>
      </w:r>
    </w:p>
    <w:p w:rsidR="00AD003F" w:rsidRDefault="00AD003F" w:rsidP="000764E8">
      <w:pPr>
        <w:pStyle w:val="NormalWeb"/>
        <w:spacing w:before="0" w:beforeAutospacing="0" w:after="0" w:afterAutospacing="0"/>
        <w:rPr>
          <w:spacing w:val="-1"/>
          <w:sz w:val="20"/>
          <w:szCs w:val="20"/>
        </w:rPr>
      </w:pPr>
    </w:p>
    <w:p w:rsidR="00AD003F" w:rsidRDefault="00AD003F" w:rsidP="00AD003F">
      <w:pPr>
        <w:pStyle w:val="NormalWeb"/>
        <w:shd w:val="clear" w:color="auto" w:fill="FFFFFF"/>
        <w:spacing w:before="0" w:beforeAutospacing="0" w:after="0" w:afterAutospacing="0"/>
        <w:rPr>
          <w:sz w:val="20"/>
          <w:szCs w:val="20"/>
        </w:rPr>
      </w:pPr>
      <w:r w:rsidRPr="00AD003F">
        <w:rPr>
          <w:sz w:val="20"/>
          <w:szCs w:val="20"/>
        </w:rPr>
        <w:t>An</w:t>
      </w:r>
      <w:r w:rsidRPr="00AD003F">
        <w:rPr>
          <w:rStyle w:val="apple-converted-space"/>
          <w:rFonts w:eastAsiaTheme="majorEastAsia"/>
          <w:sz w:val="20"/>
          <w:szCs w:val="20"/>
        </w:rPr>
        <w:t> </w:t>
      </w:r>
      <w:hyperlink r:id="rId178"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rPr>
        <w:t>is a messaging object you can use to request an action from another</w:t>
      </w:r>
      <w:r w:rsidRPr="00AD003F">
        <w:rPr>
          <w:rStyle w:val="apple-converted-space"/>
          <w:rFonts w:eastAsiaTheme="majorEastAsia"/>
          <w:sz w:val="20"/>
          <w:szCs w:val="20"/>
        </w:rPr>
        <w:t> </w:t>
      </w:r>
      <w:hyperlink r:id="rId179" w:anchor="Components" w:history="1">
        <w:r w:rsidRPr="00AD003F">
          <w:rPr>
            <w:rStyle w:val="Hyperlink"/>
            <w:rFonts w:eastAsiaTheme="majorEastAsia"/>
            <w:color w:val="auto"/>
            <w:sz w:val="20"/>
            <w:szCs w:val="20"/>
          </w:rPr>
          <w:t>app component</w:t>
        </w:r>
      </w:hyperlink>
      <w:r w:rsidRPr="00AD003F">
        <w:rPr>
          <w:sz w:val="20"/>
          <w:szCs w:val="20"/>
        </w:rPr>
        <w:t>. Although intents facilitate communication between components in several ways, there are three fundamental use cases:</w:t>
      </w:r>
    </w:p>
    <w:p w:rsidR="00AD003F" w:rsidRPr="00AD003F" w:rsidRDefault="00AD003F" w:rsidP="00AD003F">
      <w:pPr>
        <w:pStyle w:val="NormalWeb"/>
        <w:shd w:val="clear" w:color="auto" w:fill="FFFFFF"/>
        <w:spacing w:before="0" w:beforeAutospacing="0" w:after="0" w:afterAutospacing="0"/>
        <w:rPr>
          <w:sz w:val="20"/>
          <w:szCs w:val="20"/>
        </w:rPr>
      </w:pPr>
    </w:p>
    <w:p w:rsidR="00AD003F" w:rsidRPr="00AD003F" w:rsidRDefault="00AD003F" w:rsidP="003E3ED9">
      <w:pPr>
        <w:numPr>
          <w:ilvl w:val="0"/>
          <w:numId w:val="71"/>
        </w:numPr>
        <w:shd w:val="clear" w:color="auto" w:fill="FFFFFF"/>
        <w:spacing w:after="0" w:line="240" w:lineRule="auto"/>
        <w:ind w:left="250"/>
        <w:rPr>
          <w:rFonts w:ascii="Times New Roman" w:hAnsi="Times New Roman" w:cs="Times New Roman"/>
          <w:sz w:val="20"/>
          <w:szCs w:val="20"/>
        </w:rPr>
      </w:pPr>
      <w:r w:rsidRPr="00AD003F">
        <w:rPr>
          <w:rFonts w:ascii="Times New Roman" w:hAnsi="Times New Roman" w:cs="Times New Roman"/>
          <w:b/>
          <w:bCs/>
          <w:sz w:val="20"/>
          <w:szCs w:val="20"/>
        </w:rPr>
        <w:t>Starting an activity</w:t>
      </w:r>
    </w:p>
    <w:p w:rsidR="00AD003F" w:rsidRPr="00AD003F" w:rsidRDefault="00AD003F" w:rsidP="00AD003F">
      <w:pPr>
        <w:pStyle w:val="NormalWeb"/>
        <w:shd w:val="clear" w:color="auto" w:fill="FFFFFF"/>
        <w:spacing w:before="0" w:beforeAutospacing="0" w:after="0" w:afterAutospacing="0"/>
        <w:ind w:left="250"/>
        <w:rPr>
          <w:sz w:val="20"/>
          <w:szCs w:val="20"/>
        </w:rPr>
      </w:pPr>
      <w:r w:rsidRPr="00AD003F">
        <w:rPr>
          <w:sz w:val="20"/>
          <w:szCs w:val="20"/>
        </w:rPr>
        <w:t>An</w:t>
      </w:r>
      <w:r w:rsidRPr="00AD003F">
        <w:rPr>
          <w:rStyle w:val="apple-converted-space"/>
          <w:rFonts w:eastAsiaTheme="majorEastAsia"/>
          <w:sz w:val="20"/>
          <w:szCs w:val="20"/>
        </w:rPr>
        <w:t> </w:t>
      </w:r>
      <w:hyperlink r:id="rId180" w:history="1">
        <w:r w:rsidRPr="00AD003F">
          <w:rPr>
            <w:rStyle w:val="Hyperlink"/>
            <w:rFonts w:eastAsiaTheme="majorEastAsia"/>
            <w:color w:val="auto"/>
            <w:sz w:val="20"/>
            <w:szCs w:val="20"/>
          </w:rPr>
          <w:t>Activity</w:t>
        </w:r>
      </w:hyperlink>
      <w:r w:rsidRPr="00AD003F">
        <w:rPr>
          <w:rStyle w:val="apple-converted-space"/>
          <w:rFonts w:eastAsiaTheme="majorEastAsia"/>
          <w:sz w:val="20"/>
          <w:szCs w:val="20"/>
        </w:rPr>
        <w:t> </w:t>
      </w:r>
      <w:r w:rsidRPr="00AD003F">
        <w:rPr>
          <w:sz w:val="20"/>
          <w:szCs w:val="20"/>
        </w:rPr>
        <w:t xml:space="preserve">represents </w:t>
      </w:r>
      <w:r w:rsidRPr="00AD003F">
        <w:rPr>
          <w:sz w:val="20"/>
          <w:szCs w:val="20"/>
          <w:highlight w:val="yellow"/>
        </w:rPr>
        <w:t>a single screen in an app</w:t>
      </w:r>
      <w:r w:rsidRPr="00AD003F">
        <w:rPr>
          <w:sz w:val="20"/>
          <w:szCs w:val="20"/>
        </w:rPr>
        <w:t xml:space="preserve">. You can start </w:t>
      </w:r>
      <w:r w:rsidRPr="00AD003F">
        <w:rPr>
          <w:sz w:val="20"/>
          <w:szCs w:val="20"/>
          <w:highlight w:val="yellow"/>
        </w:rPr>
        <w:t>a new instance of an</w:t>
      </w:r>
      <w:r w:rsidRPr="00AD003F">
        <w:rPr>
          <w:rStyle w:val="apple-converted-space"/>
          <w:rFonts w:eastAsiaTheme="majorEastAsia"/>
          <w:sz w:val="20"/>
          <w:szCs w:val="20"/>
        </w:rPr>
        <w:t> </w:t>
      </w:r>
      <w:hyperlink r:id="rId181" w:history="1">
        <w:r w:rsidRPr="00AD003F">
          <w:rPr>
            <w:rStyle w:val="Hyperlink"/>
            <w:rFonts w:eastAsiaTheme="majorEastAsia"/>
            <w:color w:val="auto"/>
            <w:sz w:val="20"/>
            <w:szCs w:val="20"/>
          </w:rPr>
          <w:t>Activity</w:t>
        </w:r>
      </w:hyperlink>
      <w:r w:rsidRPr="00AD003F">
        <w:rPr>
          <w:rStyle w:val="apple-converted-space"/>
          <w:rFonts w:eastAsiaTheme="majorEastAsia"/>
          <w:sz w:val="20"/>
          <w:szCs w:val="20"/>
        </w:rPr>
        <w:t> </w:t>
      </w:r>
      <w:r w:rsidRPr="00AD003F">
        <w:rPr>
          <w:sz w:val="20"/>
          <w:szCs w:val="20"/>
        </w:rPr>
        <w:t>by passing an</w:t>
      </w:r>
      <w:r w:rsidRPr="00AD003F">
        <w:rPr>
          <w:rStyle w:val="apple-converted-space"/>
          <w:rFonts w:eastAsiaTheme="majorEastAsia"/>
          <w:sz w:val="20"/>
          <w:szCs w:val="20"/>
        </w:rPr>
        <w:t> </w:t>
      </w:r>
      <w:hyperlink r:id="rId182"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rPr>
        <w:t>to</w:t>
      </w:r>
      <w:r w:rsidRPr="00AD003F">
        <w:rPr>
          <w:rStyle w:val="apple-converted-space"/>
          <w:rFonts w:eastAsiaTheme="majorEastAsia"/>
          <w:sz w:val="20"/>
          <w:szCs w:val="20"/>
        </w:rPr>
        <w:t> </w:t>
      </w:r>
      <w:hyperlink r:id="rId183" w:anchor="startActivity(android.content.Intent)" w:history="1">
        <w:r w:rsidRPr="00AD003F">
          <w:rPr>
            <w:rStyle w:val="Hyperlink"/>
            <w:rFonts w:eastAsiaTheme="majorEastAsia"/>
            <w:color w:val="auto"/>
            <w:sz w:val="20"/>
            <w:szCs w:val="20"/>
          </w:rPr>
          <w:t>startActivity()</w:t>
        </w:r>
      </w:hyperlink>
      <w:r w:rsidRPr="00AD003F">
        <w:rPr>
          <w:sz w:val="20"/>
          <w:szCs w:val="20"/>
        </w:rPr>
        <w:t>. The</w:t>
      </w:r>
      <w:r w:rsidRPr="00AD003F">
        <w:rPr>
          <w:rStyle w:val="apple-converted-space"/>
          <w:rFonts w:eastAsiaTheme="majorEastAsia"/>
          <w:sz w:val="20"/>
          <w:szCs w:val="20"/>
        </w:rPr>
        <w:t> </w:t>
      </w:r>
      <w:hyperlink r:id="rId184"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rPr>
        <w:t>describes the activity to start and carries any necessary data.</w:t>
      </w:r>
    </w:p>
    <w:p w:rsidR="00AD003F" w:rsidRDefault="00AD003F" w:rsidP="00AD003F">
      <w:pPr>
        <w:pStyle w:val="NormalWeb"/>
        <w:shd w:val="clear" w:color="auto" w:fill="FFFFFF"/>
        <w:spacing w:before="0" w:beforeAutospacing="0" w:after="0" w:afterAutospacing="0"/>
        <w:ind w:left="250"/>
        <w:rPr>
          <w:sz w:val="20"/>
          <w:szCs w:val="20"/>
        </w:rPr>
      </w:pPr>
      <w:r w:rsidRPr="00AD003F">
        <w:rPr>
          <w:sz w:val="20"/>
          <w:szCs w:val="20"/>
        </w:rPr>
        <w:t xml:space="preserve">If you want </w:t>
      </w:r>
      <w:r w:rsidRPr="00AD003F">
        <w:rPr>
          <w:sz w:val="20"/>
          <w:szCs w:val="20"/>
          <w:highlight w:val="yellow"/>
        </w:rPr>
        <w:t>to receive a result from the activity</w:t>
      </w:r>
      <w:r w:rsidRPr="00AD003F">
        <w:rPr>
          <w:sz w:val="20"/>
          <w:szCs w:val="20"/>
        </w:rPr>
        <w:t xml:space="preserve"> when it finishes, call</w:t>
      </w:r>
      <w:r w:rsidRPr="00AD003F">
        <w:rPr>
          <w:rStyle w:val="apple-converted-space"/>
          <w:rFonts w:eastAsiaTheme="majorEastAsia"/>
          <w:sz w:val="20"/>
          <w:szCs w:val="20"/>
        </w:rPr>
        <w:t> </w:t>
      </w:r>
      <w:hyperlink r:id="rId185" w:anchor="startActivityForResult(android.content.Intent, int)" w:history="1">
        <w:r w:rsidRPr="00AD003F">
          <w:rPr>
            <w:rStyle w:val="Hyperlink"/>
            <w:rFonts w:eastAsiaTheme="majorEastAsia"/>
            <w:color w:val="auto"/>
            <w:sz w:val="20"/>
            <w:szCs w:val="20"/>
          </w:rPr>
          <w:t>startActivityForResult()</w:t>
        </w:r>
      </w:hyperlink>
      <w:r w:rsidRPr="00AD003F">
        <w:rPr>
          <w:sz w:val="20"/>
          <w:szCs w:val="20"/>
        </w:rPr>
        <w:t>. Your activity receives the result as a separate</w:t>
      </w:r>
      <w:r w:rsidRPr="00AD003F">
        <w:rPr>
          <w:rStyle w:val="apple-converted-space"/>
          <w:rFonts w:eastAsiaTheme="majorEastAsia"/>
          <w:sz w:val="20"/>
          <w:szCs w:val="20"/>
        </w:rPr>
        <w:t> </w:t>
      </w:r>
      <w:hyperlink r:id="rId186"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rPr>
        <w:t>object in your activity's</w:t>
      </w:r>
      <w:r w:rsidRPr="00AD003F">
        <w:rPr>
          <w:rStyle w:val="apple-converted-space"/>
          <w:rFonts w:eastAsiaTheme="majorEastAsia"/>
          <w:sz w:val="20"/>
          <w:szCs w:val="20"/>
        </w:rPr>
        <w:t> </w:t>
      </w:r>
      <w:hyperlink r:id="rId187" w:anchor="onActivityResult(int, int, android.content.Intent)" w:history="1">
        <w:r w:rsidRPr="00AD003F">
          <w:rPr>
            <w:rStyle w:val="Hyperlink"/>
            <w:rFonts w:eastAsiaTheme="majorEastAsia"/>
            <w:color w:val="auto"/>
            <w:sz w:val="20"/>
            <w:szCs w:val="20"/>
          </w:rPr>
          <w:t>onActivityResult()</w:t>
        </w:r>
      </w:hyperlink>
      <w:r w:rsidRPr="00AD003F">
        <w:rPr>
          <w:rStyle w:val="apple-converted-space"/>
          <w:rFonts w:eastAsiaTheme="majorEastAsia"/>
          <w:sz w:val="20"/>
          <w:szCs w:val="20"/>
        </w:rPr>
        <w:t> </w:t>
      </w:r>
      <w:r w:rsidRPr="00AD003F">
        <w:rPr>
          <w:sz w:val="20"/>
          <w:szCs w:val="20"/>
        </w:rPr>
        <w:t>callback. For more information, see the</w:t>
      </w:r>
      <w:r w:rsidRPr="00AD003F">
        <w:rPr>
          <w:rStyle w:val="apple-converted-space"/>
          <w:rFonts w:eastAsiaTheme="majorEastAsia"/>
          <w:sz w:val="20"/>
          <w:szCs w:val="20"/>
        </w:rPr>
        <w:t> </w:t>
      </w:r>
      <w:hyperlink r:id="rId188" w:history="1">
        <w:r w:rsidRPr="00AD003F">
          <w:rPr>
            <w:rStyle w:val="Hyperlink"/>
            <w:rFonts w:eastAsiaTheme="majorEastAsia"/>
            <w:color w:val="auto"/>
            <w:sz w:val="20"/>
            <w:szCs w:val="20"/>
          </w:rPr>
          <w:t>Activities</w:t>
        </w:r>
      </w:hyperlink>
      <w:r w:rsidRPr="00AD003F">
        <w:rPr>
          <w:rStyle w:val="apple-converted-space"/>
          <w:rFonts w:eastAsiaTheme="majorEastAsia"/>
          <w:sz w:val="20"/>
          <w:szCs w:val="20"/>
        </w:rPr>
        <w:t> </w:t>
      </w:r>
      <w:r w:rsidRPr="00AD003F">
        <w:rPr>
          <w:sz w:val="20"/>
          <w:szCs w:val="20"/>
        </w:rPr>
        <w:t>guide.</w:t>
      </w:r>
    </w:p>
    <w:p w:rsidR="00AD003F" w:rsidRPr="00AD003F" w:rsidRDefault="00AD003F" w:rsidP="00AD003F">
      <w:pPr>
        <w:pStyle w:val="NormalWeb"/>
        <w:shd w:val="clear" w:color="auto" w:fill="FFFFFF"/>
        <w:spacing w:before="0" w:beforeAutospacing="0" w:after="0" w:afterAutospacing="0"/>
        <w:ind w:left="250"/>
        <w:rPr>
          <w:sz w:val="20"/>
          <w:szCs w:val="20"/>
        </w:rPr>
      </w:pPr>
    </w:p>
    <w:p w:rsidR="00AD003F" w:rsidRPr="00AD003F" w:rsidRDefault="00AD003F" w:rsidP="003E3ED9">
      <w:pPr>
        <w:numPr>
          <w:ilvl w:val="0"/>
          <w:numId w:val="71"/>
        </w:numPr>
        <w:shd w:val="clear" w:color="auto" w:fill="FFFFFF"/>
        <w:spacing w:after="0" w:line="240" w:lineRule="auto"/>
        <w:ind w:left="250"/>
        <w:rPr>
          <w:rFonts w:ascii="Times New Roman" w:hAnsi="Times New Roman" w:cs="Times New Roman"/>
          <w:sz w:val="20"/>
          <w:szCs w:val="20"/>
        </w:rPr>
      </w:pPr>
      <w:r w:rsidRPr="00AD003F">
        <w:rPr>
          <w:rFonts w:ascii="Times New Roman" w:hAnsi="Times New Roman" w:cs="Times New Roman"/>
          <w:b/>
          <w:bCs/>
          <w:sz w:val="20"/>
          <w:szCs w:val="20"/>
        </w:rPr>
        <w:t>Starting a service</w:t>
      </w:r>
    </w:p>
    <w:p w:rsidR="00AD003F" w:rsidRDefault="00AD003F" w:rsidP="00AD003F">
      <w:pPr>
        <w:pStyle w:val="NormalWeb"/>
        <w:shd w:val="clear" w:color="auto" w:fill="FFFFFF"/>
        <w:spacing w:before="0" w:beforeAutospacing="0" w:after="0" w:afterAutospacing="0"/>
        <w:ind w:left="250"/>
        <w:rPr>
          <w:sz w:val="20"/>
          <w:szCs w:val="20"/>
        </w:rPr>
      </w:pPr>
      <w:r w:rsidRPr="00AD003F">
        <w:rPr>
          <w:sz w:val="20"/>
          <w:szCs w:val="20"/>
        </w:rPr>
        <w:t>A</w:t>
      </w:r>
      <w:r w:rsidRPr="00AD003F">
        <w:rPr>
          <w:rStyle w:val="apple-converted-space"/>
          <w:rFonts w:eastAsiaTheme="majorEastAsia"/>
          <w:sz w:val="20"/>
          <w:szCs w:val="20"/>
        </w:rPr>
        <w:t> </w:t>
      </w:r>
      <w:hyperlink r:id="rId189" w:history="1">
        <w:r w:rsidRPr="00AD003F">
          <w:rPr>
            <w:rStyle w:val="Hyperlink"/>
            <w:rFonts w:eastAsiaTheme="majorEastAsia"/>
            <w:color w:val="auto"/>
            <w:sz w:val="20"/>
            <w:szCs w:val="20"/>
          </w:rPr>
          <w:t>Service</w:t>
        </w:r>
      </w:hyperlink>
      <w:r w:rsidRPr="00AD003F">
        <w:rPr>
          <w:rStyle w:val="apple-converted-space"/>
          <w:rFonts w:eastAsiaTheme="majorEastAsia"/>
          <w:sz w:val="20"/>
          <w:szCs w:val="20"/>
        </w:rPr>
        <w:t> </w:t>
      </w:r>
      <w:r w:rsidRPr="00AD003F">
        <w:rPr>
          <w:sz w:val="20"/>
          <w:szCs w:val="20"/>
        </w:rPr>
        <w:t xml:space="preserve">is </w:t>
      </w:r>
      <w:r w:rsidRPr="00AD003F">
        <w:rPr>
          <w:sz w:val="20"/>
          <w:szCs w:val="20"/>
          <w:highlight w:val="yellow"/>
        </w:rPr>
        <w:t>a component that performs operations in the background without a user interface</w:t>
      </w:r>
      <w:r w:rsidRPr="00AD003F">
        <w:rPr>
          <w:sz w:val="20"/>
          <w:szCs w:val="20"/>
        </w:rPr>
        <w:t>. With Android 5.0 (API level 21) and later, you can start a service with</w:t>
      </w:r>
      <w:r w:rsidRPr="00AD003F">
        <w:rPr>
          <w:rStyle w:val="apple-converted-space"/>
          <w:rFonts w:eastAsiaTheme="majorEastAsia"/>
          <w:sz w:val="20"/>
          <w:szCs w:val="20"/>
        </w:rPr>
        <w:t> </w:t>
      </w:r>
      <w:hyperlink r:id="rId190" w:history="1">
        <w:r w:rsidRPr="00AD003F">
          <w:rPr>
            <w:rStyle w:val="Hyperlink"/>
            <w:rFonts w:eastAsiaTheme="majorEastAsia"/>
            <w:color w:val="auto"/>
            <w:sz w:val="20"/>
            <w:szCs w:val="20"/>
          </w:rPr>
          <w:t>JobScheduler</w:t>
        </w:r>
      </w:hyperlink>
      <w:r w:rsidRPr="00AD003F">
        <w:rPr>
          <w:sz w:val="20"/>
          <w:szCs w:val="20"/>
        </w:rPr>
        <w:t>. For more information about</w:t>
      </w:r>
      <w:r w:rsidRPr="00AD003F">
        <w:rPr>
          <w:rStyle w:val="apple-converted-space"/>
          <w:rFonts w:eastAsiaTheme="majorEastAsia"/>
          <w:sz w:val="20"/>
          <w:szCs w:val="20"/>
        </w:rPr>
        <w:t> </w:t>
      </w:r>
      <w:hyperlink r:id="rId191" w:history="1">
        <w:r w:rsidRPr="00AD003F">
          <w:rPr>
            <w:rStyle w:val="Hyperlink"/>
            <w:rFonts w:eastAsiaTheme="majorEastAsia"/>
            <w:color w:val="auto"/>
            <w:sz w:val="20"/>
            <w:szCs w:val="20"/>
          </w:rPr>
          <w:t>JobScheduler</w:t>
        </w:r>
      </w:hyperlink>
      <w:r w:rsidRPr="00AD003F">
        <w:rPr>
          <w:sz w:val="20"/>
          <w:szCs w:val="20"/>
        </w:rPr>
        <w:t>, see its</w:t>
      </w:r>
      <w:r w:rsidRPr="00AD003F">
        <w:rPr>
          <w:rStyle w:val="apple-converted-space"/>
          <w:rFonts w:eastAsiaTheme="majorEastAsia"/>
          <w:sz w:val="20"/>
          <w:szCs w:val="20"/>
        </w:rPr>
        <w:t> </w:t>
      </w:r>
      <w:hyperlink r:id="rId192" w:history="1">
        <w:r w:rsidRPr="00AD003F">
          <w:rPr>
            <w:rStyle w:val="Hyperlink"/>
            <w:rFonts w:eastAsiaTheme="majorEastAsia"/>
            <w:color w:val="auto"/>
            <w:sz w:val="20"/>
            <w:szCs w:val="20"/>
          </w:rPr>
          <w:t>API-reference documentation</w:t>
        </w:r>
      </w:hyperlink>
      <w:r w:rsidRPr="00AD003F">
        <w:rPr>
          <w:sz w:val="20"/>
          <w:szCs w:val="20"/>
        </w:rPr>
        <w:t>.</w:t>
      </w:r>
    </w:p>
    <w:p w:rsidR="00AD003F" w:rsidRPr="00AD003F" w:rsidRDefault="00AD003F" w:rsidP="00AD003F">
      <w:pPr>
        <w:pStyle w:val="NormalWeb"/>
        <w:shd w:val="clear" w:color="auto" w:fill="FFFFFF"/>
        <w:spacing w:before="0" w:beforeAutospacing="0" w:after="0" w:afterAutospacing="0"/>
        <w:ind w:left="250"/>
        <w:rPr>
          <w:sz w:val="20"/>
          <w:szCs w:val="20"/>
        </w:rPr>
      </w:pPr>
    </w:p>
    <w:p w:rsidR="00AD003F" w:rsidRDefault="00AD003F" w:rsidP="00AD003F">
      <w:pPr>
        <w:pStyle w:val="NormalWeb"/>
        <w:shd w:val="clear" w:color="auto" w:fill="FFFFFF"/>
        <w:spacing w:before="0" w:beforeAutospacing="0" w:after="0" w:afterAutospacing="0"/>
        <w:ind w:left="250"/>
        <w:rPr>
          <w:sz w:val="20"/>
          <w:szCs w:val="20"/>
        </w:rPr>
      </w:pPr>
      <w:r w:rsidRPr="00AD003F">
        <w:rPr>
          <w:sz w:val="20"/>
          <w:szCs w:val="20"/>
        </w:rPr>
        <w:t>For versions earlier than Android 5.0 (API level 21), you can start a service by using methods of the</w:t>
      </w:r>
      <w:hyperlink r:id="rId193" w:history="1">
        <w:r w:rsidRPr="00AD003F">
          <w:rPr>
            <w:rStyle w:val="Hyperlink"/>
            <w:rFonts w:eastAsiaTheme="majorEastAsia"/>
            <w:color w:val="auto"/>
            <w:sz w:val="20"/>
            <w:szCs w:val="20"/>
          </w:rPr>
          <w:t>Service</w:t>
        </w:r>
      </w:hyperlink>
      <w:r w:rsidRPr="00AD003F">
        <w:rPr>
          <w:rStyle w:val="apple-converted-space"/>
          <w:rFonts w:eastAsiaTheme="majorEastAsia"/>
          <w:sz w:val="20"/>
          <w:szCs w:val="20"/>
        </w:rPr>
        <w:t> </w:t>
      </w:r>
      <w:r w:rsidRPr="00AD003F">
        <w:rPr>
          <w:sz w:val="20"/>
          <w:szCs w:val="20"/>
        </w:rPr>
        <w:t>class. You can start a service to perform a one-time operation (such as downloading a file) by passing an</w:t>
      </w:r>
      <w:r w:rsidRPr="00AD003F">
        <w:rPr>
          <w:rStyle w:val="apple-converted-space"/>
          <w:rFonts w:eastAsiaTheme="majorEastAsia"/>
          <w:sz w:val="20"/>
          <w:szCs w:val="20"/>
        </w:rPr>
        <w:t> </w:t>
      </w:r>
      <w:hyperlink r:id="rId194"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rPr>
        <w:t>to</w:t>
      </w:r>
      <w:r w:rsidRPr="00AD003F">
        <w:rPr>
          <w:rStyle w:val="apple-converted-space"/>
          <w:rFonts w:eastAsiaTheme="majorEastAsia"/>
          <w:sz w:val="20"/>
          <w:szCs w:val="20"/>
        </w:rPr>
        <w:t> </w:t>
      </w:r>
      <w:hyperlink r:id="rId195" w:anchor="startService(android.content.Intent)" w:history="1">
        <w:r w:rsidRPr="00AD003F">
          <w:rPr>
            <w:rStyle w:val="Hyperlink"/>
            <w:rFonts w:eastAsiaTheme="majorEastAsia"/>
            <w:color w:val="auto"/>
            <w:sz w:val="20"/>
            <w:szCs w:val="20"/>
          </w:rPr>
          <w:t>startService()</w:t>
        </w:r>
      </w:hyperlink>
      <w:r w:rsidRPr="00AD003F">
        <w:rPr>
          <w:sz w:val="20"/>
          <w:szCs w:val="20"/>
        </w:rPr>
        <w:t xml:space="preserve">. </w:t>
      </w:r>
    </w:p>
    <w:p w:rsidR="00AD003F" w:rsidRDefault="00AD003F" w:rsidP="00AD003F">
      <w:pPr>
        <w:pStyle w:val="NormalWeb"/>
        <w:shd w:val="clear" w:color="auto" w:fill="FFFFFF"/>
        <w:spacing w:before="0" w:beforeAutospacing="0" w:after="0" w:afterAutospacing="0"/>
        <w:ind w:left="250"/>
        <w:rPr>
          <w:sz w:val="20"/>
          <w:szCs w:val="20"/>
        </w:rPr>
      </w:pPr>
    </w:p>
    <w:p w:rsidR="00AD003F" w:rsidRDefault="00AD003F" w:rsidP="00AD003F">
      <w:pPr>
        <w:pStyle w:val="NormalWeb"/>
        <w:shd w:val="clear" w:color="auto" w:fill="FFFFFF"/>
        <w:spacing w:before="0" w:beforeAutospacing="0" w:after="0" w:afterAutospacing="0"/>
        <w:ind w:left="250"/>
        <w:rPr>
          <w:sz w:val="20"/>
          <w:szCs w:val="20"/>
        </w:rPr>
      </w:pPr>
      <w:r w:rsidRPr="00AD003F">
        <w:rPr>
          <w:sz w:val="20"/>
          <w:szCs w:val="20"/>
          <w:highlight w:val="yellow"/>
        </w:rPr>
        <w:lastRenderedPageBreak/>
        <w:t>The</w:t>
      </w:r>
      <w:r w:rsidRPr="00AD003F">
        <w:rPr>
          <w:rStyle w:val="apple-converted-space"/>
          <w:rFonts w:eastAsiaTheme="majorEastAsia"/>
          <w:sz w:val="20"/>
          <w:szCs w:val="20"/>
        </w:rPr>
        <w:t> </w:t>
      </w:r>
      <w:hyperlink r:id="rId196"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highlight w:val="yellow"/>
        </w:rPr>
        <w:t>describes the service to start and carries any necessary data</w:t>
      </w:r>
      <w:r w:rsidRPr="00AD003F">
        <w:rPr>
          <w:sz w:val="20"/>
          <w:szCs w:val="20"/>
        </w:rPr>
        <w:t>.</w:t>
      </w:r>
    </w:p>
    <w:p w:rsidR="00AD003F" w:rsidRPr="00AD003F" w:rsidRDefault="00AD003F" w:rsidP="00AD003F">
      <w:pPr>
        <w:pStyle w:val="NormalWeb"/>
        <w:shd w:val="clear" w:color="auto" w:fill="FFFFFF"/>
        <w:spacing w:before="0" w:beforeAutospacing="0" w:after="0" w:afterAutospacing="0"/>
        <w:ind w:left="250"/>
        <w:rPr>
          <w:sz w:val="20"/>
          <w:szCs w:val="20"/>
        </w:rPr>
      </w:pPr>
    </w:p>
    <w:p w:rsidR="00AD003F" w:rsidRPr="00AD003F" w:rsidRDefault="00AD003F" w:rsidP="00AD003F">
      <w:pPr>
        <w:pStyle w:val="NormalWeb"/>
        <w:shd w:val="clear" w:color="auto" w:fill="FFFFFF"/>
        <w:spacing w:before="0" w:beforeAutospacing="0" w:after="0" w:afterAutospacing="0"/>
        <w:ind w:left="250"/>
        <w:rPr>
          <w:sz w:val="20"/>
          <w:szCs w:val="20"/>
        </w:rPr>
      </w:pPr>
      <w:r w:rsidRPr="00AD003F">
        <w:rPr>
          <w:sz w:val="20"/>
          <w:szCs w:val="20"/>
        </w:rPr>
        <w:t>If the service is designed with a client-server interface, you can bind to the service from another component by passing an</w:t>
      </w:r>
      <w:r w:rsidRPr="00AD003F">
        <w:rPr>
          <w:rStyle w:val="apple-converted-space"/>
          <w:rFonts w:eastAsiaTheme="majorEastAsia"/>
          <w:sz w:val="20"/>
          <w:szCs w:val="20"/>
        </w:rPr>
        <w:t> </w:t>
      </w:r>
      <w:hyperlink r:id="rId197"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rPr>
        <w:t>to</w:t>
      </w:r>
      <w:r w:rsidRPr="00AD003F">
        <w:rPr>
          <w:rStyle w:val="apple-converted-space"/>
          <w:rFonts w:eastAsiaTheme="majorEastAsia"/>
          <w:sz w:val="20"/>
          <w:szCs w:val="20"/>
        </w:rPr>
        <w:t> </w:t>
      </w:r>
      <w:hyperlink r:id="rId198" w:anchor="bindService(android.content.Intent, android.content.ServiceConnection, int)" w:history="1">
        <w:r w:rsidRPr="00AD003F">
          <w:rPr>
            <w:rStyle w:val="Hyperlink"/>
            <w:rFonts w:eastAsiaTheme="majorEastAsia"/>
            <w:color w:val="auto"/>
            <w:sz w:val="20"/>
            <w:szCs w:val="20"/>
          </w:rPr>
          <w:t>bindService()</w:t>
        </w:r>
      </w:hyperlink>
      <w:r w:rsidRPr="00AD003F">
        <w:rPr>
          <w:sz w:val="20"/>
          <w:szCs w:val="20"/>
        </w:rPr>
        <w:t>. For more information, see the</w:t>
      </w:r>
      <w:r w:rsidRPr="00AD003F">
        <w:rPr>
          <w:rStyle w:val="apple-converted-space"/>
          <w:rFonts w:eastAsiaTheme="majorEastAsia"/>
          <w:sz w:val="20"/>
          <w:szCs w:val="20"/>
        </w:rPr>
        <w:t> </w:t>
      </w:r>
      <w:hyperlink r:id="rId199" w:history="1">
        <w:r w:rsidRPr="00AD003F">
          <w:rPr>
            <w:rStyle w:val="Hyperlink"/>
            <w:rFonts w:eastAsiaTheme="majorEastAsia"/>
            <w:color w:val="auto"/>
            <w:sz w:val="20"/>
            <w:szCs w:val="20"/>
          </w:rPr>
          <w:t>Services</w:t>
        </w:r>
      </w:hyperlink>
      <w:r w:rsidRPr="00AD003F">
        <w:rPr>
          <w:rStyle w:val="apple-converted-space"/>
          <w:rFonts w:eastAsiaTheme="majorEastAsia"/>
          <w:sz w:val="20"/>
          <w:szCs w:val="20"/>
        </w:rPr>
        <w:t> </w:t>
      </w:r>
      <w:r w:rsidRPr="00AD003F">
        <w:rPr>
          <w:sz w:val="20"/>
          <w:szCs w:val="20"/>
        </w:rPr>
        <w:t>guide.</w:t>
      </w:r>
    </w:p>
    <w:p w:rsidR="00AD003F" w:rsidRDefault="00AD003F" w:rsidP="00AD003F">
      <w:pPr>
        <w:pStyle w:val="NormalWeb"/>
        <w:shd w:val="clear" w:color="auto" w:fill="FFFFFF"/>
        <w:spacing w:before="0" w:beforeAutospacing="0" w:after="0" w:afterAutospacing="0"/>
        <w:ind w:left="250"/>
        <w:rPr>
          <w:sz w:val="20"/>
          <w:szCs w:val="20"/>
        </w:rPr>
      </w:pPr>
    </w:p>
    <w:p w:rsidR="00AD003F" w:rsidRPr="00AD003F" w:rsidRDefault="00AD003F" w:rsidP="003E3ED9">
      <w:pPr>
        <w:numPr>
          <w:ilvl w:val="0"/>
          <w:numId w:val="71"/>
        </w:numPr>
        <w:shd w:val="clear" w:color="auto" w:fill="FFFFFF"/>
        <w:spacing w:after="0" w:line="240" w:lineRule="auto"/>
        <w:ind w:left="250"/>
        <w:rPr>
          <w:rFonts w:ascii="Times New Roman" w:hAnsi="Times New Roman" w:cs="Times New Roman"/>
          <w:sz w:val="20"/>
          <w:szCs w:val="20"/>
        </w:rPr>
      </w:pPr>
      <w:r w:rsidRPr="00AD003F">
        <w:rPr>
          <w:rFonts w:ascii="Times New Roman" w:hAnsi="Times New Roman" w:cs="Times New Roman"/>
          <w:b/>
          <w:bCs/>
          <w:sz w:val="20"/>
          <w:szCs w:val="20"/>
        </w:rPr>
        <w:t>Delivering a broadcast</w:t>
      </w:r>
    </w:p>
    <w:p w:rsidR="00AD003F" w:rsidRPr="00AD003F" w:rsidRDefault="00AD003F" w:rsidP="00AD003F">
      <w:pPr>
        <w:pStyle w:val="NormalWeb"/>
        <w:shd w:val="clear" w:color="auto" w:fill="FFFFFF"/>
        <w:spacing w:before="0" w:beforeAutospacing="0" w:after="0" w:afterAutospacing="0"/>
        <w:ind w:left="250"/>
        <w:rPr>
          <w:sz w:val="20"/>
          <w:szCs w:val="20"/>
        </w:rPr>
      </w:pPr>
      <w:r w:rsidRPr="00AD003F">
        <w:rPr>
          <w:sz w:val="20"/>
          <w:szCs w:val="20"/>
        </w:rPr>
        <w:t xml:space="preserve">A </w:t>
      </w:r>
      <w:r w:rsidRPr="00AD003F">
        <w:rPr>
          <w:sz w:val="20"/>
          <w:szCs w:val="20"/>
          <w:highlight w:val="cyan"/>
        </w:rPr>
        <w:t>broadcast is a message that any app can receive</w:t>
      </w:r>
      <w:r w:rsidRPr="00AD003F">
        <w:rPr>
          <w:sz w:val="20"/>
          <w:szCs w:val="20"/>
        </w:rPr>
        <w:t>. The system delivers various broadcasts for system events, such as when the system boots up or the device starts charging. You can deliver a broadcast to other apps by passing an</w:t>
      </w:r>
      <w:r w:rsidRPr="00AD003F">
        <w:rPr>
          <w:rStyle w:val="apple-converted-space"/>
          <w:rFonts w:eastAsiaTheme="majorEastAsia"/>
          <w:sz w:val="20"/>
          <w:szCs w:val="20"/>
        </w:rPr>
        <w:t> </w:t>
      </w:r>
      <w:hyperlink r:id="rId200" w:history="1">
        <w:r w:rsidRPr="00AD003F">
          <w:rPr>
            <w:rStyle w:val="Hyperlink"/>
            <w:rFonts w:eastAsiaTheme="majorEastAsia"/>
            <w:color w:val="auto"/>
            <w:sz w:val="20"/>
            <w:szCs w:val="20"/>
          </w:rPr>
          <w:t>Intent</w:t>
        </w:r>
      </w:hyperlink>
      <w:r w:rsidRPr="00AD003F">
        <w:rPr>
          <w:rStyle w:val="apple-converted-space"/>
          <w:rFonts w:eastAsiaTheme="majorEastAsia"/>
          <w:sz w:val="20"/>
          <w:szCs w:val="20"/>
        </w:rPr>
        <w:t> </w:t>
      </w:r>
      <w:r w:rsidRPr="00AD003F">
        <w:rPr>
          <w:sz w:val="20"/>
          <w:szCs w:val="20"/>
        </w:rPr>
        <w:t>to</w:t>
      </w:r>
      <w:r w:rsidRPr="00AD003F">
        <w:rPr>
          <w:rStyle w:val="apple-converted-space"/>
          <w:rFonts w:eastAsiaTheme="majorEastAsia"/>
          <w:sz w:val="20"/>
          <w:szCs w:val="20"/>
        </w:rPr>
        <w:t> </w:t>
      </w:r>
      <w:hyperlink r:id="rId201" w:anchor="sendBroadcast(android.content.Intent)" w:history="1">
        <w:r w:rsidRPr="00AD003F">
          <w:rPr>
            <w:rStyle w:val="Hyperlink"/>
            <w:rFonts w:eastAsiaTheme="majorEastAsia"/>
            <w:color w:val="auto"/>
            <w:sz w:val="20"/>
            <w:szCs w:val="20"/>
          </w:rPr>
          <w:t>sendBroadcast()</w:t>
        </w:r>
      </w:hyperlink>
      <w:r w:rsidRPr="00AD003F">
        <w:rPr>
          <w:rStyle w:val="apple-converted-space"/>
          <w:rFonts w:eastAsiaTheme="majorEastAsia"/>
          <w:sz w:val="20"/>
          <w:szCs w:val="20"/>
        </w:rPr>
        <w:t> </w:t>
      </w:r>
      <w:r w:rsidRPr="00AD003F">
        <w:rPr>
          <w:sz w:val="20"/>
          <w:szCs w:val="20"/>
        </w:rPr>
        <w:t>or</w:t>
      </w:r>
      <w:r w:rsidRPr="00AD003F">
        <w:rPr>
          <w:rStyle w:val="apple-converted-space"/>
          <w:rFonts w:eastAsiaTheme="majorEastAsia"/>
          <w:sz w:val="20"/>
          <w:szCs w:val="20"/>
        </w:rPr>
        <w:t> </w:t>
      </w:r>
      <w:hyperlink r:id="rId202" w:anchor="sendOrderedBroadcast(android.content.Intent, java.lang.String)" w:history="1">
        <w:r w:rsidRPr="00AD003F">
          <w:rPr>
            <w:rStyle w:val="Hyperlink"/>
            <w:rFonts w:eastAsiaTheme="majorEastAsia"/>
            <w:color w:val="auto"/>
            <w:sz w:val="20"/>
            <w:szCs w:val="20"/>
          </w:rPr>
          <w:t>sendOrderedBroadcast()</w:t>
        </w:r>
      </w:hyperlink>
      <w:r w:rsidRPr="00AD003F">
        <w:rPr>
          <w:sz w:val="20"/>
          <w:szCs w:val="20"/>
        </w:rPr>
        <w:t>.</w:t>
      </w:r>
    </w:p>
    <w:p w:rsidR="00AD003F" w:rsidRDefault="00AD003F" w:rsidP="00AD003F">
      <w:pPr>
        <w:pStyle w:val="Heading2"/>
        <w:shd w:val="clear" w:color="auto" w:fill="FFFFFF"/>
        <w:spacing w:before="0" w:line="240" w:lineRule="auto"/>
        <w:rPr>
          <w:rFonts w:ascii="Times New Roman" w:hAnsi="Times New Roman" w:cs="Times New Roman"/>
          <w:bCs w:val="0"/>
          <w:color w:val="auto"/>
          <w:sz w:val="22"/>
          <w:szCs w:val="22"/>
        </w:rPr>
      </w:pPr>
    </w:p>
    <w:p w:rsidR="00AD003F" w:rsidRPr="00AD003F" w:rsidRDefault="00AD003F" w:rsidP="00AD003F">
      <w:pPr>
        <w:pStyle w:val="Heading2"/>
        <w:shd w:val="clear" w:color="auto" w:fill="FFFFFF"/>
        <w:spacing w:before="0" w:line="240" w:lineRule="auto"/>
        <w:rPr>
          <w:rFonts w:ascii="Times New Roman" w:hAnsi="Times New Roman" w:cs="Times New Roman"/>
          <w:bCs w:val="0"/>
          <w:color w:val="auto"/>
          <w:sz w:val="22"/>
          <w:szCs w:val="22"/>
        </w:rPr>
      </w:pPr>
      <w:r w:rsidRPr="00AD003F">
        <w:rPr>
          <w:rFonts w:ascii="Times New Roman" w:hAnsi="Times New Roman" w:cs="Times New Roman"/>
          <w:bCs w:val="0"/>
          <w:color w:val="auto"/>
          <w:sz w:val="22"/>
          <w:szCs w:val="22"/>
        </w:rPr>
        <w:t>Intent types</w:t>
      </w:r>
    </w:p>
    <w:p w:rsidR="00AD003F" w:rsidRPr="00AD003F" w:rsidRDefault="00AD003F" w:rsidP="00AD003F">
      <w:pPr>
        <w:spacing w:after="0" w:line="240" w:lineRule="auto"/>
        <w:rPr>
          <w:rFonts w:ascii="Times New Roman" w:hAnsi="Times New Roman" w:cs="Times New Roman"/>
          <w:sz w:val="20"/>
          <w:szCs w:val="20"/>
        </w:rPr>
      </w:pPr>
    </w:p>
    <w:p w:rsidR="00AD003F" w:rsidRPr="00AD003F" w:rsidRDefault="00AD003F" w:rsidP="00AD003F">
      <w:pPr>
        <w:pStyle w:val="NormalWeb"/>
        <w:shd w:val="clear" w:color="auto" w:fill="FFFFFF"/>
        <w:spacing w:before="0" w:beforeAutospacing="0" w:after="0" w:afterAutospacing="0"/>
        <w:rPr>
          <w:sz w:val="20"/>
          <w:szCs w:val="20"/>
        </w:rPr>
      </w:pPr>
      <w:r w:rsidRPr="00AD003F">
        <w:rPr>
          <w:sz w:val="20"/>
          <w:szCs w:val="20"/>
        </w:rPr>
        <w:t>There are two types of intents:</w:t>
      </w:r>
    </w:p>
    <w:p w:rsidR="00AD003F" w:rsidRPr="00AD003F" w:rsidRDefault="00AD003F" w:rsidP="003E3ED9">
      <w:pPr>
        <w:numPr>
          <w:ilvl w:val="0"/>
          <w:numId w:val="72"/>
        </w:numPr>
        <w:shd w:val="clear" w:color="auto" w:fill="FFFFFF"/>
        <w:spacing w:after="0" w:line="240" w:lineRule="auto"/>
        <w:ind w:left="250"/>
        <w:rPr>
          <w:rFonts w:ascii="Times New Roman" w:hAnsi="Times New Roman" w:cs="Times New Roman"/>
          <w:sz w:val="20"/>
          <w:szCs w:val="20"/>
        </w:rPr>
      </w:pPr>
      <w:r w:rsidRPr="00AD003F">
        <w:rPr>
          <w:rFonts w:ascii="Times New Roman" w:hAnsi="Times New Roman" w:cs="Times New Roman"/>
          <w:b/>
          <w:bCs/>
          <w:sz w:val="20"/>
          <w:szCs w:val="20"/>
        </w:rPr>
        <w:t>Explicit intents</w:t>
      </w:r>
      <w:r w:rsidRPr="00AD003F">
        <w:rPr>
          <w:rStyle w:val="apple-converted-space"/>
          <w:rFonts w:ascii="Times New Roman" w:hAnsi="Times New Roman" w:cs="Times New Roman"/>
          <w:sz w:val="20"/>
          <w:szCs w:val="20"/>
        </w:rPr>
        <w:t> </w:t>
      </w:r>
      <w:r w:rsidRPr="00AD003F">
        <w:rPr>
          <w:rFonts w:ascii="Times New Roman" w:hAnsi="Times New Roman" w:cs="Times New Roman"/>
          <w:sz w:val="20"/>
          <w:szCs w:val="20"/>
        </w:rPr>
        <w:t>specify the component to start by name (the fully-qualified class name). You'll typically use an explicit intent to start a component in your own app, because you know the class name of the activity or service you want to start. For example, you can start a new activity in response to a user action or start a service to download a file in the background.</w:t>
      </w:r>
    </w:p>
    <w:p w:rsidR="00AD003F" w:rsidRPr="00AD003F" w:rsidRDefault="00AD003F" w:rsidP="003E3ED9">
      <w:pPr>
        <w:numPr>
          <w:ilvl w:val="0"/>
          <w:numId w:val="72"/>
        </w:numPr>
        <w:shd w:val="clear" w:color="auto" w:fill="FFFFFF"/>
        <w:spacing w:after="0" w:line="240" w:lineRule="auto"/>
        <w:ind w:left="250"/>
        <w:rPr>
          <w:rFonts w:ascii="Times New Roman" w:hAnsi="Times New Roman" w:cs="Times New Roman"/>
          <w:sz w:val="20"/>
          <w:szCs w:val="20"/>
        </w:rPr>
      </w:pPr>
      <w:r w:rsidRPr="00AD003F">
        <w:rPr>
          <w:rFonts w:ascii="Times New Roman" w:hAnsi="Times New Roman" w:cs="Times New Roman"/>
          <w:b/>
          <w:bCs/>
          <w:sz w:val="20"/>
          <w:szCs w:val="20"/>
        </w:rPr>
        <w:t>Implicit intents</w:t>
      </w:r>
      <w:r w:rsidRPr="00AD003F">
        <w:rPr>
          <w:rStyle w:val="apple-converted-space"/>
          <w:rFonts w:ascii="Times New Roman" w:hAnsi="Times New Roman" w:cs="Times New Roman"/>
          <w:sz w:val="20"/>
          <w:szCs w:val="20"/>
        </w:rPr>
        <w:t> </w:t>
      </w:r>
      <w:r w:rsidRPr="00AD003F">
        <w:rPr>
          <w:rFonts w:ascii="Times New Roman" w:hAnsi="Times New Roman" w:cs="Times New Roman"/>
          <w:sz w:val="20"/>
          <w:szCs w:val="20"/>
        </w:rPr>
        <w:t>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rsidR="00AD003F" w:rsidRPr="000764E8" w:rsidRDefault="00AD003F" w:rsidP="000764E8">
      <w:pPr>
        <w:pStyle w:val="NormalWeb"/>
        <w:spacing w:before="0" w:beforeAutospacing="0" w:after="0" w:afterAutospacing="0"/>
        <w:rPr>
          <w:spacing w:val="-1"/>
          <w:sz w:val="20"/>
          <w:szCs w:val="20"/>
        </w:rPr>
      </w:pPr>
    </w:p>
    <w:p w:rsidR="000764E8" w:rsidRDefault="000764E8" w:rsidP="00326F44">
      <w:pPr>
        <w:rPr>
          <w:rFonts w:ascii="Times New Roman" w:hAnsi="Times New Roman" w:cs="Times New Roman"/>
          <w:sz w:val="20"/>
          <w:szCs w:val="20"/>
          <w:u w:val="single"/>
          <w:lang w:val="en-US"/>
        </w:rPr>
      </w:pPr>
    </w:p>
    <w:p w:rsidR="00326F44" w:rsidRDefault="00326F44" w:rsidP="00326F44">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B17D71" w:rsidRPr="00AD003F" w:rsidRDefault="00B17D71" w:rsidP="00215CD2">
      <w:pPr>
        <w:pStyle w:val="ListParagraph"/>
        <w:numPr>
          <w:ilvl w:val="4"/>
          <w:numId w:val="1"/>
        </w:numPr>
        <w:ind w:left="1080"/>
        <w:rPr>
          <w:rFonts w:ascii="Times New Roman" w:hAnsi="Times New Roman" w:cs="Times New Roman"/>
          <w:sz w:val="18"/>
          <w:szCs w:val="18"/>
          <w:highlight w:val="yellow"/>
          <w:lang w:val="en-US"/>
        </w:rPr>
      </w:pPr>
      <w:r w:rsidRPr="000764E8">
        <w:rPr>
          <w:rFonts w:ascii="Times New Roman" w:hAnsi="Times New Roman" w:cs="Times New Roman"/>
          <w:sz w:val="20"/>
          <w:szCs w:val="20"/>
          <w:highlight w:val="yellow"/>
          <w:lang w:val="en-US"/>
        </w:rPr>
        <w:t>Intents</w:t>
      </w:r>
    </w:p>
    <w:p w:rsidR="00117BBA" w:rsidRPr="00AD003F" w:rsidRDefault="00810563"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What is an Intent ...android.content.Intent class</w:t>
      </w:r>
    </w:p>
    <w:p w:rsidR="00810563" w:rsidRPr="00AD003F" w:rsidRDefault="00810563"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Android Intent Messaging via Intent Objects - anatomy of an Intent object</w:t>
      </w:r>
    </w:p>
    <w:p w:rsidR="00810563" w:rsidRPr="00AD003F" w:rsidRDefault="00810563"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 xml:space="preserve"> Intent resolution - Implicit Intents and Explicit Intents</w:t>
      </w:r>
    </w:p>
    <w:p w:rsidR="00810563" w:rsidRPr="00AD003F" w:rsidRDefault="00810563"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Using Intents with Activities - Intent Filters</w:t>
      </w:r>
    </w:p>
    <w:p w:rsidR="00810563" w:rsidRPr="00AD003F" w:rsidRDefault="00810563"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Example - A Digital Clock Alternate Activity</w:t>
      </w:r>
    </w:p>
    <w:p w:rsidR="00810563" w:rsidRPr="00AD003F" w:rsidRDefault="00810563"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 xml:space="preserve">Using Intents with Services </w:t>
      </w:r>
    </w:p>
    <w:p w:rsidR="00810563" w:rsidRPr="00AD003F" w:rsidRDefault="00810563"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Using Intents with Broadcast Receivers</w:t>
      </w:r>
    </w:p>
    <w:p w:rsidR="00533671" w:rsidRPr="00AD003F" w:rsidRDefault="00533671" w:rsidP="00215CD2">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Pending Intents</w:t>
      </w:r>
    </w:p>
    <w:p w:rsidR="00122B25" w:rsidRPr="00AD003F" w:rsidRDefault="00801B3A" w:rsidP="00122B25">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Using Intent Object to invoke built-in app</w:t>
      </w:r>
    </w:p>
    <w:p w:rsidR="00AD003F" w:rsidRPr="00AD003F" w:rsidRDefault="00AD003F" w:rsidP="00122B25">
      <w:pPr>
        <w:pStyle w:val="ListParagraph"/>
        <w:numPr>
          <w:ilvl w:val="5"/>
          <w:numId w:val="1"/>
        </w:numPr>
        <w:ind w:left="1800"/>
        <w:rPr>
          <w:rFonts w:ascii="Times New Roman" w:hAnsi="Times New Roman" w:cs="Times New Roman"/>
          <w:sz w:val="18"/>
          <w:szCs w:val="18"/>
          <w:lang w:val="en-US"/>
        </w:rPr>
      </w:pPr>
      <w:r w:rsidRPr="00AD003F">
        <w:rPr>
          <w:rFonts w:ascii="Times New Roman" w:hAnsi="Times New Roman" w:cs="Times New Roman"/>
          <w:sz w:val="18"/>
          <w:szCs w:val="18"/>
          <w:lang w:val="en-US"/>
        </w:rPr>
        <w:t>What is Share Intent</w:t>
      </w:r>
    </w:p>
    <w:p w:rsidR="00122B25" w:rsidRPr="00122B25" w:rsidRDefault="00122B25" w:rsidP="00AD003F">
      <w:pPr>
        <w:spacing w:after="0" w:line="240" w:lineRule="auto"/>
        <w:rPr>
          <w:rFonts w:ascii="Times New Roman" w:hAnsi="Times New Roman" w:cs="Times New Roman"/>
          <w:sz w:val="20"/>
          <w:szCs w:val="20"/>
          <w:lang w:val="en-US"/>
        </w:rPr>
      </w:pPr>
      <w:r w:rsidRPr="00122B25">
        <w:rPr>
          <w:rFonts w:ascii="Times New Roman" w:hAnsi="Times New Roman" w:cs="Times New Roman"/>
          <w:sz w:val="20"/>
          <w:szCs w:val="20"/>
          <w:u w:val="single"/>
          <w:lang w:val="en-US"/>
        </w:rPr>
        <w:t xml:space="preserve">Illustrated Example </w:t>
      </w:r>
    </w:p>
    <w:p w:rsidR="00AD003F" w:rsidRDefault="00AD003F" w:rsidP="003E3ED9">
      <w:pPr>
        <w:pStyle w:val="ListParagraph"/>
        <w:numPr>
          <w:ilvl w:val="0"/>
          <w:numId w:val="70"/>
        </w:numPr>
        <w:spacing w:after="0" w:line="240" w:lineRule="auto"/>
        <w:rPr>
          <w:rFonts w:ascii="Times New Roman" w:hAnsi="Times New Roman" w:cs="Times New Roman"/>
          <w:sz w:val="20"/>
          <w:szCs w:val="20"/>
          <w:lang w:val="en-US"/>
        </w:rPr>
      </w:pPr>
      <w:r w:rsidRPr="00AD003F">
        <w:rPr>
          <w:rFonts w:ascii="Times New Roman" w:hAnsi="Times New Roman" w:cs="Times New Roman"/>
          <w:sz w:val="20"/>
          <w:szCs w:val="20"/>
          <w:lang w:val="en-US"/>
        </w:rPr>
        <w:t>http://www.vogella.com/tutorials/AndroidIntent/article.html</w:t>
      </w:r>
    </w:p>
    <w:p w:rsidR="00AD003F" w:rsidRDefault="00AD003F" w:rsidP="003E3ED9">
      <w:pPr>
        <w:pStyle w:val="ListParagraph"/>
        <w:numPr>
          <w:ilvl w:val="0"/>
          <w:numId w:val="70"/>
        </w:numPr>
        <w:spacing w:after="0" w:line="240" w:lineRule="auto"/>
        <w:rPr>
          <w:rFonts w:ascii="Times New Roman" w:hAnsi="Times New Roman" w:cs="Times New Roman"/>
          <w:sz w:val="20"/>
          <w:szCs w:val="20"/>
          <w:lang w:val="en-US"/>
        </w:rPr>
      </w:pPr>
      <w:r w:rsidRPr="00AD003F">
        <w:rPr>
          <w:rFonts w:ascii="Times New Roman" w:hAnsi="Times New Roman" w:cs="Times New Roman"/>
          <w:sz w:val="20"/>
          <w:szCs w:val="20"/>
          <w:lang w:val="en-US"/>
        </w:rPr>
        <w:t>https://www.tutorialspoint.com/android/android_intents_filters.htm</w:t>
      </w:r>
    </w:p>
    <w:p w:rsidR="00AD003F" w:rsidRDefault="00AD003F" w:rsidP="003E3ED9">
      <w:pPr>
        <w:pStyle w:val="ListParagraph"/>
        <w:numPr>
          <w:ilvl w:val="0"/>
          <w:numId w:val="70"/>
        </w:numPr>
        <w:spacing w:after="0" w:line="240" w:lineRule="auto"/>
        <w:rPr>
          <w:rFonts w:ascii="Times New Roman" w:hAnsi="Times New Roman" w:cs="Times New Roman"/>
          <w:sz w:val="20"/>
          <w:szCs w:val="20"/>
          <w:lang w:val="en-US"/>
        </w:rPr>
      </w:pPr>
      <w:r w:rsidRPr="00AD003F">
        <w:rPr>
          <w:rFonts w:ascii="Times New Roman" w:hAnsi="Times New Roman" w:cs="Times New Roman"/>
          <w:sz w:val="20"/>
          <w:szCs w:val="20"/>
          <w:lang w:val="en-US"/>
        </w:rPr>
        <w:t>https://www.javatpoint.com/android-intent-tutorial</w:t>
      </w:r>
    </w:p>
    <w:p w:rsidR="00AD003F" w:rsidRDefault="00AD003F" w:rsidP="003E3ED9">
      <w:pPr>
        <w:pStyle w:val="ListParagraph"/>
        <w:numPr>
          <w:ilvl w:val="0"/>
          <w:numId w:val="70"/>
        </w:numPr>
        <w:rPr>
          <w:rFonts w:ascii="Times New Roman" w:hAnsi="Times New Roman" w:cs="Times New Roman"/>
          <w:sz w:val="20"/>
          <w:szCs w:val="20"/>
          <w:lang w:val="en-US"/>
        </w:rPr>
      </w:pPr>
      <w:r w:rsidRPr="00AD003F">
        <w:rPr>
          <w:rFonts w:ascii="Times New Roman" w:hAnsi="Times New Roman" w:cs="Times New Roman"/>
          <w:sz w:val="20"/>
          <w:szCs w:val="20"/>
          <w:lang w:val="en-US"/>
        </w:rPr>
        <w:t>https://developer.android.com/guide/components/intents-filters.html</w:t>
      </w:r>
    </w:p>
    <w:p w:rsidR="00AD003F" w:rsidRDefault="00FE5A3F" w:rsidP="003E3ED9">
      <w:pPr>
        <w:pStyle w:val="ListParagraph"/>
        <w:numPr>
          <w:ilvl w:val="0"/>
          <w:numId w:val="70"/>
        </w:numPr>
        <w:rPr>
          <w:rFonts w:ascii="Times New Roman" w:hAnsi="Times New Roman" w:cs="Times New Roman"/>
          <w:sz w:val="20"/>
          <w:szCs w:val="20"/>
          <w:lang w:val="en-US"/>
        </w:rPr>
      </w:pPr>
      <w:r w:rsidRPr="00FE5A3F">
        <w:rPr>
          <w:rFonts w:ascii="Times New Roman" w:hAnsi="Times New Roman" w:cs="Times New Roman"/>
          <w:sz w:val="20"/>
          <w:szCs w:val="20"/>
          <w:lang w:val="en-US"/>
        </w:rPr>
        <w:t>https://www.raywenderlich.com/103044/android-intents-tutorial</w:t>
      </w:r>
    </w:p>
    <w:p w:rsidR="00FE5A3F" w:rsidRDefault="00FE5A3F" w:rsidP="003E3ED9">
      <w:pPr>
        <w:pStyle w:val="ListParagraph"/>
        <w:numPr>
          <w:ilvl w:val="0"/>
          <w:numId w:val="70"/>
        </w:numPr>
        <w:rPr>
          <w:rFonts w:ascii="Times New Roman" w:hAnsi="Times New Roman" w:cs="Times New Roman"/>
          <w:sz w:val="20"/>
          <w:szCs w:val="20"/>
          <w:lang w:val="en-US"/>
        </w:rPr>
      </w:pPr>
      <w:r w:rsidRPr="00FE5A3F">
        <w:rPr>
          <w:rFonts w:ascii="Times New Roman" w:hAnsi="Times New Roman" w:cs="Times New Roman"/>
          <w:sz w:val="20"/>
          <w:szCs w:val="20"/>
          <w:lang w:val="en-US"/>
        </w:rPr>
        <w:t>http://programmerguru.com/android-tutorial/android-intent-example/</w:t>
      </w:r>
    </w:p>
    <w:p w:rsidR="00FE5A3F" w:rsidRDefault="00FE5A3F" w:rsidP="003E3ED9">
      <w:pPr>
        <w:pStyle w:val="ListParagraph"/>
        <w:numPr>
          <w:ilvl w:val="0"/>
          <w:numId w:val="70"/>
        </w:numPr>
        <w:rPr>
          <w:rFonts w:ascii="Times New Roman" w:hAnsi="Times New Roman" w:cs="Times New Roman"/>
          <w:sz w:val="20"/>
          <w:szCs w:val="20"/>
          <w:lang w:val="en-US"/>
        </w:rPr>
      </w:pPr>
      <w:r w:rsidRPr="00FE5A3F">
        <w:rPr>
          <w:rFonts w:ascii="Times New Roman" w:hAnsi="Times New Roman" w:cs="Times New Roman"/>
          <w:sz w:val="20"/>
          <w:szCs w:val="20"/>
          <w:lang w:val="en-US"/>
        </w:rPr>
        <w:t>http://o7planning.org/en/10425/android-intents-tutorial</w:t>
      </w:r>
    </w:p>
    <w:p w:rsidR="00FE5A3F" w:rsidRDefault="00FE5A3F" w:rsidP="003E3ED9">
      <w:pPr>
        <w:pStyle w:val="ListParagraph"/>
        <w:numPr>
          <w:ilvl w:val="0"/>
          <w:numId w:val="70"/>
        </w:numPr>
        <w:rPr>
          <w:rFonts w:ascii="Times New Roman" w:hAnsi="Times New Roman" w:cs="Times New Roman"/>
          <w:sz w:val="20"/>
          <w:szCs w:val="20"/>
          <w:lang w:val="en-US"/>
        </w:rPr>
      </w:pPr>
      <w:r w:rsidRPr="00FE5A3F">
        <w:rPr>
          <w:rFonts w:ascii="Times New Roman" w:hAnsi="Times New Roman" w:cs="Times New Roman"/>
          <w:sz w:val="20"/>
          <w:szCs w:val="20"/>
          <w:lang w:val="en-US"/>
        </w:rPr>
        <w:t>https://www.mkyong.com/android/android-activity-from-one-screen-to-another-screen/</w:t>
      </w:r>
    </w:p>
    <w:p w:rsidR="00FE5A3F" w:rsidRDefault="00FE5A3F" w:rsidP="003E3ED9">
      <w:pPr>
        <w:pStyle w:val="ListParagraph"/>
        <w:numPr>
          <w:ilvl w:val="0"/>
          <w:numId w:val="70"/>
        </w:numPr>
        <w:rPr>
          <w:rFonts w:ascii="Times New Roman" w:hAnsi="Times New Roman" w:cs="Times New Roman"/>
          <w:sz w:val="20"/>
          <w:szCs w:val="20"/>
          <w:lang w:val="en-US"/>
        </w:rPr>
      </w:pPr>
    </w:p>
    <w:p w:rsidR="00326F44" w:rsidRPr="00AD003F" w:rsidRDefault="00326F44" w:rsidP="003E3ED9">
      <w:pPr>
        <w:pStyle w:val="ListParagraph"/>
        <w:numPr>
          <w:ilvl w:val="0"/>
          <w:numId w:val="70"/>
        </w:numPr>
        <w:rPr>
          <w:rFonts w:ascii="Times New Roman" w:hAnsi="Times New Roman" w:cs="Times New Roman"/>
          <w:sz w:val="20"/>
          <w:szCs w:val="20"/>
          <w:lang w:val="en-US"/>
        </w:rPr>
      </w:pPr>
      <w:r w:rsidRPr="00AD003F">
        <w:rPr>
          <w:rFonts w:ascii="Times New Roman" w:hAnsi="Times New Roman" w:cs="Times New Roman"/>
          <w:sz w:val="20"/>
          <w:szCs w:val="20"/>
          <w:lang w:val="en-US"/>
        </w:rPr>
        <w:br w:type="page"/>
      </w:r>
    </w:p>
    <w:p w:rsidR="00326F44" w:rsidRPr="00A23A84" w:rsidRDefault="00326F44" w:rsidP="00326F44">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lastRenderedPageBreak/>
        <w:t>Background</w:t>
      </w:r>
    </w:p>
    <w:p w:rsidR="00FE5A3F" w:rsidRPr="00A23A84" w:rsidRDefault="00FE5A3F" w:rsidP="00FE5A3F">
      <w:pPr>
        <w:pStyle w:val="NormalWeb"/>
        <w:shd w:val="clear" w:color="auto" w:fill="FFFFFF"/>
        <w:spacing w:before="0" w:beforeAutospacing="0" w:after="200" w:afterAutospacing="0"/>
        <w:rPr>
          <w:rFonts w:ascii="Roboto" w:hAnsi="Roboto"/>
          <w:sz w:val="20"/>
          <w:szCs w:val="20"/>
        </w:rPr>
      </w:pPr>
      <w:r w:rsidRPr="00A23A84">
        <w:rPr>
          <w:rFonts w:ascii="Roboto" w:hAnsi="Roboto"/>
          <w:sz w:val="20"/>
          <w:szCs w:val="20"/>
        </w:rPr>
        <w:t>A</w:t>
      </w:r>
      <w:r w:rsidRPr="00A23A84">
        <w:rPr>
          <w:rStyle w:val="apple-converted-space"/>
          <w:rFonts w:ascii="Roboto" w:eastAsiaTheme="majorEastAsia" w:hAnsi="Roboto"/>
          <w:sz w:val="20"/>
          <w:szCs w:val="20"/>
        </w:rPr>
        <w:t> </w:t>
      </w:r>
      <w:hyperlink r:id="rId203" w:history="1">
        <w:r w:rsidRPr="00A23A84">
          <w:rPr>
            <w:rStyle w:val="Hyperlink"/>
            <w:rFonts w:ascii="Consolas" w:eastAsiaTheme="majorEastAsia" w:hAnsi="Consolas" w:cs="Courier New"/>
            <w:color w:val="auto"/>
            <w:sz w:val="16"/>
            <w:szCs w:val="16"/>
          </w:rPr>
          <w:t>Service</w:t>
        </w:r>
      </w:hyperlink>
      <w:r w:rsidRPr="00A23A84">
        <w:rPr>
          <w:rStyle w:val="apple-converted-space"/>
          <w:rFonts w:ascii="Roboto" w:eastAsiaTheme="majorEastAsia" w:hAnsi="Roboto"/>
          <w:sz w:val="20"/>
          <w:szCs w:val="20"/>
        </w:rPr>
        <w:t> </w:t>
      </w:r>
      <w:r w:rsidRPr="00A23A84">
        <w:rPr>
          <w:rFonts w:ascii="Roboto" w:hAnsi="Roboto"/>
          <w:sz w:val="20"/>
          <w:szCs w:val="20"/>
        </w:rPr>
        <w:t>is an application component that can perform long-running operations in the background, and it does not provide a user interface. Another application component can start a service, and it continues to run in the background even if the user switches to another application. Additionally, a component can bind to a service to interact with it and even perform interprocess communication (IPC). For example, a service can handle network transactions, play music, perform file I/O, or interact with a content provider, all from the background.</w:t>
      </w:r>
    </w:p>
    <w:p w:rsidR="00FE5A3F" w:rsidRPr="00A23A84" w:rsidRDefault="00FE5A3F" w:rsidP="00FE5A3F">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These are the three different types of services:</w:t>
      </w:r>
    </w:p>
    <w:p w:rsidR="00FE5A3F" w:rsidRPr="00A23A84" w:rsidRDefault="00FE5A3F" w:rsidP="00FE5A3F">
      <w:pPr>
        <w:shd w:val="clear" w:color="auto" w:fill="FFFFFF"/>
        <w:spacing w:before="301" w:after="150"/>
        <w:rPr>
          <w:rFonts w:ascii="Roboto" w:hAnsi="Roboto"/>
          <w:b/>
          <w:sz w:val="18"/>
          <w:szCs w:val="18"/>
          <w:u w:val="single"/>
        </w:rPr>
      </w:pPr>
      <w:r w:rsidRPr="00A23A84">
        <w:rPr>
          <w:rFonts w:ascii="Roboto" w:hAnsi="Roboto"/>
          <w:b/>
          <w:sz w:val="18"/>
          <w:szCs w:val="18"/>
          <w:u w:val="single"/>
        </w:rPr>
        <w:t>Scheduled</w:t>
      </w:r>
    </w:p>
    <w:p w:rsidR="00FE5A3F" w:rsidRPr="00A23A84" w:rsidRDefault="00FE5A3F" w:rsidP="00FE5A3F">
      <w:pPr>
        <w:shd w:val="clear" w:color="auto" w:fill="FFFFFF"/>
        <w:spacing w:after="125"/>
        <w:ind w:left="720"/>
        <w:rPr>
          <w:rFonts w:ascii="Roboto" w:hAnsi="Roboto"/>
          <w:sz w:val="18"/>
          <w:szCs w:val="18"/>
        </w:rPr>
      </w:pPr>
      <w:r w:rsidRPr="00A23A84">
        <w:rPr>
          <w:rFonts w:ascii="Roboto" w:hAnsi="Roboto"/>
          <w:sz w:val="18"/>
          <w:szCs w:val="18"/>
        </w:rPr>
        <w:t>A service is</w:t>
      </w:r>
      <w:r w:rsidRPr="00A23A84">
        <w:rPr>
          <w:rStyle w:val="apple-converted-space"/>
          <w:rFonts w:ascii="Roboto" w:hAnsi="Roboto"/>
          <w:sz w:val="18"/>
          <w:szCs w:val="18"/>
        </w:rPr>
        <w:t> </w:t>
      </w:r>
      <w:r w:rsidRPr="00A23A84">
        <w:rPr>
          <w:rStyle w:val="Emphasis"/>
          <w:rFonts w:ascii="Roboto" w:hAnsi="Roboto"/>
          <w:sz w:val="18"/>
          <w:szCs w:val="18"/>
        </w:rPr>
        <w:t>scheduled</w:t>
      </w:r>
      <w:r w:rsidRPr="00A23A84">
        <w:rPr>
          <w:rStyle w:val="apple-converted-space"/>
          <w:rFonts w:ascii="Roboto" w:hAnsi="Roboto"/>
          <w:sz w:val="18"/>
          <w:szCs w:val="18"/>
        </w:rPr>
        <w:t> </w:t>
      </w:r>
      <w:r w:rsidRPr="00A23A84">
        <w:rPr>
          <w:rFonts w:ascii="Roboto" w:hAnsi="Roboto"/>
          <w:sz w:val="18"/>
          <w:szCs w:val="18"/>
        </w:rPr>
        <w:t>when an API such as the</w:t>
      </w:r>
      <w:r w:rsidRPr="00A23A84">
        <w:rPr>
          <w:rStyle w:val="apple-converted-space"/>
          <w:rFonts w:ascii="Roboto" w:hAnsi="Roboto"/>
          <w:sz w:val="18"/>
          <w:szCs w:val="18"/>
        </w:rPr>
        <w:t> </w:t>
      </w:r>
      <w:hyperlink r:id="rId204" w:history="1">
        <w:r w:rsidRPr="00A23A84">
          <w:rPr>
            <w:rStyle w:val="Hyperlink"/>
            <w:rFonts w:ascii="Consolas" w:hAnsi="Consolas" w:cs="Courier New"/>
            <w:color w:val="auto"/>
            <w:sz w:val="16"/>
            <w:szCs w:val="16"/>
          </w:rPr>
          <w:t>JobScheduler</w:t>
        </w:r>
      </w:hyperlink>
      <w:r w:rsidRPr="00A23A84">
        <w:rPr>
          <w:rFonts w:ascii="Roboto" w:hAnsi="Roboto"/>
          <w:sz w:val="18"/>
          <w:szCs w:val="18"/>
        </w:rPr>
        <w:t>, introduced in Android 5.0 (API level 21), launches the service. You can use the</w:t>
      </w:r>
      <w:r w:rsidRPr="00A23A84">
        <w:rPr>
          <w:rStyle w:val="apple-converted-space"/>
          <w:rFonts w:ascii="Roboto" w:hAnsi="Roboto"/>
          <w:sz w:val="18"/>
          <w:szCs w:val="18"/>
        </w:rPr>
        <w:t> </w:t>
      </w:r>
      <w:hyperlink r:id="rId205" w:history="1">
        <w:r w:rsidRPr="00A23A84">
          <w:rPr>
            <w:rStyle w:val="Hyperlink"/>
            <w:rFonts w:ascii="Consolas" w:hAnsi="Consolas" w:cs="Courier New"/>
            <w:color w:val="auto"/>
            <w:sz w:val="16"/>
            <w:szCs w:val="16"/>
          </w:rPr>
          <w:t>JobScheduler</w:t>
        </w:r>
      </w:hyperlink>
      <w:r w:rsidRPr="00A23A84">
        <w:rPr>
          <w:rStyle w:val="apple-converted-space"/>
          <w:rFonts w:ascii="Roboto" w:hAnsi="Roboto"/>
          <w:sz w:val="18"/>
          <w:szCs w:val="18"/>
        </w:rPr>
        <w:t> </w:t>
      </w:r>
      <w:r w:rsidRPr="00A23A84">
        <w:rPr>
          <w:rFonts w:ascii="Roboto" w:hAnsi="Roboto"/>
          <w:sz w:val="18"/>
          <w:szCs w:val="18"/>
        </w:rPr>
        <w:t>by registering jobs and specifying their requirements for network and timing. The system then gracefully schedules the jobs for execution at the appropriate times. The</w:t>
      </w:r>
      <w:r w:rsidRPr="00A23A84">
        <w:rPr>
          <w:rStyle w:val="apple-converted-space"/>
          <w:rFonts w:ascii="Roboto" w:hAnsi="Roboto"/>
          <w:sz w:val="18"/>
          <w:szCs w:val="18"/>
        </w:rPr>
        <w:t> </w:t>
      </w:r>
      <w:hyperlink r:id="rId206" w:history="1">
        <w:r w:rsidRPr="00A23A84">
          <w:rPr>
            <w:rStyle w:val="Hyperlink"/>
            <w:rFonts w:ascii="Consolas" w:hAnsi="Consolas" w:cs="Courier New"/>
            <w:color w:val="auto"/>
            <w:sz w:val="16"/>
            <w:szCs w:val="16"/>
          </w:rPr>
          <w:t>JobScheduler</w:t>
        </w:r>
      </w:hyperlink>
      <w:r w:rsidRPr="00A23A84">
        <w:rPr>
          <w:rStyle w:val="apple-converted-space"/>
          <w:rFonts w:ascii="Roboto" w:hAnsi="Roboto"/>
          <w:sz w:val="18"/>
          <w:szCs w:val="18"/>
        </w:rPr>
        <w:t> </w:t>
      </w:r>
      <w:r w:rsidRPr="00A23A84">
        <w:rPr>
          <w:rFonts w:ascii="Roboto" w:hAnsi="Roboto"/>
          <w:sz w:val="18"/>
          <w:szCs w:val="18"/>
        </w:rPr>
        <w:t>provides many methods to define service-execution conditions.</w:t>
      </w:r>
    </w:p>
    <w:p w:rsidR="00FE5A3F" w:rsidRPr="00A23A84" w:rsidRDefault="00FE5A3F" w:rsidP="00FE5A3F">
      <w:pPr>
        <w:pStyle w:val="note"/>
        <w:shd w:val="clear" w:color="auto" w:fill="FFFFFF"/>
        <w:spacing w:before="200" w:beforeAutospacing="0" w:after="200" w:afterAutospacing="0"/>
        <w:ind w:left="720"/>
        <w:rPr>
          <w:rFonts w:ascii="Roboto" w:hAnsi="Roboto"/>
          <w:sz w:val="18"/>
          <w:szCs w:val="18"/>
        </w:rPr>
      </w:pPr>
      <w:r w:rsidRPr="00A23A84">
        <w:rPr>
          <w:rStyle w:val="Strong"/>
          <w:rFonts w:ascii="Roboto" w:hAnsi="Roboto"/>
          <w:sz w:val="18"/>
          <w:szCs w:val="18"/>
        </w:rPr>
        <w:t>Note:</w:t>
      </w:r>
      <w:r w:rsidRPr="00A23A84">
        <w:rPr>
          <w:rStyle w:val="apple-converted-space"/>
          <w:rFonts w:ascii="Roboto" w:eastAsiaTheme="majorEastAsia" w:hAnsi="Roboto"/>
          <w:sz w:val="18"/>
          <w:szCs w:val="18"/>
        </w:rPr>
        <w:t> </w:t>
      </w:r>
      <w:r w:rsidRPr="00A23A84">
        <w:rPr>
          <w:rFonts w:ascii="Roboto" w:hAnsi="Roboto"/>
          <w:sz w:val="18"/>
          <w:szCs w:val="18"/>
        </w:rPr>
        <w:t>If your app targets Android 5.0 (API level 21), Google recommends that you use the</w:t>
      </w:r>
      <w:r w:rsidRPr="00A23A84">
        <w:rPr>
          <w:rStyle w:val="apple-converted-space"/>
          <w:rFonts w:ascii="Roboto" w:eastAsiaTheme="majorEastAsia" w:hAnsi="Roboto"/>
          <w:sz w:val="18"/>
          <w:szCs w:val="18"/>
        </w:rPr>
        <w:t> </w:t>
      </w:r>
      <w:hyperlink r:id="rId207" w:history="1">
        <w:r w:rsidRPr="00A23A84">
          <w:rPr>
            <w:rStyle w:val="Hyperlink"/>
            <w:rFonts w:ascii="Consolas" w:eastAsiaTheme="majorEastAsia" w:hAnsi="Consolas" w:cs="Courier New"/>
            <w:color w:val="auto"/>
            <w:sz w:val="16"/>
            <w:szCs w:val="16"/>
          </w:rPr>
          <w:t>JobScheduler</w:t>
        </w:r>
      </w:hyperlink>
      <w:r w:rsidRPr="00A23A84">
        <w:rPr>
          <w:rStyle w:val="apple-converted-space"/>
          <w:rFonts w:ascii="Roboto" w:eastAsiaTheme="majorEastAsia" w:hAnsi="Roboto"/>
          <w:sz w:val="18"/>
          <w:szCs w:val="18"/>
        </w:rPr>
        <w:t> </w:t>
      </w:r>
      <w:r w:rsidRPr="00A23A84">
        <w:rPr>
          <w:rFonts w:ascii="Roboto" w:hAnsi="Roboto"/>
          <w:sz w:val="18"/>
          <w:szCs w:val="18"/>
        </w:rPr>
        <w:t>to execute background services. For more information about using this class, see the</w:t>
      </w:r>
      <w:r w:rsidRPr="00A23A84">
        <w:rPr>
          <w:rStyle w:val="apple-converted-space"/>
          <w:rFonts w:ascii="Roboto" w:eastAsiaTheme="majorEastAsia" w:hAnsi="Roboto"/>
          <w:sz w:val="18"/>
          <w:szCs w:val="18"/>
        </w:rPr>
        <w:t> </w:t>
      </w:r>
      <w:hyperlink r:id="rId208" w:history="1">
        <w:r w:rsidRPr="00A23A84">
          <w:rPr>
            <w:rStyle w:val="Hyperlink"/>
            <w:rFonts w:ascii="Consolas" w:eastAsiaTheme="majorEastAsia" w:hAnsi="Consolas" w:cs="Courier New"/>
            <w:color w:val="auto"/>
            <w:sz w:val="16"/>
            <w:szCs w:val="16"/>
          </w:rPr>
          <w:t>JobScheduler</w:t>
        </w:r>
      </w:hyperlink>
      <w:r w:rsidRPr="00A23A84">
        <w:rPr>
          <w:rStyle w:val="apple-converted-space"/>
          <w:rFonts w:ascii="Roboto" w:eastAsiaTheme="majorEastAsia" w:hAnsi="Roboto"/>
          <w:sz w:val="18"/>
          <w:szCs w:val="18"/>
        </w:rPr>
        <w:t> </w:t>
      </w:r>
      <w:r w:rsidRPr="00A23A84">
        <w:rPr>
          <w:rFonts w:ascii="Roboto" w:hAnsi="Roboto"/>
          <w:sz w:val="18"/>
          <w:szCs w:val="18"/>
        </w:rPr>
        <w:t>reference documentation.</w:t>
      </w:r>
    </w:p>
    <w:p w:rsidR="00FE5A3F" w:rsidRPr="00A23A84" w:rsidRDefault="00FE5A3F" w:rsidP="00A23A84">
      <w:pPr>
        <w:shd w:val="clear" w:color="auto" w:fill="FFFFFF"/>
        <w:spacing w:before="301" w:after="150"/>
        <w:rPr>
          <w:rFonts w:ascii="Roboto" w:hAnsi="Roboto"/>
          <w:b/>
          <w:sz w:val="18"/>
          <w:szCs w:val="18"/>
          <w:u w:val="single"/>
        </w:rPr>
      </w:pPr>
      <w:r w:rsidRPr="00A23A84">
        <w:rPr>
          <w:rFonts w:ascii="Roboto" w:hAnsi="Roboto"/>
          <w:b/>
          <w:sz w:val="18"/>
          <w:szCs w:val="18"/>
          <w:u w:val="single"/>
        </w:rPr>
        <w:t>Started</w:t>
      </w:r>
    </w:p>
    <w:p w:rsidR="00FE5A3F" w:rsidRPr="00A23A84" w:rsidRDefault="00FE5A3F" w:rsidP="00FE5A3F">
      <w:pPr>
        <w:shd w:val="clear" w:color="auto" w:fill="FFFFFF"/>
        <w:spacing w:after="125"/>
        <w:ind w:left="720"/>
        <w:rPr>
          <w:rFonts w:ascii="Roboto" w:hAnsi="Roboto"/>
          <w:sz w:val="18"/>
          <w:szCs w:val="18"/>
        </w:rPr>
      </w:pPr>
      <w:r w:rsidRPr="00A23A84">
        <w:rPr>
          <w:rFonts w:ascii="Roboto" w:hAnsi="Roboto"/>
          <w:sz w:val="18"/>
          <w:szCs w:val="18"/>
        </w:rPr>
        <w:t>A service is</w:t>
      </w:r>
      <w:r w:rsidRPr="00A23A84">
        <w:rPr>
          <w:rStyle w:val="apple-converted-space"/>
          <w:rFonts w:ascii="Roboto" w:hAnsi="Roboto"/>
          <w:sz w:val="18"/>
          <w:szCs w:val="18"/>
        </w:rPr>
        <w:t> </w:t>
      </w:r>
      <w:r w:rsidRPr="00A23A84">
        <w:rPr>
          <w:rStyle w:val="Emphasis"/>
          <w:rFonts w:ascii="Roboto" w:hAnsi="Roboto"/>
          <w:sz w:val="18"/>
          <w:szCs w:val="18"/>
        </w:rPr>
        <w:t>started</w:t>
      </w:r>
      <w:r w:rsidRPr="00A23A84">
        <w:rPr>
          <w:rStyle w:val="apple-converted-space"/>
          <w:rFonts w:ascii="Roboto" w:hAnsi="Roboto"/>
          <w:sz w:val="18"/>
          <w:szCs w:val="18"/>
        </w:rPr>
        <w:t> </w:t>
      </w:r>
      <w:r w:rsidRPr="00A23A84">
        <w:rPr>
          <w:rFonts w:ascii="Roboto" w:hAnsi="Roboto"/>
          <w:sz w:val="18"/>
          <w:szCs w:val="18"/>
        </w:rPr>
        <w:t>when an application component (such as an activity) calls</w:t>
      </w:r>
      <w:r w:rsidRPr="00A23A84">
        <w:rPr>
          <w:rStyle w:val="apple-converted-space"/>
          <w:rFonts w:ascii="Roboto" w:hAnsi="Roboto"/>
          <w:sz w:val="18"/>
          <w:szCs w:val="18"/>
        </w:rPr>
        <w:t> </w:t>
      </w:r>
      <w:hyperlink r:id="rId209" w:anchor="startService(android.content.Intent)" w:history="1">
        <w:r w:rsidRPr="00A23A84">
          <w:rPr>
            <w:rStyle w:val="Hyperlink"/>
            <w:rFonts w:ascii="Consolas" w:hAnsi="Consolas" w:cs="Courier New"/>
            <w:color w:val="auto"/>
            <w:sz w:val="16"/>
            <w:szCs w:val="16"/>
          </w:rPr>
          <w:t>startService()</w:t>
        </w:r>
      </w:hyperlink>
      <w:r w:rsidRPr="00A23A84">
        <w:rPr>
          <w:rFonts w:ascii="Roboto" w:hAnsi="Roboto"/>
          <w:sz w:val="18"/>
          <w:szCs w:val="18"/>
        </w:rPr>
        <w:t>. After it's started, a service can run in the background indefinitely, even if the component that started it is destroyed. Usually, a started service performs a single operation and does not return a result to the caller. For example, it can download or upload a file over the network. When the operation is complete, the service should stop itself.</w:t>
      </w:r>
    </w:p>
    <w:p w:rsidR="00FE5A3F" w:rsidRPr="00A23A84" w:rsidRDefault="00FE5A3F" w:rsidP="00A23A84">
      <w:pPr>
        <w:shd w:val="clear" w:color="auto" w:fill="FFFFFF"/>
        <w:spacing w:before="301" w:after="150"/>
        <w:rPr>
          <w:rFonts w:ascii="Roboto" w:hAnsi="Roboto"/>
          <w:b/>
          <w:sz w:val="18"/>
          <w:szCs w:val="18"/>
          <w:u w:val="single"/>
        </w:rPr>
      </w:pPr>
      <w:r w:rsidRPr="00A23A84">
        <w:rPr>
          <w:rFonts w:ascii="Roboto" w:hAnsi="Roboto"/>
          <w:b/>
          <w:sz w:val="18"/>
          <w:szCs w:val="18"/>
          <w:u w:val="single"/>
        </w:rPr>
        <w:t>Bound</w:t>
      </w:r>
    </w:p>
    <w:p w:rsidR="00FE5A3F" w:rsidRPr="00A23A84" w:rsidRDefault="00FE5A3F" w:rsidP="00FE5A3F">
      <w:pPr>
        <w:shd w:val="clear" w:color="auto" w:fill="FFFFFF"/>
        <w:spacing w:after="125"/>
        <w:ind w:left="720"/>
        <w:rPr>
          <w:rFonts w:ascii="Roboto" w:hAnsi="Roboto"/>
          <w:sz w:val="18"/>
          <w:szCs w:val="18"/>
        </w:rPr>
      </w:pPr>
      <w:r w:rsidRPr="00A23A84">
        <w:rPr>
          <w:rFonts w:ascii="Roboto" w:hAnsi="Roboto"/>
          <w:sz w:val="18"/>
          <w:szCs w:val="18"/>
        </w:rPr>
        <w:t>A service is</w:t>
      </w:r>
      <w:r w:rsidRPr="00A23A84">
        <w:rPr>
          <w:rStyle w:val="apple-converted-space"/>
          <w:rFonts w:ascii="Roboto" w:hAnsi="Roboto"/>
          <w:sz w:val="18"/>
          <w:szCs w:val="18"/>
        </w:rPr>
        <w:t> </w:t>
      </w:r>
      <w:r w:rsidRPr="00A23A84">
        <w:rPr>
          <w:rStyle w:val="Emphasis"/>
          <w:rFonts w:ascii="Roboto" w:hAnsi="Roboto"/>
          <w:sz w:val="18"/>
          <w:szCs w:val="18"/>
        </w:rPr>
        <w:t>bound</w:t>
      </w:r>
      <w:r w:rsidRPr="00A23A84">
        <w:rPr>
          <w:rStyle w:val="apple-converted-space"/>
          <w:rFonts w:ascii="Roboto" w:hAnsi="Roboto"/>
          <w:sz w:val="18"/>
          <w:szCs w:val="18"/>
        </w:rPr>
        <w:t> </w:t>
      </w:r>
      <w:r w:rsidRPr="00A23A84">
        <w:rPr>
          <w:rFonts w:ascii="Roboto" w:hAnsi="Roboto"/>
          <w:sz w:val="18"/>
          <w:szCs w:val="18"/>
        </w:rPr>
        <w:t>when an application component binds to it by calling</w:t>
      </w:r>
      <w:r w:rsidRPr="00A23A84">
        <w:rPr>
          <w:rStyle w:val="apple-converted-space"/>
          <w:rFonts w:ascii="Roboto" w:hAnsi="Roboto"/>
          <w:sz w:val="18"/>
          <w:szCs w:val="18"/>
        </w:rPr>
        <w:t> </w:t>
      </w:r>
      <w:hyperlink r:id="rId210" w:anchor="bindService(android.content.Intent, android.content.ServiceConnection, int)" w:history="1">
        <w:r w:rsidRPr="00A23A84">
          <w:rPr>
            <w:rStyle w:val="Hyperlink"/>
            <w:rFonts w:ascii="Consolas" w:hAnsi="Consolas" w:cs="Courier New"/>
            <w:color w:val="auto"/>
            <w:sz w:val="16"/>
            <w:szCs w:val="16"/>
          </w:rPr>
          <w:t>bindService()</w:t>
        </w:r>
      </w:hyperlink>
      <w:r w:rsidRPr="00A23A84">
        <w:rPr>
          <w:rFonts w:ascii="Roboto" w:hAnsi="Roboto"/>
          <w:sz w:val="18"/>
          <w:szCs w:val="18"/>
        </w:rPr>
        <w:t>. A bound service offers a client-server interface that allows components to interact with the service, send requests, receive results, and even do so across processes with interprocess communication (IPC). A bound service runs only as long as another application component is bound to it. Multiple components can bind to the service at once, but when all of them unbind, the service is destroyed.</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Although this documentation generally discusses started and bound services separately, your service can work both ways—it can be started (to run indefinitely) and also allow binding. It's simply a matter of whether you implement a couple of callback methods:</w:t>
      </w:r>
      <w:r w:rsidRPr="00A23A84">
        <w:rPr>
          <w:rStyle w:val="apple-converted-space"/>
          <w:rFonts w:ascii="Roboto" w:eastAsiaTheme="majorEastAsia" w:hAnsi="Roboto"/>
          <w:sz w:val="18"/>
          <w:szCs w:val="18"/>
        </w:rPr>
        <w:t> </w:t>
      </w:r>
      <w:hyperlink r:id="rId211"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to allow components to start it and</w:t>
      </w:r>
      <w:r w:rsidRPr="00A23A84">
        <w:rPr>
          <w:rStyle w:val="apple-converted-space"/>
          <w:rFonts w:ascii="Roboto" w:eastAsiaTheme="majorEastAsia" w:hAnsi="Roboto"/>
          <w:sz w:val="18"/>
          <w:szCs w:val="18"/>
        </w:rPr>
        <w:t> </w:t>
      </w:r>
      <w:hyperlink r:id="rId212" w:anchor="onBind(android.content.Intent)" w:history="1">
        <w:r w:rsidRPr="00A23A84">
          <w:rPr>
            <w:rStyle w:val="Hyperlink"/>
            <w:rFonts w:ascii="Consolas" w:eastAsiaTheme="majorEastAsia" w:hAnsi="Consolas" w:cs="Courier New"/>
            <w:color w:val="auto"/>
            <w:sz w:val="16"/>
            <w:szCs w:val="16"/>
          </w:rPr>
          <w:t>onBind()</w:t>
        </w:r>
      </w:hyperlink>
      <w:r w:rsidRPr="00A23A84">
        <w:rPr>
          <w:rStyle w:val="apple-converted-space"/>
          <w:rFonts w:ascii="Roboto" w:eastAsiaTheme="majorEastAsia" w:hAnsi="Roboto"/>
          <w:sz w:val="18"/>
          <w:szCs w:val="18"/>
        </w:rPr>
        <w:t> </w:t>
      </w:r>
      <w:r w:rsidRPr="00A23A84">
        <w:rPr>
          <w:rFonts w:ascii="Roboto" w:hAnsi="Roboto"/>
          <w:sz w:val="18"/>
          <w:szCs w:val="18"/>
        </w:rPr>
        <w:t>to allow binding.</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Regardless of whether your application is started, bound, or both, any application component can use the service (even from a separate application) in the same way that any component can use an activity—by starting it with an</w:t>
      </w:r>
      <w:r w:rsidRPr="00A23A84">
        <w:rPr>
          <w:rStyle w:val="apple-converted-space"/>
          <w:rFonts w:ascii="Roboto" w:eastAsiaTheme="majorEastAsia" w:hAnsi="Roboto"/>
          <w:sz w:val="18"/>
          <w:szCs w:val="18"/>
        </w:rPr>
        <w:t> </w:t>
      </w:r>
      <w:hyperlink r:id="rId213" w:history="1">
        <w:r w:rsidRPr="00A23A84">
          <w:rPr>
            <w:rStyle w:val="Hyperlink"/>
            <w:rFonts w:ascii="Consolas" w:eastAsiaTheme="majorEastAsia" w:hAnsi="Consolas" w:cs="Courier New"/>
            <w:color w:val="auto"/>
            <w:sz w:val="16"/>
            <w:szCs w:val="16"/>
          </w:rPr>
          <w:t>Intent</w:t>
        </w:r>
      </w:hyperlink>
      <w:r w:rsidRPr="00A23A84">
        <w:rPr>
          <w:rFonts w:ascii="Roboto" w:hAnsi="Roboto"/>
          <w:sz w:val="18"/>
          <w:szCs w:val="18"/>
        </w:rPr>
        <w:t>. However, you can declare the service as</w:t>
      </w:r>
      <w:r w:rsidRPr="00A23A84">
        <w:rPr>
          <w:rStyle w:val="apple-converted-space"/>
          <w:rFonts w:ascii="Roboto" w:eastAsiaTheme="majorEastAsia" w:hAnsi="Roboto"/>
          <w:sz w:val="18"/>
          <w:szCs w:val="18"/>
        </w:rPr>
        <w:t> </w:t>
      </w:r>
      <w:r w:rsidRPr="00A23A84">
        <w:rPr>
          <w:rStyle w:val="Emphasis"/>
          <w:rFonts w:ascii="Roboto" w:hAnsi="Roboto"/>
          <w:sz w:val="18"/>
          <w:szCs w:val="18"/>
        </w:rPr>
        <w:t>private</w:t>
      </w:r>
      <w:r w:rsidRPr="00A23A84">
        <w:rPr>
          <w:rStyle w:val="apple-converted-space"/>
          <w:rFonts w:ascii="Roboto" w:eastAsiaTheme="majorEastAsia" w:hAnsi="Roboto"/>
          <w:sz w:val="18"/>
          <w:szCs w:val="18"/>
        </w:rPr>
        <w:t> </w:t>
      </w:r>
      <w:r w:rsidRPr="00A23A84">
        <w:rPr>
          <w:rFonts w:ascii="Roboto" w:hAnsi="Roboto"/>
          <w:sz w:val="18"/>
          <w:szCs w:val="18"/>
        </w:rPr>
        <w:t>in the manifest file and block access from other applications. This is discussed more in the section about</w:t>
      </w:r>
      <w:r w:rsidRPr="00A23A84">
        <w:rPr>
          <w:rStyle w:val="apple-converted-space"/>
          <w:rFonts w:ascii="Roboto" w:eastAsiaTheme="majorEastAsia" w:hAnsi="Roboto"/>
          <w:sz w:val="18"/>
          <w:szCs w:val="18"/>
        </w:rPr>
        <w:t> </w:t>
      </w:r>
      <w:hyperlink r:id="rId214" w:anchor="Declaring" w:history="1">
        <w:r w:rsidRPr="00A23A84">
          <w:rPr>
            <w:rStyle w:val="Hyperlink"/>
            <w:rFonts w:ascii="Roboto" w:eastAsiaTheme="majorEastAsia" w:hAnsi="Roboto"/>
            <w:color w:val="auto"/>
            <w:sz w:val="18"/>
            <w:szCs w:val="18"/>
          </w:rPr>
          <w:t>Declaring the service in the manifest</w:t>
        </w:r>
      </w:hyperlink>
      <w:r w:rsidRPr="00A23A84">
        <w:rPr>
          <w:rFonts w:ascii="Roboto" w:hAnsi="Roboto"/>
          <w:sz w:val="18"/>
          <w:szCs w:val="18"/>
        </w:rPr>
        <w:t>.</w:t>
      </w:r>
    </w:p>
    <w:p w:rsidR="00FE5A3F" w:rsidRPr="00A23A84" w:rsidRDefault="00FE5A3F" w:rsidP="00A23A84">
      <w:pPr>
        <w:pStyle w:val="caution"/>
        <w:shd w:val="clear" w:color="auto" w:fill="FFFFFF"/>
        <w:spacing w:before="200" w:beforeAutospacing="0" w:after="200" w:afterAutospacing="0"/>
        <w:rPr>
          <w:rFonts w:ascii="Roboto" w:hAnsi="Roboto"/>
          <w:sz w:val="18"/>
          <w:szCs w:val="18"/>
        </w:rPr>
      </w:pPr>
      <w:r w:rsidRPr="00A23A84">
        <w:rPr>
          <w:rStyle w:val="Strong"/>
          <w:rFonts w:ascii="Roboto" w:hAnsi="Roboto"/>
          <w:sz w:val="18"/>
          <w:szCs w:val="18"/>
        </w:rPr>
        <w:t>Caution:</w:t>
      </w:r>
      <w:r w:rsidRPr="00A23A84">
        <w:rPr>
          <w:rStyle w:val="apple-converted-space"/>
          <w:rFonts w:ascii="Roboto" w:eastAsiaTheme="majorEastAsia" w:hAnsi="Roboto"/>
          <w:sz w:val="18"/>
          <w:szCs w:val="18"/>
        </w:rPr>
        <w:t> </w:t>
      </w:r>
      <w:r w:rsidRPr="00A23A84">
        <w:rPr>
          <w:rFonts w:ascii="Roboto" w:hAnsi="Roboto"/>
          <w:sz w:val="18"/>
          <w:szCs w:val="18"/>
        </w:rPr>
        <w:t>A service runs in the main thread of its hosting process; the service does</w:t>
      </w:r>
      <w:r w:rsidRPr="00A23A84">
        <w:rPr>
          <w:rStyle w:val="apple-converted-space"/>
          <w:rFonts w:ascii="Roboto" w:eastAsiaTheme="majorEastAsia" w:hAnsi="Roboto"/>
          <w:sz w:val="18"/>
          <w:szCs w:val="18"/>
        </w:rPr>
        <w:t> </w:t>
      </w:r>
      <w:r w:rsidRPr="00A23A84">
        <w:rPr>
          <w:rStyle w:val="Strong"/>
          <w:rFonts w:ascii="Roboto" w:hAnsi="Roboto"/>
          <w:sz w:val="18"/>
          <w:szCs w:val="18"/>
        </w:rPr>
        <w:t>not</w:t>
      </w:r>
      <w:r w:rsidRPr="00A23A84">
        <w:rPr>
          <w:rStyle w:val="apple-converted-space"/>
          <w:rFonts w:ascii="Roboto" w:eastAsiaTheme="majorEastAsia" w:hAnsi="Roboto"/>
          <w:sz w:val="18"/>
          <w:szCs w:val="18"/>
        </w:rPr>
        <w:t> </w:t>
      </w:r>
      <w:r w:rsidRPr="00A23A84">
        <w:rPr>
          <w:rFonts w:ascii="Roboto" w:hAnsi="Roboto"/>
          <w:sz w:val="18"/>
          <w:szCs w:val="18"/>
        </w:rPr>
        <w:t>create its own thread and does</w:t>
      </w:r>
      <w:r w:rsidRPr="00A23A84">
        <w:rPr>
          <w:rStyle w:val="apple-converted-space"/>
          <w:rFonts w:ascii="Roboto" w:eastAsiaTheme="majorEastAsia" w:hAnsi="Roboto"/>
          <w:sz w:val="18"/>
          <w:szCs w:val="18"/>
        </w:rPr>
        <w:t> </w:t>
      </w:r>
      <w:r w:rsidRPr="00A23A84">
        <w:rPr>
          <w:rStyle w:val="Strong"/>
          <w:rFonts w:ascii="Roboto" w:hAnsi="Roboto"/>
          <w:sz w:val="18"/>
          <w:szCs w:val="18"/>
        </w:rPr>
        <w:t>not</w:t>
      </w:r>
      <w:r w:rsidRPr="00A23A84">
        <w:rPr>
          <w:rStyle w:val="apple-converted-space"/>
          <w:rFonts w:ascii="Roboto" w:eastAsiaTheme="majorEastAsia" w:hAnsi="Roboto"/>
          <w:sz w:val="18"/>
          <w:szCs w:val="18"/>
        </w:rPr>
        <w:t> </w:t>
      </w:r>
      <w:r w:rsidRPr="00A23A84">
        <w:rPr>
          <w:rFonts w:ascii="Roboto" w:hAnsi="Roboto"/>
          <w:sz w:val="18"/>
          <w:szCs w:val="18"/>
        </w:rPr>
        <w:t>run in a separate process unless you specify otherwise. If your service is going to perform any CPU-intensive work or blocking operations, such as MP3 playback or networking, you should create a new thread within the service to complete that work. By using a separate thread, you can reduce the risk of Application Not Responding (ANR) errors, and the application's main thread can remain dedicated to user interaction with your activities.</w:t>
      </w:r>
    </w:p>
    <w:p w:rsidR="00481A00" w:rsidRDefault="00481A00" w:rsidP="00A23A84">
      <w:pPr>
        <w:pStyle w:val="Heading2"/>
        <w:shd w:val="clear" w:color="auto" w:fill="FFFFFF"/>
        <w:spacing w:before="0" w:line="401" w:lineRule="atLeast"/>
        <w:rPr>
          <w:rFonts w:ascii="Roboto" w:hAnsi="Roboto"/>
          <w:b w:val="0"/>
          <w:bCs w:val="0"/>
          <w:color w:val="auto"/>
          <w:sz w:val="35"/>
          <w:szCs w:val="35"/>
        </w:rPr>
      </w:pPr>
    </w:p>
    <w:p w:rsidR="00481A00" w:rsidRDefault="00481A00" w:rsidP="00A23A84">
      <w:pPr>
        <w:pStyle w:val="Heading2"/>
        <w:shd w:val="clear" w:color="auto" w:fill="FFFFFF"/>
        <w:spacing w:before="0" w:line="401" w:lineRule="atLeast"/>
        <w:rPr>
          <w:rFonts w:ascii="Roboto" w:hAnsi="Roboto"/>
          <w:b w:val="0"/>
          <w:bCs w:val="0"/>
          <w:color w:val="auto"/>
          <w:sz w:val="35"/>
          <w:szCs w:val="35"/>
        </w:rPr>
      </w:pPr>
    </w:p>
    <w:p w:rsidR="00481A00" w:rsidRDefault="00481A00" w:rsidP="00A23A84">
      <w:pPr>
        <w:pStyle w:val="Heading2"/>
        <w:shd w:val="clear" w:color="auto" w:fill="FFFFFF"/>
        <w:spacing w:before="0" w:line="401" w:lineRule="atLeast"/>
        <w:rPr>
          <w:rFonts w:ascii="Roboto" w:hAnsi="Roboto"/>
          <w:b w:val="0"/>
          <w:bCs w:val="0"/>
          <w:color w:val="auto"/>
          <w:sz w:val="35"/>
          <w:szCs w:val="35"/>
        </w:rPr>
      </w:pPr>
    </w:p>
    <w:p w:rsidR="00481A00" w:rsidRDefault="00481A00" w:rsidP="00A23A84">
      <w:pPr>
        <w:pStyle w:val="Heading2"/>
        <w:shd w:val="clear" w:color="auto" w:fill="FFFFFF"/>
        <w:spacing w:before="0" w:line="401" w:lineRule="atLeast"/>
        <w:rPr>
          <w:rFonts w:ascii="Roboto" w:hAnsi="Roboto"/>
          <w:b w:val="0"/>
          <w:bCs w:val="0"/>
          <w:color w:val="auto"/>
          <w:sz w:val="35"/>
          <w:szCs w:val="35"/>
        </w:rPr>
      </w:pPr>
    </w:p>
    <w:p w:rsidR="00481A00" w:rsidRDefault="00481A00">
      <w:pPr>
        <w:rPr>
          <w:rFonts w:ascii="Roboto" w:eastAsiaTheme="majorEastAsia" w:hAnsi="Roboto" w:cstheme="majorBidi"/>
          <w:sz w:val="35"/>
          <w:szCs w:val="35"/>
        </w:rPr>
      </w:pPr>
      <w:r>
        <w:rPr>
          <w:rFonts w:ascii="Roboto" w:hAnsi="Roboto"/>
          <w:b/>
          <w:bCs/>
          <w:sz w:val="35"/>
          <w:szCs w:val="35"/>
        </w:rPr>
        <w:br w:type="page"/>
      </w:r>
    </w:p>
    <w:p w:rsidR="00FE5A3F" w:rsidRPr="00A23A84" w:rsidRDefault="00FE5A3F" w:rsidP="00A23A84">
      <w:pPr>
        <w:pStyle w:val="Heading2"/>
        <w:shd w:val="clear" w:color="auto" w:fill="FFFFFF"/>
        <w:spacing w:before="0" w:line="401" w:lineRule="atLeast"/>
        <w:rPr>
          <w:rFonts w:ascii="Roboto" w:hAnsi="Roboto"/>
          <w:b w:val="0"/>
          <w:bCs w:val="0"/>
          <w:color w:val="auto"/>
          <w:sz w:val="35"/>
          <w:szCs w:val="35"/>
        </w:rPr>
      </w:pPr>
      <w:r w:rsidRPr="00A23A84">
        <w:rPr>
          <w:rFonts w:ascii="Roboto" w:hAnsi="Roboto"/>
          <w:b w:val="0"/>
          <w:bCs w:val="0"/>
          <w:color w:val="auto"/>
          <w:sz w:val="35"/>
          <w:szCs w:val="35"/>
        </w:rPr>
        <w:lastRenderedPageBreak/>
        <w:t>The basics</w:t>
      </w:r>
    </w:p>
    <w:p w:rsidR="00FE5A3F" w:rsidRPr="00A23A84" w:rsidRDefault="00FE5A3F" w:rsidP="00A23A84">
      <w:pPr>
        <w:pStyle w:val="Heading3"/>
        <w:shd w:val="clear" w:color="auto" w:fill="FFFFFF"/>
        <w:spacing w:before="0" w:line="200" w:lineRule="atLeast"/>
        <w:rPr>
          <w:rFonts w:ascii="Roboto" w:hAnsi="Roboto"/>
          <w:color w:val="auto"/>
        </w:rPr>
      </w:pPr>
      <w:r w:rsidRPr="00A23A84">
        <w:rPr>
          <w:rFonts w:ascii="Roboto" w:hAnsi="Roboto"/>
          <w:color w:val="auto"/>
        </w:rPr>
        <w:t>Should you use a service or a thread?</w:t>
      </w:r>
    </w:p>
    <w:p w:rsidR="00FE5A3F" w:rsidRPr="00A23A84" w:rsidRDefault="00FE5A3F" w:rsidP="00A23A84">
      <w:pPr>
        <w:pStyle w:val="NormalWeb"/>
        <w:shd w:val="clear" w:color="auto" w:fill="FFFFFF"/>
        <w:spacing w:before="0" w:beforeAutospacing="0" w:after="125" w:afterAutospacing="0" w:line="225" w:lineRule="atLeast"/>
        <w:rPr>
          <w:rFonts w:ascii="Roboto" w:hAnsi="Roboto"/>
          <w:sz w:val="16"/>
          <w:szCs w:val="16"/>
        </w:rPr>
      </w:pPr>
      <w:r w:rsidRPr="00A23A84">
        <w:rPr>
          <w:rFonts w:ascii="Roboto" w:hAnsi="Roboto"/>
          <w:sz w:val="16"/>
          <w:szCs w:val="16"/>
        </w:rPr>
        <w:t>A service is simply a component that can run in the background, even when the user is not interacting with your application, so you should create a service only if that is what you need.</w:t>
      </w:r>
    </w:p>
    <w:p w:rsidR="00FE5A3F" w:rsidRPr="00A23A84" w:rsidRDefault="00FE5A3F" w:rsidP="00A23A84">
      <w:pPr>
        <w:pStyle w:val="NormalWeb"/>
        <w:shd w:val="clear" w:color="auto" w:fill="FFFFFF"/>
        <w:spacing w:before="0" w:beforeAutospacing="0" w:after="125" w:afterAutospacing="0" w:line="225" w:lineRule="atLeast"/>
        <w:rPr>
          <w:rFonts w:ascii="Roboto" w:hAnsi="Roboto"/>
          <w:sz w:val="16"/>
          <w:szCs w:val="16"/>
        </w:rPr>
      </w:pPr>
      <w:r w:rsidRPr="00A23A84">
        <w:rPr>
          <w:rFonts w:ascii="Roboto" w:hAnsi="Roboto"/>
          <w:sz w:val="16"/>
          <w:szCs w:val="16"/>
        </w:rPr>
        <w:t>If you must perform work outside of your main thread, but only while the user is interacting with your application, you should instead create a new thread. For example, if you want to play some music, but only while your activity is running, you might create a thread in</w:t>
      </w:r>
      <w:r w:rsidRPr="00A23A84">
        <w:rPr>
          <w:rStyle w:val="apple-converted-space"/>
          <w:rFonts w:ascii="Roboto" w:eastAsiaTheme="majorEastAsia" w:hAnsi="Roboto"/>
          <w:sz w:val="16"/>
          <w:szCs w:val="16"/>
        </w:rPr>
        <w:t> </w:t>
      </w:r>
      <w:hyperlink r:id="rId215" w:anchor="onCreate(android.os.Bundle)" w:history="1">
        <w:r w:rsidRPr="00A23A84">
          <w:rPr>
            <w:rStyle w:val="Hyperlink"/>
            <w:rFonts w:ascii="Consolas" w:eastAsiaTheme="majorEastAsia" w:hAnsi="Consolas" w:cs="Courier New"/>
            <w:color w:val="auto"/>
            <w:sz w:val="20"/>
            <w:szCs w:val="20"/>
          </w:rPr>
          <w:t>onCreate()</w:t>
        </w:r>
      </w:hyperlink>
      <w:r w:rsidRPr="00A23A84">
        <w:rPr>
          <w:rFonts w:ascii="Roboto" w:hAnsi="Roboto"/>
          <w:sz w:val="16"/>
          <w:szCs w:val="16"/>
        </w:rPr>
        <w:t>, start running it in</w:t>
      </w:r>
      <w:r w:rsidRPr="00A23A84">
        <w:rPr>
          <w:rStyle w:val="apple-converted-space"/>
          <w:rFonts w:ascii="Roboto" w:eastAsiaTheme="majorEastAsia" w:hAnsi="Roboto"/>
          <w:sz w:val="16"/>
          <w:szCs w:val="16"/>
        </w:rPr>
        <w:t> </w:t>
      </w:r>
      <w:hyperlink r:id="rId216" w:anchor="onStart()" w:history="1">
        <w:r w:rsidRPr="00A23A84">
          <w:rPr>
            <w:rStyle w:val="Hyperlink"/>
            <w:rFonts w:ascii="Consolas" w:eastAsiaTheme="majorEastAsia" w:hAnsi="Consolas" w:cs="Courier New"/>
            <w:color w:val="auto"/>
            <w:sz w:val="20"/>
            <w:szCs w:val="20"/>
          </w:rPr>
          <w:t>onStart()</w:t>
        </w:r>
      </w:hyperlink>
      <w:r w:rsidRPr="00A23A84">
        <w:rPr>
          <w:rFonts w:ascii="Roboto" w:hAnsi="Roboto"/>
          <w:sz w:val="16"/>
          <w:szCs w:val="16"/>
        </w:rPr>
        <w:t>, and stop it in</w:t>
      </w:r>
      <w:r w:rsidRPr="00A23A84">
        <w:rPr>
          <w:rStyle w:val="apple-converted-space"/>
          <w:rFonts w:ascii="Roboto" w:eastAsiaTheme="majorEastAsia" w:hAnsi="Roboto"/>
          <w:sz w:val="16"/>
          <w:szCs w:val="16"/>
        </w:rPr>
        <w:t> </w:t>
      </w:r>
      <w:hyperlink r:id="rId217" w:anchor="onStop()" w:history="1">
        <w:r w:rsidRPr="00A23A84">
          <w:rPr>
            <w:rStyle w:val="Hyperlink"/>
            <w:rFonts w:ascii="Consolas" w:eastAsiaTheme="majorEastAsia" w:hAnsi="Consolas" w:cs="Courier New"/>
            <w:color w:val="auto"/>
            <w:sz w:val="20"/>
            <w:szCs w:val="20"/>
          </w:rPr>
          <w:t>onStop()</w:t>
        </w:r>
      </w:hyperlink>
      <w:r w:rsidRPr="00A23A84">
        <w:rPr>
          <w:rFonts w:ascii="Roboto" w:hAnsi="Roboto"/>
          <w:sz w:val="16"/>
          <w:szCs w:val="16"/>
        </w:rPr>
        <w:t>. Also consider using</w:t>
      </w:r>
      <w:r w:rsidRPr="00A23A84">
        <w:rPr>
          <w:rStyle w:val="apple-converted-space"/>
          <w:rFonts w:ascii="Roboto" w:eastAsiaTheme="majorEastAsia" w:hAnsi="Roboto"/>
          <w:sz w:val="16"/>
          <w:szCs w:val="16"/>
        </w:rPr>
        <w:t> </w:t>
      </w:r>
      <w:hyperlink r:id="rId218" w:history="1">
        <w:r w:rsidRPr="00A23A84">
          <w:rPr>
            <w:rStyle w:val="Hyperlink"/>
            <w:rFonts w:ascii="Consolas" w:eastAsiaTheme="majorEastAsia" w:hAnsi="Consolas" w:cs="Courier New"/>
            <w:color w:val="auto"/>
            <w:sz w:val="20"/>
            <w:szCs w:val="20"/>
          </w:rPr>
          <w:t>AsyncTask</w:t>
        </w:r>
      </w:hyperlink>
      <w:r w:rsidRPr="00A23A84">
        <w:rPr>
          <w:rStyle w:val="apple-converted-space"/>
          <w:rFonts w:ascii="Roboto" w:eastAsiaTheme="majorEastAsia" w:hAnsi="Roboto"/>
          <w:sz w:val="16"/>
          <w:szCs w:val="16"/>
        </w:rPr>
        <w:t> </w:t>
      </w:r>
      <w:r w:rsidRPr="00A23A84">
        <w:rPr>
          <w:rFonts w:ascii="Roboto" w:hAnsi="Roboto"/>
          <w:sz w:val="16"/>
          <w:szCs w:val="16"/>
        </w:rPr>
        <w:t>or</w:t>
      </w:r>
      <w:r w:rsidRPr="00A23A84">
        <w:rPr>
          <w:rStyle w:val="apple-converted-space"/>
          <w:rFonts w:ascii="Roboto" w:eastAsiaTheme="majorEastAsia" w:hAnsi="Roboto"/>
          <w:sz w:val="16"/>
          <w:szCs w:val="16"/>
        </w:rPr>
        <w:t> </w:t>
      </w:r>
      <w:hyperlink r:id="rId219" w:history="1">
        <w:r w:rsidRPr="00A23A84">
          <w:rPr>
            <w:rStyle w:val="Hyperlink"/>
            <w:rFonts w:ascii="Consolas" w:eastAsiaTheme="majorEastAsia" w:hAnsi="Consolas" w:cs="Courier New"/>
            <w:color w:val="auto"/>
            <w:sz w:val="20"/>
            <w:szCs w:val="20"/>
          </w:rPr>
          <w:t>HandlerThread</w:t>
        </w:r>
      </w:hyperlink>
      <w:r w:rsidRPr="00A23A84">
        <w:rPr>
          <w:rStyle w:val="apple-converted-space"/>
          <w:rFonts w:ascii="Roboto" w:eastAsiaTheme="majorEastAsia" w:hAnsi="Roboto"/>
          <w:sz w:val="16"/>
          <w:szCs w:val="16"/>
        </w:rPr>
        <w:t> </w:t>
      </w:r>
      <w:r w:rsidRPr="00A23A84">
        <w:rPr>
          <w:rFonts w:ascii="Roboto" w:hAnsi="Roboto"/>
          <w:sz w:val="16"/>
          <w:szCs w:val="16"/>
        </w:rPr>
        <w:t>instead of the traditional</w:t>
      </w:r>
      <w:r w:rsidRPr="00A23A84">
        <w:rPr>
          <w:rStyle w:val="apple-converted-space"/>
          <w:rFonts w:ascii="Roboto" w:eastAsiaTheme="majorEastAsia" w:hAnsi="Roboto"/>
          <w:sz w:val="16"/>
          <w:szCs w:val="16"/>
        </w:rPr>
        <w:t> </w:t>
      </w:r>
      <w:hyperlink r:id="rId220" w:history="1">
        <w:r w:rsidRPr="00A23A84">
          <w:rPr>
            <w:rStyle w:val="Hyperlink"/>
            <w:rFonts w:ascii="Consolas" w:eastAsiaTheme="majorEastAsia" w:hAnsi="Consolas" w:cs="Courier New"/>
            <w:color w:val="auto"/>
            <w:sz w:val="20"/>
            <w:szCs w:val="20"/>
          </w:rPr>
          <w:t>Thread</w:t>
        </w:r>
      </w:hyperlink>
      <w:r w:rsidRPr="00A23A84">
        <w:rPr>
          <w:rStyle w:val="apple-converted-space"/>
          <w:rFonts w:ascii="Roboto" w:eastAsiaTheme="majorEastAsia" w:hAnsi="Roboto"/>
          <w:sz w:val="16"/>
          <w:szCs w:val="16"/>
        </w:rPr>
        <w:t> </w:t>
      </w:r>
      <w:r w:rsidRPr="00A23A84">
        <w:rPr>
          <w:rFonts w:ascii="Roboto" w:hAnsi="Roboto"/>
          <w:sz w:val="16"/>
          <w:szCs w:val="16"/>
        </w:rPr>
        <w:t>class. See the</w:t>
      </w:r>
      <w:r w:rsidRPr="00A23A84">
        <w:rPr>
          <w:rStyle w:val="apple-converted-space"/>
          <w:rFonts w:ascii="Roboto" w:eastAsiaTheme="majorEastAsia" w:hAnsi="Roboto"/>
          <w:sz w:val="16"/>
          <w:szCs w:val="16"/>
        </w:rPr>
        <w:t> </w:t>
      </w:r>
      <w:hyperlink r:id="rId221" w:anchor="Threads" w:history="1">
        <w:r w:rsidRPr="00A23A84">
          <w:rPr>
            <w:rStyle w:val="Hyperlink"/>
            <w:rFonts w:ascii="Roboto" w:eastAsiaTheme="majorEastAsia" w:hAnsi="Roboto"/>
            <w:color w:val="auto"/>
            <w:sz w:val="16"/>
            <w:szCs w:val="16"/>
          </w:rPr>
          <w:t>Processes and Threading</w:t>
        </w:r>
      </w:hyperlink>
      <w:r w:rsidRPr="00A23A84">
        <w:rPr>
          <w:rStyle w:val="apple-converted-space"/>
          <w:rFonts w:ascii="Roboto" w:eastAsiaTheme="majorEastAsia" w:hAnsi="Roboto"/>
          <w:sz w:val="16"/>
          <w:szCs w:val="16"/>
        </w:rPr>
        <w:t> </w:t>
      </w:r>
      <w:r w:rsidRPr="00A23A84">
        <w:rPr>
          <w:rFonts w:ascii="Roboto" w:hAnsi="Roboto"/>
          <w:sz w:val="16"/>
          <w:szCs w:val="16"/>
        </w:rPr>
        <w:t>document for more information about threads.</w:t>
      </w:r>
    </w:p>
    <w:p w:rsidR="00FE5A3F" w:rsidRPr="00A23A84" w:rsidRDefault="00FE5A3F" w:rsidP="00A23A84">
      <w:pPr>
        <w:pStyle w:val="NormalWeb"/>
        <w:shd w:val="clear" w:color="auto" w:fill="FFFFFF"/>
        <w:spacing w:before="0" w:beforeAutospacing="0" w:after="0" w:afterAutospacing="0" w:line="225" w:lineRule="atLeast"/>
        <w:rPr>
          <w:rFonts w:ascii="Roboto" w:hAnsi="Roboto"/>
          <w:sz w:val="16"/>
          <w:szCs w:val="16"/>
        </w:rPr>
      </w:pPr>
      <w:r w:rsidRPr="00A23A84">
        <w:rPr>
          <w:rFonts w:ascii="Roboto" w:hAnsi="Roboto"/>
          <w:sz w:val="16"/>
          <w:szCs w:val="16"/>
        </w:rPr>
        <w:t>Remember that if you do use a service, it still runs in your application's main thread by default, so you should still create a new thread within the service if it performs intensive or blocking operations.</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To create a service, you must create a subclass of</w:t>
      </w:r>
      <w:r w:rsidRPr="00A23A84">
        <w:rPr>
          <w:rStyle w:val="apple-converted-space"/>
          <w:rFonts w:ascii="Roboto" w:eastAsiaTheme="majorEastAsia" w:hAnsi="Roboto"/>
          <w:sz w:val="18"/>
          <w:szCs w:val="18"/>
        </w:rPr>
        <w:t> </w:t>
      </w:r>
      <w:hyperlink r:id="rId222" w:history="1">
        <w:r w:rsidRPr="00A23A84">
          <w:rPr>
            <w:rStyle w:val="Hyperlink"/>
            <w:rFonts w:ascii="Consolas" w:eastAsiaTheme="majorEastAsia" w:hAnsi="Consolas" w:cs="Courier New"/>
            <w:color w:val="auto"/>
            <w:sz w:val="16"/>
            <w:szCs w:val="16"/>
          </w:rPr>
          <w:t>Service</w:t>
        </w:r>
      </w:hyperlink>
      <w:r w:rsidRPr="00A23A84">
        <w:rPr>
          <w:rStyle w:val="apple-converted-space"/>
          <w:rFonts w:ascii="Roboto" w:eastAsiaTheme="majorEastAsia" w:hAnsi="Roboto"/>
          <w:sz w:val="18"/>
          <w:szCs w:val="18"/>
        </w:rPr>
        <w:t> </w:t>
      </w:r>
      <w:r w:rsidRPr="00A23A84">
        <w:rPr>
          <w:rFonts w:ascii="Roboto" w:hAnsi="Roboto"/>
          <w:sz w:val="18"/>
          <w:szCs w:val="18"/>
        </w:rPr>
        <w:t>or use one of its existing subclasses. In your implementation, you must override some callback methods that handle key aspects of the service lifecycle and provide a mechanism that allows the components to bind to the service, if appropriate. These are the most important callback methods that you should override:</w:t>
      </w:r>
    </w:p>
    <w:p w:rsidR="00FE5A3F" w:rsidRPr="00A23A84" w:rsidRDefault="00EA43E9" w:rsidP="00A23A84">
      <w:pPr>
        <w:shd w:val="clear" w:color="auto" w:fill="FFFFFF"/>
        <w:spacing w:before="301" w:after="150"/>
        <w:rPr>
          <w:rFonts w:ascii="Roboto" w:hAnsi="Roboto"/>
          <w:b/>
          <w:sz w:val="20"/>
          <w:szCs w:val="20"/>
        </w:rPr>
      </w:pPr>
      <w:hyperlink r:id="rId223" w:anchor="onStartCommand(android.content.Intent, int, int)" w:history="1">
        <w:r w:rsidR="00FE5A3F" w:rsidRPr="00A23A84">
          <w:rPr>
            <w:rStyle w:val="Hyperlink"/>
            <w:rFonts w:ascii="Consolas" w:hAnsi="Consolas" w:cs="Courier New"/>
            <w:b/>
            <w:color w:val="auto"/>
            <w:sz w:val="20"/>
            <w:szCs w:val="20"/>
          </w:rPr>
          <w:t>onStartCommand()</w:t>
        </w:r>
      </w:hyperlink>
    </w:p>
    <w:p w:rsidR="00A23A84" w:rsidRDefault="00FE5A3F" w:rsidP="00A23A84">
      <w:pPr>
        <w:shd w:val="clear" w:color="auto" w:fill="FFFFFF"/>
        <w:spacing w:after="125"/>
        <w:rPr>
          <w:rFonts w:ascii="Roboto" w:hAnsi="Roboto"/>
          <w:sz w:val="18"/>
          <w:szCs w:val="18"/>
        </w:rPr>
      </w:pPr>
      <w:r w:rsidRPr="00A23A84">
        <w:rPr>
          <w:rFonts w:ascii="Roboto" w:hAnsi="Roboto"/>
          <w:sz w:val="18"/>
          <w:szCs w:val="18"/>
        </w:rPr>
        <w:t>The system invokes this method by calling</w:t>
      </w:r>
      <w:r w:rsidRPr="00A23A84">
        <w:rPr>
          <w:rStyle w:val="apple-converted-space"/>
          <w:rFonts w:ascii="Roboto" w:hAnsi="Roboto"/>
          <w:sz w:val="18"/>
          <w:szCs w:val="18"/>
        </w:rPr>
        <w:t> </w:t>
      </w:r>
      <w:hyperlink r:id="rId224" w:anchor="startService(android.content.Intent)" w:history="1">
        <w:r w:rsidRPr="00A23A84">
          <w:rPr>
            <w:rStyle w:val="Hyperlink"/>
            <w:rFonts w:ascii="Consolas" w:hAnsi="Consolas" w:cs="Courier New"/>
            <w:color w:val="auto"/>
            <w:sz w:val="16"/>
            <w:szCs w:val="16"/>
          </w:rPr>
          <w:t>startService()</w:t>
        </w:r>
      </w:hyperlink>
      <w:r w:rsidRPr="00A23A84">
        <w:rPr>
          <w:rStyle w:val="apple-converted-space"/>
          <w:rFonts w:ascii="Roboto" w:hAnsi="Roboto"/>
          <w:sz w:val="18"/>
          <w:szCs w:val="18"/>
        </w:rPr>
        <w:t> </w:t>
      </w:r>
      <w:r w:rsidRPr="00A23A84">
        <w:rPr>
          <w:rFonts w:ascii="Roboto" w:hAnsi="Roboto"/>
          <w:sz w:val="18"/>
          <w:szCs w:val="18"/>
        </w:rPr>
        <w:t>when another component (such as an activity) requests that the service be started. When this method executes, the service is started and can run in the background indefinitely. If you implement this, it is your responsibility to stop the service when its work is complete by calling</w:t>
      </w:r>
      <w:r w:rsidRPr="00A23A84">
        <w:rPr>
          <w:rStyle w:val="apple-converted-space"/>
          <w:rFonts w:ascii="Roboto" w:hAnsi="Roboto"/>
          <w:sz w:val="18"/>
          <w:szCs w:val="18"/>
        </w:rPr>
        <w:t> </w:t>
      </w:r>
      <w:hyperlink r:id="rId225" w:anchor="stopSelf()" w:history="1">
        <w:r w:rsidRPr="00A23A84">
          <w:rPr>
            <w:rStyle w:val="Hyperlink"/>
            <w:rFonts w:ascii="Consolas" w:hAnsi="Consolas" w:cs="Courier New"/>
            <w:color w:val="auto"/>
            <w:sz w:val="16"/>
            <w:szCs w:val="16"/>
          </w:rPr>
          <w:t>stopSelf()</w:t>
        </w:r>
      </w:hyperlink>
      <w:r w:rsidRPr="00A23A84">
        <w:rPr>
          <w:rStyle w:val="apple-converted-space"/>
          <w:rFonts w:ascii="Roboto" w:hAnsi="Roboto"/>
          <w:sz w:val="18"/>
          <w:szCs w:val="18"/>
        </w:rPr>
        <w:t> </w:t>
      </w:r>
      <w:r w:rsidRPr="00A23A84">
        <w:rPr>
          <w:rFonts w:ascii="Roboto" w:hAnsi="Roboto"/>
          <w:sz w:val="18"/>
          <w:szCs w:val="18"/>
        </w:rPr>
        <w:t>or</w:t>
      </w:r>
      <w:r w:rsidRPr="00A23A84">
        <w:rPr>
          <w:rStyle w:val="apple-converted-space"/>
          <w:rFonts w:ascii="Roboto" w:hAnsi="Roboto"/>
          <w:sz w:val="18"/>
          <w:szCs w:val="18"/>
        </w:rPr>
        <w:t> </w:t>
      </w:r>
      <w:hyperlink r:id="rId226" w:anchor="stopService(android.content.Intent)" w:history="1">
        <w:r w:rsidRPr="00A23A84">
          <w:rPr>
            <w:rStyle w:val="Hyperlink"/>
            <w:rFonts w:ascii="Consolas" w:hAnsi="Consolas" w:cs="Courier New"/>
            <w:color w:val="auto"/>
            <w:sz w:val="16"/>
            <w:szCs w:val="16"/>
          </w:rPr>
          <w:t>stopService()</w:t>
        </w:r>
      </w:hyperlink>
      <w:r w:rsidRPr="00A23A84">
        <w:rPr>
          <w:rFonts w:ascii="Roboto" w:hAnsi="Roboto"/>
          <w:sz w:val="18"/>
          <w:szCs w:val="18"/>
        </w:rPr>
        <w:t>. If you only want to provide binding, you don't need to implement this method.</w:t>
      </w:r>
    </w:p>
    <w:p w:rsidR="00FE5A3F" w:rsidRPr="00A23A84" w:rsidRDefault="00EA43E9" w:rsidP="00A23A84">
      <w:pPr>
        <w:shd w:val="clear" w:color="auto" w:fill="FFFFFF"/>
        <w:spacing w:after="125"/>
        <w:rPr>
          <w:rFonts w:ascii="Roboto" w:hAnsi="Roboto"/>
          <w:b/>
          <w:sz w:val="20"/>
          <w:szCs w:val="20"/>
        </w:rPr>
      </w:pPr>
      <w:hyperlink r:id="rId227" w:anchor="onBind(android.content.Intent)" w:history="1">
        <w:r w:rsidR="00FE5A3F" w:rsidRPr="00A23A84">
          <w:rPr>
            <w:rStyle w:val="Hyperlink"/>
            <w:rFonts w:ascii="Consolas" w:hAnsi="Consolas" w:cs="Courier New"/>
            <w:b/>
            <w:color w:val="auto"/>
            <w:sz w:val="20"/>
            <w:szCs w:val="20"/>
          </w:rPr>
          <w:t>onBind()</w:t>
        </w:r>
      </w:hyperlink>
    </w:p>
    <w:p w:rsidR="00FE5A3F" w:rsidRPr="00A23A84" w:rsidRDefault="00FE5A3F" w:rsidP="00A23A84">
      <w:pPr>
        <w:shd w:val="clear" w:color="auto" w:fill="FFFFFF"/>
        <w:spacing w:after="125"/>
        <w:rPr>
          <w:rFonts w:ascii="Roboto" w:hAnsi="Roboto"/>
          <w:sz w:val="18"/>
          <w:szCs w:val="18"/>
        </w:rPr>
      </w:pPr>
      <w:r w:rsidRPr="00A23A84">
        <w:rPr>
          <w:rFonts w:ascii="Roboto" w:hAnsi="Roboto"/>
          <w:sz w:val="18"/>
          <w:szCs w:val="18"/>
        </w:rPr>
        <w:t>The system invokes this method by calling</w:t>
      </w:r>
      <w:r w:rsidRPr="00A23A84">
        <w:rPr>
          <w:rStyle w:val="apple-converted-space"/>
          <w:rFonts w:ascii="Roboto" w:hAnsi="Roboto"/>
          <w:sz w:val="18"/>
          <w:szCs w:val="18"/>
        </w:rPr>
        <w:t> </w:t>
      </w:r>
      <w:hyperlink r:id="rId228" w:anchor="bindService(android.content.Intent, android.content.ServiceConnection, int)" w:history="1">
        <w:r w:rsidRPr="00A23A84">
          <w:rPr>
            <w:rStyle w:val="Hyperlink"/>
            <w:rFonts w:ascii="Consolas" w:hAnsi="Consolas" w:cs="Courier New"/>
            <w:color w:val="auto"/>
            <w:sz w:val="16"/>
            <w:szCs w:val="16"/>
          </w:rPr>
          <w:t>bindService()</w:t>
        </w:r>
      </w:hyperlink>
      <w:r w:rsidRPr="00A23A84">
        <w:rPr>
          <w:rStyle w:val="apple-converted-space"/>
          <w:rFonts w:ascii="Roboto" w:hAnsi="Roboto"/>
          <w:sz w:val="18"/>
          <w:szCs w:val="18"/>
        </w:rPr>
        <w:t> </w:t>
      </w:r>
      <w:r w:rsidRPr="00A23A84">
        <w:rPr>
          <w:rFonts w:ascii="Roboto" w:hAnsi="Roboto"/>
          <w:sz w:val="18"/>
          <w:szCs w:val="18"/>
        </w:rPr>
        <w:t>when another component wants to bind with the service (such as to perform RPC). In your implementation of this method, you must provide an interface that clients use to communicate with the service by returning an</w:t>
      </w:r>
      <w:r w:rsidRPr="00A23A84">
        <w:rPr>
          <w:rStyle w:val="apple-converted-space"/>
          <w:rFonts w:ascii="Roboto" w:hAnsi="Roboto"/>
          <w:sz w:val="18"/>
          <w:szCs w:val="18"/>
        </w:rPr>
        <w:t> </w:t>
      </w:r>
      <w:hyperlink r:id="rId229" w:history="1">
        <w:r w:rsidRPr="00A23A84">
          <w:rPr>
            <w:rStyle w:val="Hyperlink"/>
            <w:rFonts w:ascii="Consolas" w:hAnsi="Consolas" w:cs="Courier New"/>
            <w:color w:val="auto"/>
            <w:sz w:val="16"/>
            <w:szCs w:val="16"/>
          </w:rPr>
          <w:t>IBinder</w:t>
        </w:r>
      </w:hyperlink>
      <w:r w:rsidRPr="00A23A84">
        <w:rPr>
          <w:rFonts w:ascii="Roboto" w:hAnsi="Roboto"/>
          <w:sz w:val="18"/>
          <w:szCs w:val="18"/>
        </w:rPr>
        <w:t>. You must always implement this method; however, if you don't want to allow binding, you should return null.</w:t>
      </w:r>
    </w:p>
    <w:p w:rsidR="00FE5A3F" w:rsidRPr="00A23A84" w:rsidRDefault="00EA43E9" w:rsidP="00A23A84">
      <w:pPr>
        <w:shd w:val="clear" w:color="auto" w:fill="FFFFFF"/>
        <w:spacing w:before="301" w:after="150"/>
        <w:rPr>
          <w:rFonts w:ascii="Roboto" w:hAnsi="Roboto"/>
          <w:b/>
          <w:sz w:val="20"/>
          <w:szCs w:val="20"/>
        </w:rPr>
      </w:pPr>
      <w:hyperlink r:id="rId230" w:anchor="onCreate()" w:history="1">
        <w:r w:rsidR="00FE5A3F" w:rsidRPr="00A23A84">
          <w:rPr>
            <w:rStyle w:val="Hyperlink"/>
            <w:rFonts w:ascii="Consolas" w:hAnsi="Consolas" w:cs="Courier New"/>
            <w:b/>
            <w:color w:val="auto"/>
            <w:sz w:val="20"/>
            <w:szCs w:val="20"/>
          </w:rPr>
          <w:t>onCreate()</w:t>
        </w:r>
      </w:hyperlink>
    </w:p>
    <w:p w:rsidR="00FE5A3F" w:rsidRPr="00A23A84" w:rsidRDefault="00FE5A3F" w:rsidP="00A23A84">
      <w:pPr>
        <w:shd w:val="clear" w:color="auto" w:fill="FFFFFF"/>
        <w:spacing w:after="125"/>
        <w:rPr>
          <w:rFonts w:ascii="Roboto" w:hAnsi="Roboto"/>
          <w:sz w:val="18"/>
          <w:szCs w:val="18"/>
        </w:rPr>
      </w:pPr>
      <w:r w:rsidRPr="00A23A84">
        <w:rPr>
          <w:rFonts w:ascii="Roboto" w:hAnsi="Roboto"/>
          <w:sz w:val="18"/>
          <w:szCs w:val="18"/>
        </w:rPr>
        <w:t>The system invokes this method to perform one-time setup procedures when the service is initially created (before it calls either</w:t>
      </w:r>
      <w:r w:rsidRPr="00A23A84">
        <w:rPr>
          <w:rStyle w:val="apple-converted-space"/>
          <w:rFonts w:ascii="Roboto" w:hAnsi="Roboto"/>
          <w:sz w:val="18"/>
          <w:szCs w:val="18"/>
        </w:rPr>
        <w:t> </w:t>
      </w:r>
      <w:hyperlink r:id="rId231" w:anchor="onStartCommand(android.content.Intent, int, int)" w:history="1">
        <w:r w:rsidRPr="00A23A84">
          <w:rPr>
            <w:rStyle w:val="Hyperlink"/>
            <w:rFonts w:ascii="Consolas" w:hAnsi="Consolas" w:cs="Courier New"/>
            <w:color w:val="auto"/>
            <w:sz w:val="16"/>
            <w:szCs w:val="16"/>
          </w:rPr>
          <w:t>onStartCommand()</w:t>
        </w:r>
      </w:hyperlink>
      <w:r w:rsidRPr="00A23A84">
        <w:rPr>
          <w:rStyle w:val="apple-converted-space"/>
          <w:rFonts w:ascii="Roboto" w:hAnsi="Roboto"/>
          <w:sz w:val="18"/>
          <w:szCs w:val="18"/>
        </w:rPr>
        <w:t> </w:t>
      </w:r>
      <w:r w:rsidRPr="00A23A84">
        <w:rPr>
          <w:rFonts w:ascii="Roboto" w:hAnsi="Roboto"/>
          <w:sz w:val="18"/>
          <w:szCs w:val="18"/>
        </w:rPr>
        <w:t>or</w:t>
      </w:r>
      <w:r w:rsidRPr="00A23A84">
        <w:rPr>
          <w:rStyle w:val="apple-converted-space"/>
          <w:rFonts w:ascii="Roboto" w:hAnsi="Roboto"/>
          <w:sz w:val="18"/>
          <w:szCs w:val="18"/>
        </w:rPr>
        <w:t> </w:t>
      </w:r>
      <w:hyperlink r:id="rId232" w:anchor="onBind(android.content.Intent)" w:history="1">
        <w:r w:rsidRPr="00A23A84">
          <w:rPr>
            <w:rStyle w:val="Hyperlink"/>
            <w:rFonts w:ascii="Consolas" w:hAnsi="Consolas" w:cs="Courier New"/>
            <w:color w:val="auto"/>
            <w:sz w:val="16"/>
            <w:szCs w:val="16"/>
          </w:rPr>
          <w:t>onBind()</w:t>
        </w:r>
      </w:hyperlink>
      <w:r w:rsidRPr="00A23A84">
        <w:rPr>
          <w:rFonts w:ascii="Roboto" w:hAnsi="Roboto"/>
          <w:sz w:val="18"/>
          <w:szCs w:val="18"/>
        </w:rPr>
        <w:t>). If the service is already running, this method is not called.</w:t>
      </w:r>
    </w:p>
    <w:p w:rsidR="00FE5A3F" w:rsidRPr="00A23A84" w:rsidRDefault="00EA43E9" w:rsidP="00A23A84">
      <w:pPr>
        <w:shd w:val="clear" w:color="auto" w:fill="FFFFFF"/>
        <w:spacing w:before="301" w:after="150"/>
        <w:rPr>
          <w:rFonts w:ascii="Roboto" w:hAnsi="Roboto"/>
          <w:b/>
          <w:sz w:val="20"/>
          <w:szCs w:val="20"/>
        </w:rPr>
      </w:pPr>
      <w:hyperlink r:id="rId233" w:anchor="onDestroy()" w:history="1">
        <w:r w:rsidR="00FE5A3F" w:rsidRPr="00A23A84">
          <w:rPr>
            <w:rStyle w:val="Hyperlink"/>
            <w:rFonts w:ascii="Consolas" w:hAnsi="Consolas" w:cs="Courier New"/>
            <w:b/>
            <w:color w:val="auto"/>
            <w:sz w:val="20"/>
            <w:szCs w:val="20"/>
          </w:rPr>
          <w:t>onDestroy()</w:t>
        </w:r>
      </w:hyperlink>
    </w:p>
    <w:p w:rsidR="00FE5A3F" w:rsidRPr="00A23A84" w:rsidRDefault="00FE5A3F" w:rsidP="00A23A84">
      <w:pPr>
        <w:shd w:val="clear" w:color="auto" w:fill="FFFFFF"/>
        <w:spacing w:after="125"/>
        <w:rPr>
          <w:rFonts w:ascii="Roboto" w:hAnsi="Roboto"/>
          <w:sz w:val="18"/>
          <w:szCs w:val="18"/>
        </w:rPr>
      </w:pPr>
      <w:r w:rsidRPr="00A23A84">
        <w:rPr>
          <w:rFonts w:ascii="Roboto" w:hAnsi="Roboto"/>
          <w:sz w:val="18"/>
          <w:szCs w:val="18"/>
        </w:rPr>
        <w:t>The system invokes this method when the service is no longer used and is being destroyed. Your service should implement this to clean up any resources such as threads, registered listeners, or receivers. This is the last call that the service receives.</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If a component starts the service by calling</w:t>
      </w:r>
      <w:r w:rsidRPr="00A23A84">
        <w:rPr>
          <w:rStyle w:val="apple-converted-space"/>
          <w:rFonts w:ascii="Roboto" w:eastAsiaTheme="majorEastAsia" w:hAnsi="Roboto"/>
          <w:sz w:val="18"/>
          <w:szCs w:val="18"/>
        </w:rPr>
        <w:t> </w:t>
      </w:r>
      <w:hyperlink r:id="rId234"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Style w:val="apple-converted-space"/>
          <w:rFonts w:ascii="Roboto" w:eastAsiaTheme="majorEastAsia" w:hAnsi="Roboto"/>
          <w:sz w:val="18"/>
          <w:szCs w:val="18"/>
        </w:rPr>
        <w:t> </w:t>
      </w:r>
      <w:r w:rsidRPr="00A23A84">
        <w:rPr>
          <w:rFonts w:ascii="Roboto" w:hAnsi="Roboto"/>
          <w:sz w:val="18"/>
          <w:szCs w:val="18"/>
        </w:rPr>
        <w:t>(which results in a call to</w:t>
      </w:r>
      <w:r w:rsidRPr="00A23A84">
        <w:rPr>
          <w:rStyle w:val="apple-converted-space"/>
          <w:rFonts w:ascii="Roboto" w:eastAsiaTheme="majorEastAsia" w:hAnsi="Roboto"/>
          <w:sz w:val="18"/>
          <w:szCs w:val="18"/>
        </w:rPr>
        <w:t> </w:t>
      </w:r>
      <w:hyperlink r:id="rId235"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 the service continues to run until it stops itself with</w:t>
      </w:r>
      <w:r w:rsidRPr="00A23A84">
        <w:rPr>
          <w:rStyle w:val="apple-converted-space"/>
          <w:rFonts w:ascii="Roboto" w:eastAsiaTheme="majorEastAsia" w:hAnsi="Roboto"/>
          <w:sz w:val="18"/>
          <w:szCs w:val="18"/>
        </w:rPr>
        <w:t> </w:t>
      </w:r>
      <w:hyperlink r:id="rId236" w:anchor="stopSelf()" w:history="1">
        <w:r w:rsidRPr="00A23A84">
          <w:rPr>
            <w:rStyle w:val="Hyperlink"/>
            <w:rFonts w:ascii="Consolas" w:eastAsiaTheme="majorEastAsia" w:hAnsi="Consolas" w:cs="Courier New"/>
            <w:color w:val="auto"/>
            <w:sz w:val="16"/>
            <w:szCs w:val="16"/>
          </w:rPr>
          <w:t>stopSelf()</w:t>
        </w:r>
      </w:hyperlink>
      <w:r w:rsidRPr="00A23A84">
        <w:rPr>
          <w:rStyle w:val="apple-converted-space"/>
          <w:rFonts w:ascii="Roboto" w:eastAsiaTheme="majorEastAsia" w:hAnsi="Roboto"/>
          <w:sz w:val="18"/>
          <w:szCs w:val="18"/>
        </w:rPr>
        <w:t> </w:t>
      </w:r>
      <w:r w:rsidRPr="00A23A84">
        <w:rPr>
          <w:rFonts w:ascii="Roboto" w:hAnsi="Roboto"/>
          <w:sz w:val="18"/>
          <w:szCs w:val="18"/>
        </w:rPr>
        <w:t>or another component stops it by calling</w:t>
      </w:r>
      <w:r w:rsidRPr="00A23A84">
        <w:rPr>
          <w:rStyle w:val="apple-converted-space"/>
          <w:rFonts w:ascii="Roboto" w:eastAsiaTheme="majorEastAsia" w:hAnsi="Roboto"/>
          <w:sz w:val="18"/>
          <w:szCs w:val="18"/>
        </w:rPr>
        <w:t> </w:t>
      </w:r>
      <w:hyperlink r:id="rId237"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If a component calls</w:t>
      </w:r>
      <w:r w:rsidRPr="00A23A84">
        <w:rPr>
          <w:rStyle w:val="apple-converted-space"/>
          <w:rFonts w:ascii="Roboto" w:eastAsiaTheme="majorEastAsia" w:hAnsi="Roboto"/>
          <w:sz w:val="18"/>
          <w:szCs w:val="18"/>
        </w:rPr>
        <w:t> </w:t>
      </w:r>
      <w:hyperlink r:id="rId238" w:anchor="bindService(android.content.Intent, android.content.ServiceConnection, int)" w:history="1">
        <w:r w:rsidRPr="00A23A84">
          <w:rPr>
            <w:rStyle w:val="Hyperlink"/>
            <w:rFonts w:ascii="Consolas" w:eastAsiaTheme="majorEastAsia" w:hAnsi="Consolas" w:cs="Courier New"/>
            <w:color w:val="auto"/>
            <w:sz w:val="16"/>
            <w:szCs w:val="16"/>
          </w:rPr>
          <w:t>bindService()</w:t>
        </w:r>
      </w:hyperlink>
      <w:r w:rsidRPr="00A23A84">
        <w:rPr>
          <w:rStyle w:val="apple-converted-space"/>
          <w:rFonts w:ascii="Roboto" w:eastAsiaTheme="majorEastAsia" w:hAnsi="Roboto"/>
          <w:sz w:val="18"/>
          <w:szCs w:val="18"/>
        </w:rPr>
        <w:t> </w:t>
      </w:r>
      <w:r w:rsidRPr="00A23A84">
        <w:rPr>
          <w:rFonts w:ascii="Roboto" w:hAnsi="Roboto"/>
          <w:sz w:val="18"/>
          <w:szCs w:val="18"/>
        </w:rPr>
        <w:t>to create the service and</w:t>
      </w:r>
      <w:r w:rsidRPr="00A23A84">
        <w:rPr>
          <w:rStyle w:val="apple-converted-space"/>
          <w:rFonts w:ascii="Roboto" w:eastAsiaTheme="majorEastAsia" w:hAnsi="Roboto"/>
          <w:sz w:val="18"/>
          <w:szCs w:val="18"/>
        </w:rPr>
        <w:t> </w:t>
      </w:r>
      <w:hyperlink r:id="rId239"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is</w:t>
      </w:r>
      <w:r w:rsidRPr="00A23A84">
        <w:rPr>
          <w:rStyle w:val="apple-converted-space"/>
          <w:rFonts w:ascii="Roboto" w:eastAsiaTheme="majorEastAsia" w:hAnsi="Roboto"/>
          <w:sz w:val="18"/>
          <w:szCs w:val="18"/>
        </w:rPr>
        <w:t> </w:t>
      </w:r>
      <w:r w:rsidRPr="00A23A84">
        <w:rPr>
          <w:rStyle w:val="Emphasis"/>
          <w:rFonts w:ascii="Roboto" w:hAnsi="Roboto"/>
          <w:sz w:val="18"/>
          <w:szCs w:val="18"/>
        </w:rPr>
        <w:t>not</w:t>
      </w:r>
      <w:r w:rsidRPr="00A23A84">
        <w:rPr>
          <w:rStyle w:val="apple-converted-space"/>
          <w:rFonts w:ascii="Roboto" w:eastAsiaTheme="majorEastAsia" w:hAnsi="Roboto"/>
          <w:sz w:val="18"/>
          <w:szCs w:val="18"/>
        </w:rPr>
        <w:t> </w:t>
      </w:r>
      <w:r w:rsidRPr="00A23A84">
        <w:rPr>
          <w:rFonts w:ascii="Roboto" w:hAnsi="Roboto"/>
          <w:sz w:val="18"/>
          <w:szCs w:val="18"/>
        </w:rPr>
        <w:t>called, the service runs only as long as the component is bound to it. After the service is unbound from all of its clients, the system destroys it.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 Android system force-stops a service only when memory is low and it must recover system resources for the activity that has user focus. If the service is bound to an activity that has user focus, it's less likely to be killed; if the service is declared to</w:t>
      </w:r>
      <w:r w:rsidRPr="00A23A84">
        <w:rPr>
          <w:rStyle w:val="apple-converted-space"/>
          <w:rFonts w:ascii="Roboto" w:eastAsiaTheme="majorEastAsia" w:hAnsi="Roboto"/>
          <w:sz w:val="18"/>
          <w:szCs w:val="18"/>
        </w:rPr>
        <w:t> </w:t>
      </w:r>
      <w:hyperlink r:id="rId240" w:anchor="Foreground" w:history="1">
        <w:r w:rsidRPr="00A23A84">
          <w:rPr>
            <w:rStyle w:val="Hyperlink"/>
            <w:rFonts w:ascii="Roboto" w:eastAsiaTheme="majorEastAsia" w:hAnsi="Roboto"/>
            <w:color w:val="auto"/>
            <w:sz w:val="18"/>
            <w:szCs w:val="18"/>
          </w:rPr>
          <w:t>run in the foreground</w:t>
        </w:r>
      </w:hyperlink>
      <w:r w:rsidRPr="00A23A84">
        <w:rPr>
          <w:rFonts w:ascii="Roboto" w:hAnsi="Roboto"/>
          <w:sz w:val="18"/>
          <w:szCs w:val="18"/>
        </w:rPr>
        <w:t>, it's rarely killed. If the service is started and is long-running, the system lowers its position in the list of background tasks over time, and the service becomes highly susceptible to killing—if your service is started, you must design it to gracefully handle restarts by the system. If the system kills your service, it restarts it as soon as resources become available, but this also depends on the value that you return from</w:t>
      </w:r>
      <w:r w:rsidRPr="00A23A84">
        <w:rPr>
          <w:rStyle w:val="apple-converted-space"/>
          <w:rFonts w:ascii="Roboto" w:eastAsiaTheme="majorEastAsia" w:hAnsi="Roboto"/>
          <w:sz w:val="18"/>
          <w:szCs w:val="18"/>
        </w:rPr>
        <w:t> </w:t>
      </w:r>
      <w:hyperlink r:id="rId241"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 For more information about when the system might destroy a service, see the</w:t>
      </w:r>
      <w:r w:rsidRPr="00A23A84">
        <w:rPr>
          <w:rStyle w:val="apple-converted-space"/>
          <w:rFonts w:ascii="Roboto" w:eastAsiaTheme="majorEastAsia" w:hAnsi="Roboto"/>
          <w:sz w:val="18"/>
          <w:szCs w:val="18"/>
        </w:rPr>
        <w:t> </w:t>
      </w:r>
      <w:hyperlink r:id="rId242" w:history="1">
        <w:r w:rsidRPr="00A23A84">
          <w:rPr>
            <w:rStyle w:val="Hyperlink"/>
            <w:rFonts w:ascii="Roboto" w:eastAsiaTheme="majorEastAsia" w:hAnsi="Roboto"/>
            <w:color w:val="auto"/>
            <w:sz w:val="18"/>
            <w:szCs w:val="18"/>
          </w:rPr>
          <w:t>Processes and Threading</w:t>
        </w:r>
      </w:hyperlink>
      <w:r w:rsidRPr="00A23A84">
        <w:rPr>
          <w:rStyle w:val="apple-converted-space"/>
          <w:rFonts w:ascii="Roboto" w:eastAsiaTheme="majorEastAsia" w:hAnsi="Roboto"/>
          <w:sz w:val="18"/>
          <w:szCs w:val="18"/>
        </w:rPr>
        <w:t> </w:t>
      </w:r>
      <w:r w:rsidRPr="00A23A84">
        <w:rPr>
          <w:rFonts w:ascii="Roboto" w:hAnsi="Roboto"/>
          <w:sz w:val="18"/>
          <w:szCs w:val="18"/>
        </w:rPr>
        <w:t>document.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In the following sections, you'll see how you can create the</w:t>
      </w:r>
      <w:r w:rsidRPr="00A23A84">
        <w:rPr>
          <w:rStyle w:val="apple-converted-space"/>
          <w:rFonts w:ascii="Roboto" w:eastAsiaTheme="majorEastAsia" w:hAnsi="Roboto"/>
          <w:sz w:val="18"/>
          <w:szCs w:val="18"/>
        </w:rPr>
        <w:t> </w:t>
      </w:r>
      <w:hyperlink r:id="rId243"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Style w:val="apple-converted-space"/>
          <w:rFonts w:ascii="Roboto" w:eastAsiaTheme="majorEastAsia" w:hAnsi="Roboto"/>
          <w:sz w:val="18"/>
          <w:szCs w:val="18"/>
        </w:rPr>
        <w:t> </w:t>
      </w:r>
      <w:r w:rsidRPr="00A23A84">
        <w:rPr>
          <w:rFonts w:ascii="Roboto" w:hAnsi="Roboto"/>
          <w:sz w:val="18"/>
          <w:szCs w:val="18"/>
        </w:rPr>
        <w:t>and</w:t>
      </w:r>
      <w:r w:rsidRPr="00A23A84">
        <w:rPr>
          <w:rStyle w:val="apple-converted-space"/>
          <w:rFonts w:ascii="Roboto" w:eastAsiaTheme="majorEastAsia" w:hAnsi="Roboto"/>
          <w:sz w:val="18"/>
          <w:szCs w:val="18"/>
        </w:rPr>
        <w:t> </w:t>
      </w:r>
      <w:hyperlink r:id="rId244" w:anchor="bindService(android.content.Intent, android.content.ServiceConnection, int)" w:history="1">
        <w:r w:rsidRPr="00A23A84">
          <w:rPr>
            <w:rStyle w:val="Hyperlink"/>
            <w:rFonts w:ascii="Consolas" w:eastAsiaTheme="majorEastAsia" w:hAnsi="Consolas" w:cs="Courier New"/>
            <w:color w:val="auto"/>
            <w:sz w:val="16"/>
            <w:szCs w:val="16"/>
          </w:rPr>
          <w:t>bindService()</w:t>
        </w:r>
      </w:hyperlink>
      <w:r w:rsidRPr="00A23A84">
        <w:rPr>
          <w:rStyle w:val="apple-converted-space"/>
          <w:rFonts w:ascii="Roboto" w:eastAsiaTheme="majorEastAsia" w:hAnsi="Roboto"/>
          <w:sz w:val="18"/>
          <w:szCs w:val="18"/>
        </w:rPr>
        <w:t> </w:t>
      </w:r>
      <w:r w:rsidRPr="00A23A84">
        <w:rPr>
          <w:rFonts w:ascii="Roboto" w:hAnsi="Roboto"/>
          <w:sz w:val="18"/>
          <w:szCs w:val="18"/>
        </w:rPr>
        <w:t>service methods, as well as how to use them from other application components.</w:t>
      </w:r>
    </w:p>
    <w:p w:rsidR="00FE5A3F" w:rsidRPr="00A23A84" w:rsidRDefault="00FE5A3F" w:rsidP="00A23A84">
      <w:pPr>
        <w:pStyle w:val="Heading3"/>
        <w:shd w:val="clear" w:color="auto" w:fill="FFFFFF"/>
        <w:spacing w:before="0" w:line="401" w:lineRule="atLeast"/>
        <w:rPr>
          <w:rFonts w:ascii="Roboto" w:hAnsi="Roboto"/>
          <w:b w:val="0"/>
          <w:bCs w:val="0"/>
          <w:color w:val="auto"/>
          <w:sz w:val="30"/>
          <w:szCs w:val="30"/>
        </w:rPr>
      </w:pPr>
      <w:r w:rsidRPr="00A23A84">
        <w:rPr>
          <w:rFonts w:ascii="Roboto" w:hAnsi="Roboto"/>
          <w:b w:val="0"/>
          <w:bCs w:val="0"/>
          <w:color w:val="auto"/>
          <w:sz w:val="30"/>
          <w:szCs w:val="30"/>
        </w:rPr>
        <w:t>Declaring a service in the manifest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You must declare all services in your application's manifest file, just as you do for activities and other components.</w:t>
      </w:r>
    </w:p>
    <w:p w:rsid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To declare your service, add a</w:t>
      </w:r>
      <w:r w:rsidRPr="00A23A84">
        <w:rPr>
          <w:rStyle w:val="apple-converted-space"/>
          <w:rFonts w:ascii="Roboto" w:eastAsiaTheme="majorEastAsia" w:hAnsi="Roboto"/>
          <w:sz w:val="18"/>
          <w:szCs w:val="18"/>
        </w:rPr>
        <w:t> </w:t>
      </w:r>
      <w:hyperlink r:id="rId245" w:history="1">
        <w:r w:rsidRPr="00A23A84">
          <w:rPr>
            <w:rStyle w:val="HTMLCode"/>
            <w:rFonts w:ascii="Consolas" w:eastAsiaTheme="majorEastAsia" w:hAnsi="Consolas"/>
            <w:sz w:val="16"/>
            <w:szCs w:val="16"/>
          </w:rPr>
          <w:t>&lt;service&gt;</w:t>
        </w:r>
      </w:hyperlink>
      <w:r w:rsidRPr="00A23A84">
        <w:rPr>
          <w:rStyle w:val="apple-converted-space"/>
          <w:rFonts w:ascii="Roboto" w:eastAsiaTheme="majorEastAsia" w:hAnsi="Roboto"/>
          <w:sz w:val="18"/>
          <w:szCs w:val="18"/>
        </w:rPr>
        <w:t> </w:t>
      </w:r>
      <w:r w:rsidRPr="00A23A84">
        <w:rPr>
          <w:rFonts w:ascii="Roboto" w:hAnsi="Roboto"/>
          <w:sz w:val="18"/>
          <w:szCs w:val="18"/>
        </w:rPr>
        <w:t>element as a child of the</w:t>
      </w:r>
      <w:r w:rsidRPr="00A23A84">
        <w:rPr>
          <w:rStyle w:val="apple-converted-space"/>
          <w:rFonts w:ascii="Roboto" w:eastAsiaTheme="majorEastAsia" w:hAnsi="Roboto"/>
          <w:sz w:val="18"/>
          <w:szCs w:val="18"/>
        </w:rPr>
        <w:t> </w:t>
      </w:r>
      <w:hyperlink r:id="rId246" w:history="1">
        <w:r w:rsidRPr="00A23A84">
          <w:rPr>
            <w:rStyle w:val="HTMLCode"/>
            <w:rFonts w:ascii="Consolas" w:eastAsiaTheme="majorEastAsia" w:hAnsi="Consolas"/>
            <w:sz w:val="16"/>
            <w:szCs w:val="16"/>
          </w:rPr>
          <w:t>&lt;application&gt;</w:t>
        </w:r>
      </w:hyperlink>
      <w:r w:rsidRPr="00A23A84">
        <w:rPr>
          <w:rStyle w:val="apple-converted-space"/>
          <w:rFonts w:ascii="Roboto" w:eastAsiaTheme="majorEastAsia" w:hAnsi="Roboto"/>
          <w:sz w:val="18"/>
          <w:szCs w:val="18"/>
        </w:rPr>
        <w:t> </w:t>
      </w:r>
      <w:r w:rsidRPr="00A23A84">
        <w:rPr>
          <w:rFonts w:ascii="Roboto" w:hAnsi="Roboto"/>
          <w:sz w:val="18"/>
          <w:szCs w:val="18"/>
        </w:rPr>
        <w:t xml:space="preserve">element. </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lastRenderedPageBreak/>
        <w:t>Here is an example:</w:t>
      </w:r>
    </w:p>
    <w:p w:rsidR="00FE5A3F" w:rsidRPr="00A23A84" w:rsidRDefault="00FE5A3F" w:rsidP="00A23A84">
      <w:pPr>
        <w:pStyle w:val="HTMLPreformatted"/>
        <w:pBdr>
          <w:top w:val="single" w:sz="4" w:space="12" w:color="DDDDDD"/>
          <w:left w:val="single" w:sz="4" w:space="12" w:color="DDDDDD"/>
          <w:bottom w:val="single" w:sz="4" w:space="12" w:color="DDDDDD"/>
          <w:right w:val="single" w:sz="4" w:space="12" w:color="DDDDDD"/>
        </w:pBdr>
        <w:shd w:val="clear" w:color="auto" w:fill="F7F7F7"/>
        <w:spacing w:after="240" w:line="225" w:lineRule="atLeast"/>
        <w:ind w:left="720"/>
        <w:rPr>
          <w:rFonts w:ascii="Consolas" w:hAnsi="Consolas"/>
          <w:sz w:val="16"/>
          <w:szCs w:val="16"/>
        </w:rPr>
      </w:pPr>
      <w:r w:rsidRPr="00A23A84">
        <w:rPr>
          <w:rStyle w:val="tag"/>
          <w:rFonts w:ascii="Consolas" w:hAnsi="Consolas"/>
          <w:sz w:val="16"/>
          <w:szCs w:val="16"/>
        </w:rPr>
        <w:t>&lt;manifest</w:t>
      </w:r>
      <w:r w:rsidRPr="00A23A84">
        <w:rPr>
          <w:rStyle w:val="pln"/>
          <w:rFonts w:ascii="Consolas" w:hAnsi="Consolas"/>
          <w:sz w:val="16"/>
          <w:szCs w:val="16"/>
        </w:rPr>
        <w:t xml:space="preserve"> ... </w:t>
      </w:r>
      <w:r w:rsidRPr="00A23A84">
        <w:rPr>
          <w:rStyle w:val="tag"/>
          <w:rFonts w:ascii="Consolas" w:hAnsi="Consolas"/>
          <w:sz w:val="16"/>
          <w:szCs w:val="16"/>
        </w:rPr>
        <w:t>&gt;</w:t>
      </w:r>
      <w:r w:rsidRPr="00A23A84">
        <w:rPr>
          <w:rFonts w:ascii="Consolas" w:hAnsi="Consolas"/>
          <w:sz w:val="16"/>
          <w:szCs w:val="16"/>
        </w:rPr>
        <w:br/>
      </w:r>
      <w:r w:rsidRPr="00A23A84">
        <w:rPr>
          <w:rStyle w:val="pln"/>
          <w:rFonts w:ascii="Consolas" w:hAnsi="Consolas"/>
          <w:sz w:val="16"/>
          <w:szCs w:val="16"/>
        </w:rPr>
        <w:t>  ...</w:t>
      </w:r>
      <w:r w:rsidRPr="00A23A84">
        <w:rPr>
          <w:rFonts w:ascii="Consolas" w:hAnsi="Consolas"/>
          <w:sz w:val="16"/>
          <w:szCs w:val="16"/>
        </w:rPr>
        <w:br/>
      </w:r>
      <w:r w:rsidRPr="00A23A84">
        <w:rPr>
          <w:rStyle w:val="pln"/>
          <w:rFonts w:ascii="Consolas" w:hAnsi="Consolas"/>
          <w:sz w:val="16"/>
          <w:szCs w:val="16"/>
        </w:rPr>
        <w:t xml:space="preserve">  </w:t>
      </w:r>
      <w:r w:rsidRPr="00A23A84">
        <w:rPr>
          <w:rStyle w:val="tag"/>
          <w:rFonts w:ascii="Consolas" w:hAnsi="Consolas"/>
          <w:sz w:val="16"/>
          <w:szCs w:val="16"/>
        </w:rPr>
        <w:t>&lt;application</w:t>
      </w:r>
      <w:r w:rsidRPr="00A23A84">
        <w:rPr>
          <w:rStyle w:val="pln"/>
          <w:rFonts w:ascii="Consolas" w:hAnsi="Consolas"/>
          <w:sz w:val="16"/>
          <w:szCs w:val="16"/>
        </w:rPr>
        <w:t xml:space="preserve"> ... </w:t>
      </w:r>
      <w:r w:rsidRPr="00A23A84">
        <w:rPr>
          <w:rStyle w:val="tag"/>
          <w:rFonts w:ascii="Consolas" w:hAnsi="Consolas"/>
          <w:sz w:val="16"/>
          <w:szCs w:val="16"/>
        </w:rPr>
        <w:t>&gt;</w:t>
      </w:r>
      <w:r w:rsidRPr="00A23A84">
        <w:rPr>
          <w:rFonts w:ascii="Consolas" w:hAnsi="Consolas"/>
          <w:sz w:val="16"/>
          <w:szCs w:val="16"/>
        </w:rPr>
        <w:br/>
      </w:r>
      <w:r w:rsidRPr="00A23A84">
        <w:rPr>
          <w:rStyle w:val="pln"/>
          <w:rFonts w:ascii="Consolas" w:hAnsi="Consolas"/>
          <w:sz w:val="16"/>
          <w:szCs w:val="16"/>
        </w:rPr>
        <w:t xml:space="preserve">      </w:t>
      </w:r>
      <w:r w:rsidRPr="00A23A84">
        <w:rPr>
          <w:rStyle w:val="tag"/>
          <w:rFonts w:ascii="Consolas" w:hAnsi="Consolas"/>
          <w:sz w:val="16"/>
          <w:szCs w:val="16"/>
        </w:rPr>
        <w:t>&lt;service</w:t>
      </w:r>
      <w:r w:rsidRPr="00A23A84">
        <w:rPr>
          <w:rStyle w:val="pln"/>
          <w:rFonts w:ascii="Consolas" w:hAnsi="Consolas"/>
          <w:sz w:val="16"/>
          <w:szCs w:val="16"/>
        </w:rPr>
        <w:t xml:space="preserve"> </w:t>
      </w:r>
      <w:r w:rsidRPr="00A23A84">
        <w:rPr>
          <w:rStyle w:val="atn"/>
          <w:rFonts w:ascii="Consolas" w:hAnsi="Consolas"/>
          <w:sz w:val="16"/>
          <w:szCs w:val="16"/>
        </w:rPr>
        <w:t>android:name</w:t>
      </w:r>
      <w:r w:rsidRPr="00A23A84">
        <w:rPr>
          <w:rStyle w:val="pun"/>
          <w:rFonts w:ascii="Consolas" w:hAnsi="Consolas"/>
          <w:sz w:val="16"/>
          <w:szCs w:val="16"/>
        </w:rPr>
        <w:t>=</w:t>
      </w:r>
      <w:r w:rsidRPr="00A23A84">
        <w:rPr>
          <w:rStyle w:val="atv"/>
          <w:rFonts w:ascii="Consolas" w:hAnsi="Consolas"/>
          <w:sz w:val="16"/>
          <w:szCs w:val="16"/>
        </w:rPr>
        <w:t>".ExampleService"</w:t>
      </w:r>
      <w:r w:rsidRPr="00A23A84">
        <w:rPr>
          <w:rStyle w:val="pln"/>
          <w:rFonts w:ascii="Consolas" w:hAnsi="Consolas"/>
          <w:sz w:val="16"/>
          <w:szCs w:val="16"/>
        </w:rPr>
        <w:t xml:space="preserve"> </w:t>
      </w:r>
      <w:r w:rsidRPr="00A23A84">
        <w:rPr>
          <w:rStyle w:val="tag"/>
          <w:rFonts w:ascii="Consolas" w:hAnsi="Consolas"/>
          <w:sz w:val="16"/>
          <w:szCs w:val="16"/>
        </w:rPr>
        <w:t>/&gt;</w:t>
      </w:r>
      <w:r w:rsidRPr="00A23A84">
        <w:rPr>
          <w:rFonts w:ascii="Consolas" w:hAnsi="Consolas"/>
          <w:sz w:val="16"/>
          <w:szCs w:val="16"/>
        </w:rPr>
        <w:br/>
      </w:r>
      <w:r w:rsidRPr="00A23A84">
        <w:rPr>
          <w:rStyle w:val="pln"/>
          <w:rFonts w:ascii="Consolas" w:hAnsi="Consolas"/>
          <w:sz w:val="16"/>
          <w:szCs w:val="16"/>
        </w:rPr>
        <w:t>      ...</w:t>
      </w:r>
      <w:r w:rsidRPr="00A23A84">
        <w:rPr>
          <w:rFonts w:ascii="Consolas" w:hAnsi="Consolas"/>
          <w:sz w:val="16"/>
          <w:szCs w:val="16"/>
        </w:rPr>
        <w:br/>
      </w:r>
      <w:r w:rsidRPr="00A23A84">
        <w:rPr>
          <w:rStyle w:val="pln"/>
          <w:rFonts w:ascii="Consolas" w:hAnsi="Consolas"/>
          <w:sz w:val="16"/>
          <w:szCs w:val="16"/>
        </w:rPr>
        <w:t xml:space="preserve">  </w:t>
      </w:r>
      <w:r w:rsidRPr="00A23A84">
        <w:rPr>
          <w:rStyle w:val="tag"/>
          <w:rFonts w:ascii="Consolas" w:hAnsi="Consolas"/>
          <w:sz w:val="16"/>
          <w:szCs w:val="16"/>
        </w:rPr>
        <w:t>&lt;/application&gt;</w:t>
      </w:r>
      <w:r w:rsidRPr="00A23A84">
        <w:rPr>
          <w:rFonts w:ascii="Consolas" w:hAnsi="Consolas"/>
          <w:sz w:val="16"/>
          <w:szCs w:val="16"/>
        </w:rPr>
        <w:br/>
      </w:r>
      <w:r w:rsidRPr="00A23A84">
        <w:rPr>
          <w:rStyle w:val="tag"/>
          <w:rFonts w:ascii="Consolas" w:hAnsi="Consolas"/>
          <w:sz w:val="16"/>
          <w:szCs w:val="16"/>
        </w:rPr>
        <w:t>&lt;/manifest&gt;</w: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See the</w:t>
      </w:r>
      <w:r w:rsidRPr="00A23A84">
        <w:rPr>
          <w:rStyle w:val="apple-converted-space"/>
          <w:rFonts w:ascii="Roboto" w:eastAsiaTheme="majorEastAsia" w:hAnsi="Roboto"/>
          <w:sz w:val="18"/>
          <w:szCs w:val="18"/>
        </w:rPr>
        <w:t> </w:t>
      </w:r>
      <w:hyperlink r:id="rId247" w:history="1">
        <w:r w:rsidRPr="00A23A84">
          <w:rPr>
            <w:rStyle w:val="HTMLCode"/>
            <w:rFonts w:ascii="Consolas" w:eastAsiaTheme="majorEastAsia" w:hAnsi="Consolas"/>
            <w:sz w:val="16"/>
            <w:szCs w:val="16"/>
          </w:rPr>
          <w:t>&lt;service&gt;</w:t>
        </w:r>
      </w:hyperlink>
      <w:r w:rsidRPr="00A23A84">
        <w:rPr>
          <w:rStyle w:val="apple-converted-space"/>
          <w:rFonts w:ascii="Roboto" w:eastAsiaTheme="majorEastAsia" w:hAnsi="Roboto"/>
          <w:sz w:val="18"/>
          <w:szCs w:val="18"/>
        </w:rPr>
        <w:t> </w:t>
      </w:r>
      <w:r w:rsidRPr="00A23A84">
        <w:rPr>
          <w:rFonts w:ascii="Roboto" w:hAnsi="Roboto"/>
          <w:sz w:val="18"/>
          <w:szCs w:val="18"/>
        </w:rPr>
        <w:t>element reference for more information about declaring your service in the manifest.</w: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There are other attributes that you can include in the</w:t>
      </w:r>
      <w:r w:rsidRPr="00A23A84">
        <w:rPr>
          <w:rStyle w:val="apple-converted-space"/>
          <w:rFonts w:ascii="Roboto" w:eastAsiaTheme="majorEastAsia" w:hAnsi="Roboto"/>
          <w:sz w:val="18"/>
          <w:szCs w:val="18"/>
        </w:rPr>
        <w:t> </w:t>
      </w:r>
      <w:hyperlink r:id="rId248" w:history="1">
        <w:r w:rsidRPr="00A23A84">
          <w:rPr>
            <w:rStyle w:val="HTMLCode"/>
            <w:rFonts w:ascii="Consolas" w:eastAsiaTheme="majorEastAsia" w:hAnsi="Consolas"/>
            <w:sz w:val="16"/>
            <w:szCs w:val="16"/>
          </w:rPr>
          <w:t>&lt;service&gt;</w:t>
        </w:r>
      </w:hyperlink>
      <w:r w:rsidRPr="00A23A84">
        <w:rPr>
          <w:rStyle w:val="apple-converted-space"/>
          <w:rFonts w:ascii="Roboto" w:eastAsiaTheme="majorEastAsia" w:hAnsi="Roboto"/>
          <w:sz w:val="18"/>
          <w:szCs w:val="18"/>
        </w:rPr>
        <w:t> </w:t>
      </w:r>
      <w:r w:rsidRPr="00A23A84">
        <w:rPr>
          <w:rFonts w:ascii="Roboto" w:hAnsi="Roboto"/>
          <w:sz w:val="18"/>
          <w:szCs w:val="18"/>
        </w:rPr>
        <w:t>element to define properties such as the permissions that are required to start the service and the process in which the service should run. The</w:t>
      </w:r>
      <w:r w:rsidRPr="00A23A84">
        <w:rPr>
          <w:rStyle w:val="apple-converted-space"/>
          <w:rFonts w:ascii="Roboto" w:eastAsiaTheme="majorEastAsia" w:hAnsi="Roboto"/>
          <w:sz w:val="18"/>
          <w:szCs w:val="18"/>
        </w:rPr>
        <w:t> </w:t>
      </w:r>
      <w:hyperlink r:id="rId249" w:anchor="nm" w:history="1">
        <w:r w:rsidRPr="00A23A84">
          <w:rPr>
            <w:rStyle w:val="HTMLCode"/>
            <w:rFonts w:ascii="Consolas" w:eastAsiaTheme="majorEastAsia" w:hAnsi="Consolas"/>
            <w:sz w:val="16"/>
            <w:szCs w:val="16"/>
          </w:rPr>
          <w:t>android:name</w:t>
        </w:r>
      </w:hyperlink>
      <w:r w:rsidRPr="00A23A84">
        <w:rPr>
          <w:rStyle w:val="apple-converted-space"/>
          <w:rFonts w:ascii="Roboto" w:eastAsiaTheme="majorEastAsia" w:hAnsi="Roboto"/>
          <w:sz w:val="18"/>
          <w:szCs w:val="18"/>
        </w:rPr>
        <w:t> </w:t>
      </w:r>
      <w:r w:rsidRPr="00A23A84">
        <w:rPr>
          <w:rFonts w:ascii="Roboto" w:hAnsi="Roboto"/>
          <w:sz w:val="18"/>
          <w:szCs w:val="18"/>
        </w:rPr>
        <w:t>attribute is the only required attribute—it specifies the class name of the service. After you publish your application, leave this name unchanged to avoid the risk of breaking code due to dependence on explicit intents to start or bind the service (read the blog post,</w:t>
      </w:r>
      <w:r w:rsidRPr="00A23A84">
        <w:rPr>
          <w:rStyle w:val="apple-converted-space"/>
          <w:rFonts w:ascii="Roboto" w:eastAsiaTheme="majorEastAsia" w:hAnsi="Roboto"/>
          <w:sz w:val="18"/>
          <w:szCs w:val="18"/>
        </w:rPr>
        <w:t> </w:t>
      </w:r>
      <w:hyperlink r:id="rId250" w:history="1">
        <w:r w:rsidRPr="00A23A84">
          <w:rPr>
            <w:rStyle w:val="Hyperlink"/>
            <w:rFonts w:ascii="Roboto" w:eastAsiaTheme="majorEastAsia" w:hAnsi="Roboto"/>
            <w:color w:val="auto"/>
            <w:sz w:val="18"/>
            <w:szCs w:val="18"/>
          </w:rPr>
          <w:t>Things That Cannot Change</w:t>
        </w:r>
      </w:hyperlink>
      <w:r w:rsidRPr="00A23A84">
        <w:rPr>
          <w:rFonts w:ascii="Roboto" w:hAnsi="Roboto"/>
          <w:sz w:val="18"/>
          <w:szCs w:val="18"/>
        </w:rPr>
        <w:t>).</w:t>
      </w:r>
    </w:p>
    <w:p w:rsidR="00FE5A3F" w:rsidRPr="00A23A84" w:rsidRDefault="00FE5A3F" w:rsidP="00A23A84">
      <w:pPr>
        <w:pStyle w:val="caution"/>
        <w:shd w:val="clear" w:color="auto" w:fill="FFFFFF"/>
        <w:spacing w:before="200" w:beforeAutospacing="0" w:after="200" w:afterAutospacing="0"/>
        <w:ind w:left="720"/>
        <w:rPr>
          <w:rFonts w:ascii="Roboto" w:hAnsi="Roboto"/>
          <w:sz w:val="18"/>
          <w:szCs w:val="18"/>
        </w:rPr>
      </w:pPr>
      <w:r w:rsidRPr="00A23A84">
        <w:rPr>
          <w:rStyle w:val="Strong"/>
          <w:rFonts w:ascii="Roboto" w:hAnsi="Roboto"/>
          <w:sz w:val="18"/>
          <w:szCs w:val="18"/>
        </w:rPr>
        <w:t>Caution</w:t>
      </w:r>
      <w:r w:rsidRPr="00A23A84">
        <w:rPr>
          <w:rFonts w:ascii="Roboto" w:hAnsi="Roboto"/>
          <w:sz w:val="18"/>
          <w:szCs w:val="18"/>
        </w:rPr>
        <w:t>: To ensure that your app is secure, always use an explicit intent when starting a</w:t>
      </w:r>
      <w:r w:rsidRPr="00A23A84">
        <w:rPr>
          <w:rStyle w:val="apple-converted-space"/>
          <w:rFonts w:ascii="Roboto" w:eastAsiaTheme="majorEastAsia" w:hAnsi="Roboto"/>
          <w:sz w:val="18"/>
          <w:szCs w:val="18"/>
        </w:rPr>
        <w:t> </w:t>
      </w:r>
      <w:hyperlink r:id="rId251" w:history="1">
        <w:r w:rsidRPr="00A23A84">
          <w:rPr>
            <w:rStyle w:val="Hyperlink"/>
            <w:rFonts w:ascii="Consolas" w:eastAsiaTheme="majorEastAsia" w:hAnsi="Consolas" w:cs="Courier New"/>
            <w:color w:val="auto"/>
            <w:sz w:val="16"/>
            <w:szCs w:val="16"/>
          </w:rPr>
          <w:t>Service</w:t>
        </w:r>
      </w:hyperlink>
      <w:r w:rsidRPr="00A23A84">
        <w:rPr>
          <w:rStyle w:val="apple-converted-space"/>
          <w:rFonts w:ascii="Roboto" w:eastAsiaTheme="majorEastAsia" w:hAnsi="Roboto"/>
          <w:sz w:val="18"/>
          <w:szCs w:val="18"/>
        </w:rPr>
        <w:t> </w:t>
      </w:r>
      <w:r w:rsidRPr="00A23A84">
        <w:rPr>
          <w:rFonts w:ascii="Roboto" w:hAnsi="Roboto"/>
          <w:sz w:val="18"/>
          <w:szCs w:val="18"/>
        </w:rPr>
        <w:t>and do not declare intent filters for your services. Using an implicit intent to start a service is a security hazard because you cannot be certain of the service that will respond to the intent, and the user cannot see which service starts. Beginning with Android 5.0 (API level 21), the system throws an exception if you call</w:t>
      </w:r>
      <w:r w:rsidRPr="00A23A84">
        <w:rPr>
          <w:rStyle w:val="apple-converted-space"/>
          <w:rFonts w:ascii="Roboto" w:eastAsiaTheme="majorEastAsia" w:hAnsi="Roboto"/>
          <w:sz w:val="18"/>
          <w:szCs w:val="18"/>
        </w:rPr>
        <w:t> </w:t>
      </w:r>
      <w:hyperlink r:id="rId252" w:anchor="bindService(android.content.Intent, android.content.ServiceConnection, int)" w:history="1">
        <w:r w:rsidRPr="00A23A84">
          <w:rPr>
            <w:rStyle w:val="Hyperlink"/>
            <w:rFonts w:ascii="Consolas" w:eastAsiaTheme="majorEastAsia" w:hAnsi="Consolas" w:cs="Courier New"/>
            <w:color w:val="auto"/>
            <w:sz w:val="16"/>
            <w:szCs w:val="16"/>
          </w:rPr>
          <w:t>bindService()</w:t>
        </w:r>
      </w:hyperlink>
      <w:r w:rsidRPr="00A23A84">
        <w:rPr>
          <w:rStyle w:val="apple-converted-space"/>
          <w:rFonts w:ascii="Roboto" w:eastAsiaTheme="majorEastAsia" w:hAnsi="Roboto"/>
          <w:sz w:val="18"/>
          <w:szCs w:val="18"/>
        </w:rPr>
        <w:t> </w:t>
      </w:r>
      <w:r w:rsidRPr="00A23A84">
        <w:rPr>
          <w:rFonts w:ascii="Roboto" w:hAnsi="Roboto"/>
          <w:sz w:val="18"/>
          <w:szCs w:val="18"/>
        </w:rPr>
        <w:t>with an implicit intent.</w: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You can ensure that your service is available to only your app by including the</w:t>
      </w:r>
      <w:r w:rsidRPr="00A23A84">
        <w:rPr>
          <w:rStyle w:val="apple-converted-space"/>
          <w:rFonts w:ascii="Roboto" w:eastAsiaTheme="majorEastAsia" w:hAnsi="Roboto"/>
          <w:sz w:val="18"/>
          <w:szCs w:val="18"/>
        </w:rPr>
        <w:t> </w:t>
      </w:r>
      <w:hyperlink r:id="rId253" w:anchor="exported" w:history="1">
        <w:r w:rsidRPr="00A23A84">
          <w:rPr>
            <w:rStyle w:val="HTMLCode"/>
            <w:rFonts w:ascii="Consolas" w:eastAsiaTheme="majorEastAsia" w:hAnsi="Consolas"/>
            <w:sz w:val="16"/>
            <w:szCs w:val="16"/>
          </w:rPr>
          <w:t>android:exported</w:t>
        </w:r>
      </w:hyperlink>
      <w:r w:rsidRPr="00A23A84">
        <w:rPr>
          <w:rStyle w:val="apple-converted-space"/>
          <w:rFonts w:ascii="Roboto" w:eastAsiaTheme="majorEastAsia" w:hAnsi="Roboto"/>
          <w:sz w:val="18"/>
          <w:szCs w:val="18"/>
        </w:rPr>
        <w:t> </w:t>
      </w:r>
      <w:r w:rsidRPr="00A23A84">
        <w:rPr>
          <w:rFonts w:ascii="Roboto" w:hAnsi="Roboto"/>
          <w:sz w:val="18"/>
          <w:szCs w:val="18"/>
        </w:rPr>
        <w:t>attribute and setting it to</w:t>
      </w:r>
      <w:r w:rsidRPr="00A23A84">
        <w:rPr>
          <w:rStyle w:val="apple-converted-space"/>
          <w:rFonts w:ascii="Roboto" w:eastAsiaTheme="majorEastAsia" w:hAnsi="Roboto"/>
          <w:sz w:val="18"/>
          <w:szCs w:val="18"/>
        </w:rPr>
        <w:t> </w:t>
      </w:r>
      <w:r w:rsidRPr="00A23A84">
        <w:rPr>
          <w:rStyle w:val="HTMLCode"/>
          <w:rFonts w:ascii="Consolas" w:eastAsiaTheme="majorEastAsia" w:hAnsi="Consolas"/>
          <w:sz w:val="16"/>
          <w:szCs w:val="16"/>
        </w:rPr>
        <w:t>false</w:t>
      </w:r>
      <w:r w:rsidRPr="00A23A84">
        <w:rPr>
          <w:rFonts w:ascii="Roboto" w:hAnsi="Roboto"/>
          <w:sz w:val="18"/>
          <w:szCs w:val="18"/>
        </w:rPr>
        <w:t>. This effectively stops other apps from starting your service, even when using an explicit intent.</w:t>
      </w:r>
    </w:p>
    <w:p w:rsidR="00FE5A3F" w:rsidRPr="00A23A84" w:rsidRDefault="00FE5A3F" w:rsidP="00A23A84">
      <w:pPr>
        <w:pStyle w:val="note"/>
        <w:shd w:val="clear" w:color="auto" w:fill="FFFFFF"/>
        <w:spacing w:before="200" w:beforeAutospacing="0" w:after="200" w:afterAutospacing="0"/>
        <w:ind w:left="720"/>
        <w:rPr>
          <w:rFonts w:ascii="Roboto" w:hAnsi="Roboto"/>
          <w:sz w:val="18"/>
          <w:szCs w:val="18"/>
        </w:rPr>
      </w:pPr>
      <w:r w:rsidRPr="00A23A84">
        <w:rPr>
          <w:rStyle w:val="Strong"/>
          <w:rFonts w:ascii="Roboto" w:hAnsi="Roboto"/>
          <w:sz w:val="18"/>
          <w:szCs w:val="18"/>
        </w:rPr>
        <w:t>Note</w:t>
      </w:r>
      <w:r w:rsidRPr="00A23A84">
        <w:rPr>
          <w:rFonts w:ascii="Roboto" w:hAnsi="Roboto"/>
          <w:sz w:val="18"/>
          <w:szCs w:val="18"/>
        </w:rPr>
        <w:t>: Users can see what services are running on their device. If they see a service that they don't recognize or trust, they can stop the service. In order to avoid having your service stopped accidentally by users, you need to add the</w:t>
      </w:r>
      <w:r w:rsidRPr="00A23A84">
        <w:rPr>
          <w:rStyle w:val="apple-converted-space"/>
          <w:rFonts w:ascii="Roboto" w:eastAsiaTheme="majorEastAsia" w:hAnsi="Roboto"/>
          <w:sz w:val="18"/>
          <w:szCs w:val="18"/>
        </w:rPr>
        <w:t> </w:t>
      </w:r>
      <w:hyperlink r:id="rId254" w:anchor="desc" w:history="1">
        <w:r w:rsidRPr="00A23A84">
          <w:rPr>
            <w:rStyle w:val="HTMLCode"/>
            <w:rFonts w:ascii="Consolas" w:eastAsiaTheme="majorEastAsia" w:hAnsi="Consolas"/>
            <w:sz w:val="16"/>
            <w:szCs w:val="16"/>
          </w:rPr>
          <w:t>android:description</w:t>
        </w:r>
      </w:hyperlink>
      <w:r w:rsidRPr="00A23A84">
        <w:rPr>
          <w:rStyle w:val="apple-converted-space"/>
          <w:rFonts w:ascii="Roboto" w:eastAsiaTheme="majorEastAsia" w:hAnsi="Roboto"/>
          <w:sz w:val="18"/>
          <w:szCs w:val="18"/>
        </w:rPr>
        <w:t> </w:t>
      </w:r>
      <w:r w:rsidRPr="00A23A84">
        <w:rPr>
          <w:rFonts w:ascii="Roboto" w:hAnsi="Roboto"/>
          <w:sz w:val="18"/>
          <w:szCs w:val="18"/>
        </w:rPr>
        <w:t>attribute to the</w:t>
      </w:r>
      <w:r w:rsidRPr="00A23A84">
        <w:rPr>
          <w:rStyle w:val="apple-converted-space"/>
          <w:rFonts w:ascii="Roboto" w:eastAsiaTheme="majorEastAsia" w:hAnsi="Roboto"/>
          <w:sz w:val="18"/>
          <w:szCs w:val="18"/>
        </w:rPr>
        <w:t> </w:t>
      </w:r>
      <w:hyperlink r:id="rId255" w:history="1">
        <w:r w:rsidRPr="00A23A84">
          <w:rPr>
            <w:rStyle w:val="HTMLCode"/>
            <w:rFonts w:ascii="Consolas" w:eastAsiaTheme="majorEastAsia" w:hAnsi="Consolas"/>
            <w:sz w:val="16"/>
            <w:szCs w:val="16"/>
          </w:rPr>
          <w:t>&lt;service&gt;</w:t>
        </w:r>
      </w:hyperlink>
      <w:r w:rsidRPr="00A23A84">
        <w:rPr>
          <w:rStyle w:val="apple-converted-space"/>
          <w:rFonts w:ascii="Roboto" w:eastAsiaTheme="majorEastAsia" w:hAnsi="Roboto"/>
          <w:sz w:val="18"/>
          <w:szCs w:val="18"/>
        </w:rPr>
        <w:t> </w:t>
      </w:r>
      <w:r w:rsidRPr="00A23A84">
        <w:rPr>
          <w:rFonts w:ascii="Roboto" w:hAnsi="Roboto"/>
          <w:sz w:val="18"/>
          <w:szCs w:val="18"/>
        </w:rPr>
        <w:t>element in your app manifest. In the description, provide a short sentence explaining what the service does and what benefits it provides.</w:t>
      </w:r>
    </w:p>
    <w:p w:rsidR="00FE5A3F" w:rsidRPr="00A23A84" w:rsidRDefault="00FE5A3F" w:rsidP="00A23A84">
      <w:pPr>
        <w:pStyle w:val="Heading2"/>
        <w:shd w:val="clear" w:color="auto" w:fill="FFFFFF"/>
        <w:spacing w:before="0" w:line="401" w:lineRule="atLeast"/>
        <w:ind w:left="720"/>
        <w:rPr>
          <w:rFonts w:ascii="Roboto" w:hAnsi="Roboto"/>
          <w:b w:val="0"/>
          <w:bCs w:val="0"/>
          <w:color w:val="auto"/>
          <w:sz w:val="35"/>
          <w:szCs w:val="35"/>
        </w:rPr>
      </w:pPr>
      <w:r w:rsidRPr="00A23A84">
        <w:rPr>
          <w:rFonts w:ascii="Roboto" w:hAnsi="Roboto"/>
          <w:b w:val="0"/>
          <w:bCs w:val="0"/>
          <w:color w:val="auto"/>
          <w:sz w:val="35"/>
          <w:szCs w:val="35"/>
        </w:rPr>
        <w:t>Creating a started service</w:t>
      </w:r>
    </w:p>
    <w:p w:rsidR="00FE5A3F" w:rsidRPr="00A23A84" w:rsidRDefault="00EA43E9" w:rsidP="00A23A84">
      <w:pPr>
        <w:spacing w:before="88" w:after="150"/>
        <w:ind w:left="720"/>
        <w:rPr>
          <w:rFonts w:ascii="Times New Roman" w:hAnsi="Times New Roman"/>
          <w:sz w:val="24"/>
          <w:szCs w:val="24"/>
        </w:rPr>
      </w:pPr>
      <w:r>
        <w:pict>
          <v:rect id="_x0000_i1025" style="width:0;height:.65pt" o:hralign="center" o:hrstd="t" o:hr="t" fillcolor="#a0a0a0" stroked="f"/>
        </w:pic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A started service is one that another component starts by calling</w:t>
      </w:r>
      <w:r w:rsidRPr="00A23A84">
        <w:rPr>
          <w:rStyle w:val="apple-converted-space"/>
          <w:rFonts w:ascii="Roboto" w:eastAsiaTheme="majorEastAsia" w:hAnsi="Roboto"/>
          <w:sz w:val="18"/>
          <w:szCs w:val="18"/>
        </w:rPr>
        <w:t> </w:t>
      </w:r>
      <w:hyperlink r:id="rId256"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Fonts w:ascii="Roboto" w:hAnsi="Roboto"/>
          <w:sz w:val="18"/>
          <w:szCs w:val="18"/>
        </w:rPr>
        <w:t>, which results in a call to the service's</w:t>
      </w:r>
      <w:r w:rsidRPr="00A23A84">
        <w:rPr>
          <w:rStyle w:val="apple-converted-space"/>
          <w:rFonts w:ascii="Roboto" w:eastAsiaTheme="majorEastAsia" w:hAnsi="Roboto"/>
          <w:sz w:val="18"/>
          <w:szCs w:val="18"/>
        </w:rPr>
        <w:t> </w:t>
      </w:r>
      <w:hyperlink r:id="rId257"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method.</w: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When a service is started, it has a lifecycle that's independent of the component that started it. The service can run in the background indefinitely, even if the component that started it is destroyed. As such, the service should stop itself when its job is complete by calling</w:t>
      </w:r>
      <w:r w:rsidRPr="00A23A84">
        <w:rPr>
          <w:rStyle w:val="apple-converted-space"/>
          <w:rFonts w:ascii="Roboto" w:eastAsiaTheme="majorEastAsia" w:hAnsi="Roboto"/>
          <w:sz w:val="18"/>
          <w:szCs w:val="18"/>
        </w:rPr>
        <w:t> </w:t>
      </w:r>
      <w:hyperlink r:id="rId258" w:anchor="stopSelf()" w:history="1">
        <w:r w:rsidRPr="00A23A84">
          <w:rPr>
            <w:rStyle w:val="Hyperlink"/>
            <w:rFonts w:ascii="Consolas" w:eastAsiaTheme="majorEastAsia" w:hAnsi="Consolas" w:cs="Courier New"/>
            <w:color w:val="auto"/>
            <w:sz w:val="16"/>
            <w:szCs w:val="16"/>
          </w:rPr>
          <w:t>stopSelf()</w:t>
        </w:r>
      </w:hyperlink>
      <w:r w:rsidRPr="00A23A84">
        <w:rPr>
          <w:rFonts w:ascii="Roboto" w:hAnsi="Roboto"/>
          <w:sz w:val="18"/>
          <w:szCs w:val="18"/>
        </w:rPr>
        <w:t>, or another component can stop it by calling</w:t>
      </w:r>
      <w:r w:rsidRPr="00A23A84">
        <w:rPr>
          <w:rStyle w:val="apple-converted-space"/>
          <w:rFonts w:ascii="Roboto" w:eastAsiaTheme="majorEastAsia" w:hAnsi="Roboto"/>
          <w:sz w:val="18"/>
          <w:szCs w:val="18"/>
        </w:rPr>
        <w:t> </w:t>
      </w:r>
      <w:hyperlink r:id="rId259"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An application component such as an activity can start the service by calling</w:t>
      </w:r>
      <w:r w:rsidRPr="00A23A84">
        <w:rPr>
          <w:rStyle w:val="apple-converted-space"/>
          <w:rFonts w:ascii="Roboto" w:eastAsiaTheme="majorEastAsia" w:hAnsi="Roboto"/>
          <w:sz w:val="18"/>
          <w:szCs w:val="18"/>
        </w:rPr>
        <w:t> </w:t>
      </w:r>
      <w:hyperlink r:id="rId260"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Style w:val="apple-converted-space"/>
          <w:rFonts w:ascii="Roboto" w:eastAsiaTheme="majorEastAsia" w:hAnsi="Roboto"/>
          <w:sz w:val="18"/>
          <w:szCs w:val="18"/>
        </w:rPr>
        <w:t> </w:t>
      </w:r>
      <w:r w:rsidRPr="00A23A84">
        <w:rPr>
          <w:rFonts w:ascii="Roboto" w:hAnsi="Roboto"/>
          <w:sz w:val="18"/>
          <w:szCs w:val="18"/>
        </w:rPr>
        <w:t>and passing an</w:t>
      </w:r>
      <w:r w:rsidRPr="00A23A84">
        <w:rPr>
          <w:rStyle w:val="apple-converted-space"/>
          <w:rFonts w:ascii="Roboto" w:eastAsiaTheme="majorEastAsia" w:hAnsi="Roboto"/>
          <w:sz w:val="18"/>
          <w:szCs w:val="18"/>
        </w:rPr>
        <w:t> </w:t>
      </w:r>
      <w:hyperlink r:id="rId261" w:history="1">
        <w:r w:rsidRPr="00A23A84">
          <w:rPr>
            <w:rStyle w:val="Hyperlink"/>
            <w:rFonts w:ascii="Consolas" w:eastAsiaTheme="majorEastAsia" w:hAnsi="Consolas" w:cs="Courier New"/>
            <w:color w:val="auto"/>
            <w:sz w:val="16"/>
            <w:szCs w:val="16"/>
          </w:rPr>
          <w:t>Intent</w:t>
        </w:r>
      </w:hyperlink>
      <w:r w:rsidRPr="00A23A84">
        <w:rPr>
          <w:rStyle w:val="apple-converted-space"/>
          <w:rFonts w:ascii="Roboto" w:eastAsiaTheme="majorEastAsia" w:hAnsi="Roboto"/>
          <w:sz w:val="18"/>
          <w:szCs w:val="18"/>
        </w:rPr>
        <w:t> </w:t>
      </w:r>
      <w:r w:rsidRPr="00A23A84">
        <w:rPr>
          <w:rFonts w:ascii="Roboto" w:hAnsi="Roboto"/>
          <w:sz w:val="18"/>
          <w:szCs w:val="18"/>
        </w:rPr>
        <w:t>that specifies the service and includes any data for the service to use. The service receives this</w:t>
      </w:r>
      <w:r w:rsidRPr="00A23A84">
        <w:rPr>
          <w:rStyle w:val="apple-converted-space"/>
          <w:rFonts w:ascii="Roboto" w:eastAsiaTheme="majorEastAsia" w:hAnsi="Roboto"/>
          <w:sz w:val="18"/>
          <w:szCs w:val="18"/>
        </w:rPr>
        <w:t> </w:t>
      </w:r>
      <w:hyperlink r:id="rId262" w:history="1">
        <w:r w:rsidRPr="00A23A84">
          <w:rPr>
            <w:rStyle w:val="Hyperlink"/>
            <w:rFonts w:ascii="Consolas" w:eastAsiaTheme="majorEastAsia" w:hAnsi="Consolas" w:cs="Courier New"/>
            <w:color w:val="auto"/>
            <w:sz w:val="16"/>
            <w:szCs w:val="16"/>
          </w:rPr>
          <w:t>Intent</w:t>
        </w:r>
      </w:hyperlink>
      <w:r w:rsidRPr="00A23A84">
        <w:rPr>
          <w:rStyle w:val="apple-converted-space"/>
          <w:rFonts w:ascii="Roboto" w:eastAsiaTheme="majorEastAsia" w:hAnsi="Roboto"/>
          <w:sz w:val="18"/>
          <w:szCs w:val="18"/>
        </w:rPr>
        <w:t> </w:t>
      </w:r>
      <w:r w:rsidRPr="00A23A84">
        <w:rPr>
          <w:rFonts w:ascii="Roboto" w:hAnsi="Roboto"/>
          <w:sz w:val="18"/>
          <w:szCs w:val="18"/>
        </w:rPr>
        <w:t>in the</w:t>
      </w:r>
      <w:r w:rsidRPr="00A23A84">
        <w:rPr>
          <w:rStyle w:val="apple-converted-space"/>
          <w:rFonts w:ascii="Roboto" w:eastAsiaTheme="majorEastAsia" w:hAnsi="Roboto"/>
          <w:sz w:val="18"/>
          <w:szCs w:val="18"/>
        </w:rPr>
        <w:t> </w:t>
      </w:r>
      <w:hyperlink r:id="rId263"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method.</w: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For instance, suppose an activity needs to save some data to an online database. The activity can start a companion service and deliver it the data to save by passing an intent to</w:t>
      </w:r>
      <w:r w:rsidRPr="00A23A84">
        <w:rPr>
          <w:rStyle w:val="apple-converted-space"/>
          <w:rFonts w:ascii="Roboto" w:eastAsiaTheme="majorEastAsia" w:hAnsi="Roboto"/>
          <w:sz w:val="18"/>
          <w:szCs w:val="18"/>
        </w:rPr>
        <w:t> </w:t>
      </w:r>
      <w:hyperlink r:id="rId264"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Fonts w:ascii="Roboto" w:hAnsi="Roboto"/>
          <w:sz w:val="18"/>
          <w:szCs w:val="18"/>
        </w:rPr>
        <w:t>. The service receives the intent in</w:t>
      </w:r>
      <w:r w:rsidRPr="00A23A84">
        <w:rPr>
          <w:rStyle w:val="apple-converted-space"/>
          <w:rFonts w:ascii="Roboto" w:eastAsiaTheme="majorEastAsia" w:hAnsi="Roboto"/>
          <w:sz w:val="18"/>
          <w:szCs w:val="18"/>
        </w:rPr>
        <w:t> </w:t>
      </w:r>
      <w:hyperlink r:id="rId265"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 connects to the Internet, and performs the database transaction. When the transaction is complete, the service stops itself and is destroyed.</w:t>
      </w:r>
    </w:p>
    <w:p w:rsidR="00FE5A3F" w:rsidRPr="00A23A84" w:rsidRDefault="00FE5A3F" w:rsidP="00A23A84">
      <w:pPr>
        <w:pStyle w:val="caution"/>
        <w:shd w:val="clear" w:color="auto" w:fill="FFFFFF"/>
        <w:spacing w:before="200" w:beforeAutospacing="0" w:after="200" w:afterAutospacing="0"/>
        <w:ind w:left="720"/>
        <w:rPr>
          <w:rFonts w:ascii="Roboto" w:hAnsi="Roboto"/>
          <w:sz w:val="18"/>
          <w:szCs w:val="18"/>
        </w:rPr>
      </w:pPr>
      <w:r w:rsidRPr="00A23A84">
        <w:rPr>
          <w:rStyle w:val="Strong"/>
          <w:rFonts w:ascii="Roboto" w:hAnsi="Roboto"/>
          <w:sz w:val="18"/>
          <w:szCs w:val="18"/>
        </w:rPr>
        <w:t>Caution:</w:t>
      </w:r>
      <w:r w:rsidRPr="00A23A84">
        <w:rPr>
          <w:rStyle w:val="apple-converted-space"/>
          <w:rFonts w:ascii="Roboto" w:eastAsiaTheme="majorEastAsia" w:hAnsi="Roboto"/>
          <w:sz w:val="18"/>
          <w:szCs w:val="18"/>
        </w:rPr>
        <w:t> </w:t>
      </w:r>
      <w:r w:rsidRPr="00A23A84">
        <w:rPr>
          <w:rFonts w:ascii="Roboto" w:hAnsi="Roboto"/>
          <w:sz w:val="18"/>
          <w:szCs w:val="18"/>
        </w:rPr>
        <w:t>A service runs in the same process as the application in which it is declared and in the main thread of that application by default. If your service performs intensive or blocking operations while the user interacts with an activity from the same application, the service slows down activity performance. To avoid impacting application performance, start a new thread inside the service.</w:t>
      </w:r>
    </w:p>
    <w:p w:rsidR="00FE5A3F" w:rsidRPr="00A23A84" w:rsidRDefault="00FE5A3F" w:rsidP="00A23A84">
      <w:pPr>
        <w:pStyle w:val="NormalWeb"/>
        <w:shd w:val="clear" w:color="auto" w:fill="FFFFFF"/>
        <w:spacing w:before="0" w:beforeAutospacing="0" w:after="150" w:afterAutospacing="0"/>
        <w:ind w:left="720"/>
        <w:rPr>
          <w:rFonts w:ascii="Roboto" w:hAnsi="Roboto"/>
          <w:sz w:val="18"/>
          <w:szCs w:val="18"/>
        </w:rPr>
      </w:pPr>
      <w:r w:rsidRPr="00A23A84">
        <w:rPr>
          <w:rFonts w:ascii="Roboto" w:hAnsi="Roboto"/>
          <w:sz w:val="18"/>
          <w:szCs w:val="18"/>
        </w:rPr>
        <w:t>Traditionally, there are two classes you can extend to create a started service:</w:t>
      </w:r>
    </w:p>
    <w:p w:rsidR="00FE5A3F" w:rsidRPr="00A23A84" w:rsidRDefault="00EA43E9" w:rsidP="00A23A84">
      <w:pPr>
        <w:shd w:val="clear" w:color="auto" w:fill="FFFFFF"/>
        <w:spacing w:before="301" w:after="150"/>
        <w:ind w:left="720"/>
        <w:rPr>
          <w:rFonts w:ascii="Roboto" w:hAnsi="Roboto"/>
        </w:rPr>
      </w:pPr>
      <w:hyperlink r:id="rId266" w:history="1">
        <w:r w:rsidR="00FE5A3F" w:rsidRPr="00A23A84">
          <w:rPr>
            <w:rStyle w:val="Hyperlink"/>
            <w:rFonts w:ascii="Consolas" w:hAnsi="Consolas" w:cs="Courier New"/>
            <w:color w:val="auto"/>
          </w:rPr>
          <w:t>Service</w:t>
        </w:r>
      </w:hyperlink>
    </w:p>
    <w:p w:rsidR="00FE5A3F" w:rsidRPr="00A23A84" w:rsidRDefault="00FE5A3F" w:rsidP="00FE5A3F">
      <w:pPr>
        <w:shd w:val="clear" w:color="auto" w:fill="FFFFFF"/>
        <w:spacing w:after="125"/>
        <w:ind w:left="720"/>
        <w:rPr>
          <w:rFonts w:ascii="Roboto" w:hAnsi="Roboto"/>
          <w:sz w:val="18"/>
          <w:szCs w:val="18"/>
        </w:rPr>
      </w:pPr>
      <w:r w:rsidRPr="00A23A84">
        <w:rPr>
          <w:rFonts w:ascii="Roboto" w:hAnsi="Roboto"/>
          <w:sz w:val="18"/>
          <w:szCs w:val="18"/>
        </w:rPr>
        <w:lastRenderedPageBreak/>
        <w:t>This is the base class for all services. When you extend this class, it's important to create a new thread in which the service can complete all of its work; the service uses your application's main thread by default, which can slow the performance of any activity that your application is running.</w:t>
      </w:r>
    </w:p>
    <w:p w:rsidR="00FE5A3F" w:rsidRPr="00A23A84" w:rsidRDefault="00EA43E9" w:rsidP="00A23A84">
      <w:pPr>
        <w:shd w:val="clear" w:color="auto" w:fill="FFFFFF"/>
        <w:spacing w:before="301" w:after="150"/>
        <w:ind w:left="720"/>
        <w:rPr>
          <w:rFonts w:ascii="Roboto" w:hAnsi="Roboto"/>
          <w:sz w:val="20"/>
          <w:szCs w:val="20"/>
        </w:rPr>
      </w:pPr>
      <w:hyperlink r:id="rId267" w:history="1">
        <w:r w:rsidR="00FE5A3F" w:rsidRPr="00A23A84">
          <w:rPr>
            <w:rStyle w:val="Hyperlink"/>
            <w:rFonts w:ascii="Consolas" w:hAnsi="Consolas" w:cs="Courier New"/>
            <w:color w:val="auto"/>
            <w:sz w:val="20"/>
            <w:szCs w:val="20"/>
          </w:rPr>
          <w:t>IntentService</w:t>
        </w:r>
      </w:hyperlink>
    </w:p>
    <w:p w:rsidR="00FE5A3F" w:rsidRPr="00A23A84" w:rsidRDefault="00FE5A3F" w:rsidP="00FE5A3F">
      <w:pPr>
        <w:shd w:val="clear" w:color="auto" w:fill="FFFFFF"/>
        <w:spacing w:after="125"/>
        <w:ind w:left="720"/>
        <w:rPr>
          <w:rFonts w:ascii="Roboto" w:hAnsi="Roboto"/>
          <w:sz w:val="18"/>
          <w:szCs w:val="18"/>
        </w:rPr>
      </w:pPr>
      <w:r w:rsidRPr="00A23A84">
        <w:rPr>
          <w:rFonts w:ascii="Roboto" w:hAnsi="Roboto"/>
          <w:sz w:val="18"/>
          <w:szCs w:val="18"/>
        </w:rPr>
        <w:t>This is a subclass of</w:t>
      </w:r>
      <w:r w:rsidRPr="00A23A84">
        <w:rPr>
          <w:rStyle w:val="apple-converted-space"/>
          <w:rFonts w:ascii="Roboto" w:hAnsi="Roboto"/>
          <w:sz w:val="18"/>
          <w:szCs w:val="18"/>
        </w:rPr>
        <w:t> </w:t>
      </w:r>
      <w:hyperlink r:id="rId268" w:history="1">
        <w:r w:rsidRPr="00A23A84">
          <w:rPr>
            <w:rStyle w:val="Hyperlink"/>
            <w:rFonts w:ascii="Consolas" w:hAnsi="Consolas" w:cs="Courier New"/>
            <w:color w:val="auto"/>
            <w:sz w:val="16"/>
            <w:szCs w:val="16"/>
          </w:rPr>
          <w:t>Service</w:t>
        </w:r>
      </w:hyperlink>
      <w:r w:rsidRPr="00A23A84">
        <w:rPr>
          <w:rStyle w:val="apple-converted-space"/>
          <w:rFonts w:ascii="Roboto" w:hAnsi="Roboto"/>
          <w:sz w:val="18"/>
          <w:szCs w:val="18"/>
        </w:rPr>
        <w:t> </w:t>
      </w:r>
      <w:r w:rsidRPr="00A23A84">
        <w:rPr>
          <w:rFonts w:ascii="Roboto" w:hAnsi="Roboto"/>
          <w:sz w:val="18"/>
          <w:szCs w:val="18"/>
        </w:rPr>
        <w:t>that uses a worker thread to handle all of the start requests, one at a time. This is the best option if you don't require that your service handle multiple requests simultaneously. Implement</w:t>
      </w:r>
      <w:r w:rsidRPr="00A23A84">
        <w:rPr>
          <w:rStyle w:val="apple-converted-space"/>
          <w:rFonts w:ascii="Roboto" w:hAnsi="Roboto"/>
          <w:sz w:val="18"/>
          <w:szCs w:val="18"/>
        </w:rPr>
        <w:t> </w:t>
      </w:r>
      <w:hyperlink r:id="rId269" w:anchor="onHandleIntent(android.content.Intent)" w:history="1">
        <w:r w:rsidRPr="00A23A84">
          <w:rPr>
            <w:rStyle w:val="Hyperlink"/>
            <w:rFonts w:ascii="Consolas" w:hAnsi="Consolas" w:cs="Courier New"/>
            <w:color w:val="auto"/>
            <w:sz w:val="16"/>
            <w:szCs w:val="16"/>
          </w:rPr>
          <w:t>onHandleIntent()</w:t>
        </w:r>
      </w:hyperlink>
      <w:r w:rsidRPr="00A23A84">
        <w:rPr>
          <w:rFonts w:ascii="Roboto" w:hAnsi="Roboto"/>
          <w:sz w:val="18"/>
          <w:szCs w:val="18"/>
        </w:rPr>
        <w:t>, which receives the intent for each start request so that you can complete the background work.</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 following sections describe how you can implement your service using either one for these classes.</w:t>
      </w:r>
    </w:p>
    <w:p w:rsidR="00FE5A3F" w:rsidRPr="00A23A84" w:rsidRDefault="00FE5A3F" w:rsidP="00A23A84">
      <w:pPr>
        <w:pStyle w:val="Heading3"/>
        <w:shd w:val="clear" w:color="auto" w:fill="FFFFFF"/>
        <w:spacing w:before="0" w:line="401" w:lineRule="atLeast"/>
        <w:rPr>
          <w:rFonts w:ascii="Roboto" w:hAnsi="Roboto"/>
          <w:b w:val="0"/>
          <w:bCs w:val="0"/>
          <w:color w:val="auto"/>
          <w:sz w:val="30"/>
          <w:szCs w:val="30"/>
        </w:rPr>
      </w:pPr>
      <w:r w:rsidRPr="00A23A84">
        <w:rPr>
          <w:rFonts w:ascii="Roboto" w:hAnsi="Roboto"/>
          <w:b w:val="0"/>
          <w:bCs w:val="0"/>
          <w:color w:val="auto"/>
          <w:sz w:val="30"/>
          <w:szCs w:val="30"/>
        </w:rPr>
        <w:t>Extending the IntentService class</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Because most of the started services don't need to handle multiple requests simultaneously (which can actually be a dangerous multi-threading scenario), it's best that you implement your service using the</w:t>
      </w:r>
      <w:r w:rsidRPr="00A23A84">
        <w:rPr>
          <w:rStyle w:val="apple-converted-space"/>
          <w:rFonts w:ascii="Roboto" w:eastAsiaTheme="majorEastAsia" w:hAnsi="Roboto"/>
          <w:sz w:val="18"/>
          <w:szCs w:val="18"/>
        </w:rPr>
        <w:t> </w:t>
      </w:r>
      <w:hyperlink r:id="rId270" w:history="1">
        <w:r w:rsidRPr="00A23A84">
          <w:rPr>
            <w:rStyle w:val="Hyperlink"/>
            <w:rFonts w:ascii="Consolas" w:eastAsiaTheme="majorEastAsia" w:hAnsi="Consolas" w:cs="Courier New"/>
            <w:color w:val="auto"/>
            <w:sz w:val="16"/>
            <w:szCs w:val="16"/>
          </w:rPr>
          <w:t>IntentService</w:t>
        </w:r>
      </w:hyperlink>
      <w:r w:rsidRPr="00A23A84">
        <w:rPr>
          <w:rStyle w:val="apple-converted-space"/>
          <w:rFonts w:ascii="Roboto" w:eastAsiaTheme="majorEastAsia" w:hAnsi="Roboto"/>
          <w:sz w:val="18"/>
          <w:szCs w:val="18"/>
        </w:rPr>
        <w:t> </w:t>
      </w:r>
      <w:r w:rsidRPr="00A23A84">
        <w:rPr>
          <w:rFonts w:ascii="Roboto" w:hAnsi="Roboto"/>
          <w:sz w:val="18"/>
          <w:szCs w:val="18"/>
        </w:rPr>
        <w:t>class.</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w:t>
      </w:r>
      <w:r w:rsidRPr="00A23A84">
        <w:rPr>
          <w:rStyle w:val="apple-converted-space"/>
          <w:rFonts w:ascii="Roboto" w:eastAsiaTheme="majorEastAsia" w:hAnsi="Roboto"/>
          <w:sz w:val="18"/>
          <w:szCs w:val="18"/>
        </w:rPr>
        <w:t> </w:t>
      </w:r>
      <w:hyperlink r:id="rId271" w:history="1">
        <w:r w:rsidRPr="00A23A84">
          <w:rPr>
            <w:rStyle w:val="Hyperlink"/>
            <w:rFonts w:ascii="Consolas" w:eastAsiaTheme="majorEastAsia" w:hAnsi="Consolas" w:cs="Courier New"/>
            <w:color w:val="auto"/>
            <w:sz w:val="16"/>
            <w:szCs w:val="16"/>
          </w:rPr>
          <w:t>IntentService</w:t>
        </w:r>
      </w:hyperlink>
      <w:r w:rsidRPr="00A23A84">
        <w:rPr>
          <w:rStyle w:val="apple-converted-space"/>
          <w:rFonts w:ascii="Roboto" w:eastAsiaTheme="majorEastAsia" w:hAnsi="Roboto"/>
          <w:sz w:val="18"/>
          <w:szCs w:val="18"/>
        </w:rPr>
        <w:t> </w:t>
      </w:r>
      <w:r w:rsidRPr="00A23A84">
        <w:rPr>
          <w:rFonts w:ascii="Roboto" w:hAnsi="Roboto"/>
          <w:sz w:val="18"/>
          <w:szCs w:val="18"/>
        </w:rPr>
        <w:t>class does the following:</w:t>
      </w:r>
    </w:p>
    <w:p w:rsidR="00FE5A3F" w:rsidRPr="00A23A84" w:rsidRDefault="00FE5A3F" w:rsidP="003E3ED9">
      <w:pPr>
        <w:numPr>
          <w:ilvl w:val="0"/>
          <w:numId w:val="73"/>
        </w:numPr>
        <w:shd w:val="clear" w:color="auto" w:fill="FFFFFF"/>
        <w:tabs>
          <w:tab w:val="clear" w:pos="720"/>
          <w:tab w:val="num" w:pos="-3789"/>
        </w:tabs>
        <w:spacing w:after="150" w:line="240" w:lineRule="auto"/>
        <w:ind w:left="250"/>
        <w:rPr>
          <w:rFonts w:ascii="Roboto" w:hAnsi="Roboto"/>
          <w:sz w:val="18"/>
          <w:szCs w:val="18"/>
        </w:rPr>
      </w:pPr>
      <w:r w:rsidRPr="00A23A84">
        <w:rPr>
          <w:rFonts w:ascii="Roboto" w:hAnsi="Roboto"/>
          <w:sz w:val="18"/>
          <w:szCs w:val="18"/>
        </w:rPr>
        <w:t>It creates a default worker thread that executes all of the intents that are delivered to</w:t>
      </w:r>
      <w:r w:rsidRPr="00A23A84">
        <w:rPr>
          <w:rStyle w:val="apple-converted-space"/>
          <w:rFonts w:ascii="Roboto" w:hAnsi="Roboto"/>
          <w:sz w:val="18"/>
          <w:szCs w:val="18"/>
        </w:rPr>
        <w:t> </w:t>
      </w:r>
      <w:hyperlink r:id="rId272" w:anchor="onStartCommand(android.content.Intent, int, int)" w:history="1">
        <w:r w:rsidRPr="00A23A84">
          <w:rPr>
            <w:rStyle w:val="Hyperlink"/>
            <w:rFonts w:ascii="Consolas" w:hAnsi="Consolas" w:cs="Courier New"/>
            <w:color w:val="auto"/>
            <w:sz w:val="16"/>
            <w:szCs w:val="16"/>
          </w:rPr>
          <w:t>onStartCommand()</w:t>
        </w:r>
      </w:hyperlink>
      <w:r w:rsidRPr="00A23A84">
        <w:rPr>
          <w:rFonts w:ascii="Roboto" w:hAnsi="Roboto"/>
          <w:sz w:val="18"/>
          <w:szCs w:val="18"/>
        </w:rPr>
        <w:t>, separate from your application's main thread.</w:t>
      </w:r>
    </w:p>
    <w:p w:rsidR="00FE5A3F" w:rsidRPr="00A23A84" w:rsidRDefault="00FE5A3F" w:rsidP="003E3ED9">
      <w:pPr>
        <w:numPr>
          <w:ilvl w:val="0"/>
          <w:numId w:val="73"/>
        </w:numPr>
        <w:shd w:val="clear" w:color="auto" w:fill="FFFFFF"/>
        <w:tabs>
          <w:tab w:val="clear" w:pos="720"/>
          <w:tab w:val="num" w:pos="-3789"/>
        </w:tabs>
        <w:spacing w:after="150" w:line="240" w:lineRule="auto"/>
        <w:ind w:left="250"/>
        <w:rPr>
          <w:rFonts w:ascii="Roboto" w:hAnsi="Roboto"/>
          <w:sz w:val="18"/>
          <w:szCs w:val="18"/>
        </w:rPr>
      </w:pPr>
      <w:r w:rsidRPr="00A23A84">
        <w:rPr>
          <w:rFonts w:ascii="Roboto" w:hAnsi="Roboto"/>
          <w:sz w:val="18"/>
          <w:szCs w:val="18"/>
        </w:rPr>
        <w:t>Creates a work queue that passes one intent at a time to your</w:t>
      </w:r>
      <w:r w:rsidRPr="00A23A84">
        <w:rPr>
          <w:rStyle w:val="apple-converted-space"/>
          <w:rFonts w:ascii="Roboto" w:hAnsi="Roboto"/>
          <w:sz w:val="18"/>
          <w:szCs w:val="18"/>
        </w:rPr>
        <w:t> </w:t>
      </w:r>
      <w:hyperlink r:id="rId273" w:anchor="onHandleIntent(android.content.Intent)" w:history="1">
        <w:r w:rsidRPr="00A23A84">
          <w:rPr>
            <w:rStyle w:val="Hyperlink"/>
            <w:rFonts w:ascii="Consolas" w:hAnsi="Consolas" w:cs="Courier New"/>
            <w:color w:val="auto"/>
            <w:sz w:val="16"/>
            <w:szCs w:val="16"/>
          </w:rPr>
          <w:t>onHandleIntent()</w:t>
        </w:r>
      </w:hyperlink>
      <w:r w:rsidRPr="00A23A84">
        <w:rPr>
          <w:rStyle w:val="apple-converted-space"/>
          <w:rFonts w:ascii="Roboto" w:hAnsi="Roboto"/>
          <w:sz w:val="18"/>
          <w:szCs w:val="18"/>
        </w:rPr>
        <w:t> </w:t>
      </w:r>
      <w:r w:rsidRPr="00A23A84">
        <w:rPr>
          <w:rFonts w:ascii="Roboto" w:hAnsi="Roboto"/>
          <w:sz w:val="18"/>
          <w:szCs w:val="18"/>
        </w:rPr>
        <w:t>implementation, so you never have to worry about multi-threading.</w:t>
      </w:r>
    </w:p>
    <w:p w:rsidR="00FE5A3F" w:rsidRPr="00A23A84" w:rsidRDefault="00FE5A3F" w:rsidP="003E3ED9">
      <w:pPr>
        <w:numPr>
          <w:ilvl w:val="0"/>
          <w:numId w:val="73"/>
        </w:numPr>
        <w:shd w:val="clear" w:color="auto" w:fill="FFFFFF"/>
        <w:tabs>
          <w:tab w:val="clear" w:pos="720"/>
          <w:tab w:val="num" w:pos="-3789"/>
        </w:tabs>
        <w:spacing w:after="150" w:line="240" w:lineRule="auto"/>
        <w:ind w:left="250"/>
        <w:rPr>
          <w:rFonts w:ascii="Roboto" w:hAnsi="Roboto"/>
          <w:sz w:val="18"/>
          <w:szCs w:val="18"/>
        </w:rPr>
      </w:pPr>
      <w:r w:rsidRPr="00A23A84">
        <w:rPr>
          <w:rFonts w:ascii="Roboto" w:hAnsi="Roboto"/>
          <w:sz w:val="18"/>
          <w:szCs w:val="18"/>
        </w:rPr>
        <w:t>Stops the service after all of the start requests are handled, so you never have to call</w:t>
      </w:r>
      <w:r w:rsidRPr="00A23A84">
        <w:rPr>
          <w:rStyle w:val="apple-converted-space"/>
          <w:rFonts w:ascii="Roboto" w:hAnsi="Roboto"/>
          <w:sz w:val="18"/>
          <w:szCs w:val="18"/>
        </w:rPr>
        <w:t> </w:t>
      </w:r>
      <w:hyperlink r:id="rId274" w:anchor="stopSelf()" w:history="1">
        <w:r w:rsidRPr="00A23A84">
          <w:rPr>
            <w:rStyle w:val="Hyperlink"/>
            <w:rFonts w:ascii="Consolas" w:hAnsi="Consolas" w:cs="Courier New"/>
            <w:color w:val="auto"/>
            <w:sz w:val="16"/>
            <w:szCs w:val="16"/>
          </w:rPr>
          <w:t>stopSelf()</w:t>
        </w:r>
      </w:hyperlink>
      <w:r w:rsidRPr="00A23A84">
        <w:rPr>
          <w:rFonts w:ascii="Roboto" w:hAnsi="Roboto"/>
          <w:sz w:val="18"/>
          <w:szCs w:val="18"/>
        </w:rPr>
        <w:t>.</w:t>
      </w:r>
    </w:p>
    <w:p w:rsidR="00FE5A3F" w:rsidRPr="00A23A84" w:rsidRDefault="00FE5A3F" w:rsidP="003E3ED9">
      <w:pPr>
        <w:numPr>
          <w:ilvl w:val="0"/>
          <w:numId w:val="73"/>
        </w:numPr>
        <w:shd w:val="clear" w:color="auto" w:fill="FFFFFF"/>
        <w:tabs>
          <w:tab w:val="clear" w:pos="720"/>
          <w:tab w:val="num" w:pos="-3789"/>
        </w:tabs>
        <w:spacing w:after="150" w:line="240" w:lineRule="auto"/>
        <w:ind w:left="250"/>
        <w:rPr>
          <w:rFonts w:ascii="Roboto" w:hAnsi="Roboto"/>
          <w:sz w:val="18"/>
          <w:szCs w:val="18"/>
        </w:rPr>
      </w:pPr>
      <w:r w:rsidRPr="00A23A84">
        <w:rPr>
          <w:rFonts w:ascii="Roboto" w:hAnsi="Roboto"/>
          <w:sz w:val="18"/>
          <w:szCs w:val="18"/>
        </w:rPr>
        <w:t>Provides a default implementation of</w:t>
      </w:r>
      <w:r w:rsidRPr="00A23A84">
        <w:rPr>
          <w:rStyle w:val="apple-converted-space"/>
          <w:rFonts w:ascii="Roboto" w:hAnsi="Roboto"/>
          <w:sz w:val="18"/>
          <w:szCs w:val="18"/>
        </w:rPr>
        <w:t> </w:t>
      </w:r>
      <w:hyperlink r:id="rId275" w:anchor="onBind(android.content.Intent)" w:history="1">
        <w:r w:rsidRPr="00A23A84">
          <w:rPr>
            <w:rStyle w:val="Hyperlink"/>
            <w:rFonts w:ascii="Consolas" w:hAnsi="Consolas" w:cs="Courier New"/>
            <w:color w:val="auto"/>
            <w:sz w:val="16"/>
            <w:szCs w:val="16"/>
          </w:rPr>
          <w:t>onBind()</w:t>
        </w:r>
      </w:hyperlink>
      <w:r w:rsidRPr="00A23A84">
        <w:rPr>
          <w:rStyle w:val="apple-converted-space"/>
          <w:rFonts w:ascii="Roboto" w:hAnsi="Roboto"/>
          <w:sz w:val="18"/>
          <w:szCs w:val="18"/>
        </w:rPr>
        <w:t> </w:t>
      </w:r>
      <w:r w:rsidRPr="00A23A84">
        <w:rPr>
          <w:rFonts w:ascii="Roboto" w:hAnsi="Roboto"/>
          <w:sz w:val="18"/>
          <w:szCs w:val="18"/>
        </w:rPr>
        <w:t>that returns null.</w:t>
      </w:r>
    </w:p>
    <w:p w:rsidR="00FE5A3F" w:rsidRPr="00A23A84" w:rsidRDefault="00FE5A3F" w:rsidP="003E3ED9">
      <w:pPr>
        <w:numPr>
          <w:ilvl w:val="0"/>
          <w:numId w:val="73"/>
        </w:numPr>
        <w:shd w:val="clear" w:color="auto" w:fill="FFFFFF"/>
        <w:tabs>
          <w:tab w:val="clear" w:pos="720"/>
          <w:tab w:val="num" w:pos="-3789"/>
        </w:tabs>
        <w:spacing w:after="150" w:line="240" w:lineRule="auto"/>
        <w:ind w:left="250"/>
        <w:rPr>
          <w:rFonts w:ascii="Roboto" w:hAnsi="Roboto"/>
          <w:sz w:val="18"/>
          <w:szCs w:val="18"/>
        </w:rPr>
      </w:pPr>
      <w:r w:rsidRPr="00A23A84">
        <w:rPr>
          <w:rFonts w:ascii="Roboto" w:hAnsi="Roboto"/>
          <w:sz w:val="18"/>
          <w:szCs w:val="18"/>
        </w:rPr>
        <w:t>Provides a default implementation of</w:t>
      </w:r>
      <w:r w:rsidRPr="00A23A84">
        <w:rPr>
          <w:rStyle w:val="apple-converted-space"/>
          <w:rFonts w:ascii="Roboto" w:hAnsi="Roboto"/>
          <w:sz w:val="18"/>
          <w:szCs w:val="18"/>
        </w:rPr>
        <w:t> </w:t>
      </w:r>
      <w:hyperlink r:id="rId276" w:anchor="onStartCommand(android.content.Intent, int, int)" w:history="1">
        <w:r w:rsidRPr="00A23A84">
          <w:rPr>
            <w:rStyle w:val="Hyperlink"/>
            <w:rFonts w:ascii="Consolas" w:hAnsi="Consolas" w:cs="Courier New"/>
            <w:color w:val="auto"/>
            <w:sz w:val="16"/>
            <w:szCs w:val="16"/>
          </w:rPr>
          <w:t>onStartCommand()</w:t>
        </w:r>
      </w:hyperlink>
      <w:r w:rsidRPr="00A23A84">
        <w:rPr>
          <w:rStyle w:val="apple-converted-space"/>
          <w:rFonts w:ascii="Roboto" w:hAnsi="Roboto"/>
          <w:sz w:val="18"/>
          <w:szCs w:val="18"/>
        </w:rPr>
        <w:t> </w:t>
      </w:r>
      <w:r w:rsidRPr="00A23A84">
        <w:rPr>
          <w:rFonts w:ascii="Roboto" w:hAnsi="Roboto"/>
          <w:sz w:val="18"/>
          <w:szCs w:val="18"/>
        </w:rPr>
        <w:t>that sends the intent to the work queue and then to your</w:t>
      </w:r>
      <w:r w:rsidRPr="00A23A84">
        <w:rPr>
          <w:rStyle w:val="apple-converted-space"/>
          <w:rFonts w:ascii="Roboto" w:hAnsi="Roboto"/>
          <w:sz w:val="18"/>
          <w:szCs w:val="18"/>
        </w:rPr>
        <w:t> </w:t>
      </w:r>
      <w:hyperlink r:id="rId277" w:anchor="onHandleIntent(android.content.Intent)" w:history="1">
        <w:r w:rsidRPr="00A23A84">
          <w:rPr>
            <w:rStyle w:val="Hyperlink"/>
            <w:rFonts w:ascii="Consolas" w:hAnsi="Consolas" w:cs="Courier New"/>
            <w:color w:val="auto"/>
            <w:sz w:val="16"/>
            <w:szCs w:val="16"/>
          </w:rPr>
          <w:t>onHandleIntent()</w:t>
        </w:r>
      </w:hyperlink>
      <w:r w:rsidRPr="00A23A84">
        <w:rPr>
          <w:rStyle w:val="apple-converted-space"/>
          <w:rFonts w:ascii="Roboto" w:hAnsi="Roboto"/>
          <w:sz w:val="18"/>
          <w:szCs w:val="18"/>
        </w:rPr>
        <w:t> </w:t>
      </w:r>
      <w:r w:rsidRPr="00A23A84">
        <w:rPr>
          <w:rFonts w:ascii="Roboto" w:hAnsi="Roboto"/>
          <w:sz w:val="18"/>
          <w:szCs w:val="18"/>
        </w:rPr>
        <w:t>implementation.</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To complete the work that is provided by the client, implement</w:t>
      </w:r>
      <w:r w:rsidRPr="00A23A84">
        <w:rPr>
          <w:rStyle w:val="apple-converted-space"/>
          <w:rFonts w:ascii="Roboto" w:eastAsiaTheme="majorEastAsia" w:hAnsi="Roboto"/>
          <w:sz w:val="18"/>
          <w:szCs w:val="18"/>
        </w:rPr>
        <w:t> </w:t>
      </w:r>
      <w:hyperlink r:id="rId278" w:anchor="onHandleIntent(android.content.Intent)" w:history="1">
        <w:r w:rsidRPr="00A23A84">
          <w:rPr>
            <w:rStyle w:val="Hyperlink"/>
            <w:rFonts w:ascii="Consolas" w:eastAsiaTheme="majorEastAsia" w:hAnsi="Consolas" w:cs="Courier New"/>
            <w:color w:val="auto"/>
            <w:sz w:val="16"/>
            <w:szCs w:val="16"/>
          </w:rPr>
          <w:t>onHandleIntent()</w:t>
        </w:r>
      </w:hyperlink>
      <w:r w:rsidRPr="00A23A84">
        <w:rPr>
          <w:rFonts w:ascii="Roboto" w:hAnsi="Roboto"/>
          <w:sz w:val="18"/>
          <w:szCs w:val="18"/>
        </w:rPr>
        <w:t>. However, you also need to provide a small constructor for the service.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Here's an example implementation of</w:t>
      </w:r>
      <w:r w:rsidRPr="00A23A84">
        <w:rPr>
          <w:rStyle w:val="apple-converted-space"/>
          <w:rFonts w:ascii="Roboto" w:eastAsiaTheme="majorEastAsia" w:hAnsi="Roboto"/>
          <w:sz w:val="18"/>
          <w:szCs w:val="18"/>
        </w:rPr>
        <w:t> </w:t>
      </w:r>
      <w:hyperlink r:id="rId279" w:history="1">
        <w:r w:rsidRPr="00A23A84">
          <w:rPr>
            <w:rStyle w:val="Hyperlink"/>
            <w:rFonts w:ascii="Consolas" w:eastAsiaTheme="majorEastAsia" w:hAnsi="Consolas" w:cs="Courier New"/>
            <w:color w:val="auto"/>
            <w:sz w:val="16"/>
            <w:szCs w:val="16"/>
          </w:rPr>
          <w:t>IntentService</w:t>
        </w:r>
      </w:hyperlink>
      <w:r w:rsidRPr="00A23A84">
        <w:rPr>
          <w:rFonts w:ascii="Roboto" w:hAnsi="Roboto"/>
          <w:sz w:val="18"/>
          <w:szCs w:val="18"/>
        </w:rPr>
        <w:t>:</w:t>
      </w:r>
    </w:p>
    <w:p w:rsidR="00FE5A3F" w:rsidRPr="00A23A84" w:rsidRDefault="00FE5A3F" w:rsidP="00A23A84">
      <w:pPr>
        <w:pStyle w:val="HTMLPreformatted"/>
        <w:pBdr>
          <w:top w:val="single" w:sz="4" w:space="12" w:color="DDDDDD"/>
          <w:left w:val="single" w:sz="4" w:space="12" w:color="DDDDDD"/>
          <w:bottom w:val="single" w:sz="4" w:space="12" w:color="DDDDDD"/>
          <w:right w:val="single" w:sz="4" w:space="12" w:color="DDDDDD"/>
        </w:pBdr>
        <w:shd w:val="clear" w:color="auto" w:fill="F7F7F7"/>
        <w:spacing w:after="240" w:line="225" w:lineRule="atLeast"/>
        <w:rPr>
          <w:rFonts w:ascii="Consolas" w:hAnsi="Consolas"/>
          <w:sz w:val="16"/>
          <w:szCs w:val="16"/>
        </w:rPr>
      </w:pP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kwd"/>
          <w:rFonts w:ascii="Consolas" w:hAnsi="Consolas"/>
          <w:sz w:val="16"/>
          <w:szCs w:val="16"/>
        </w:rPr>
        <w:t>class</w:t>
      </w:r>
      <w:r w:rsidRPr="00A23A84">
        <w:rPr>
          <w:rStyle w:val="pln"/>
          <w:rFonts w:ascii="Consolas" w:hAnsi="Consolas"/>
          <w:sz w:val="16"/>
          <w:szCs w:val="16"/>
        </w:rPr>
        <w:t xml:space="preserve"> </w:t>
      </w:r>
      <w:r w:rsidRPr="00A23A84">
        <w:rPr>
          <w:rStyle w:val="typ"/>
          <w:rFonts w:ascii="Consolas" w:hAnsi="Consolas"/>
          <w:sz w:val="16"/>
          <w:szCs w:val="16"/>
        </w:rPr>
        <w:t>HelloIntentService</w:t>
      </w:r>
      <w:r w:rsidRPr="00A23A84">
        <w:rPr>
          <w:rStyle w:val="pln"/>
          <w:rFonts w:ascii="Consolas" w:hAnsi="Consolas"/>
          <w:sz w:val="16"/>
          <w:szCs w:val="16"/>
        </w:rPr>
        <w:t xml:space="preserve"> </w:t>
      </w:r>
      <w:r w:rsidRPr="00A23A84">
        <w:rPr>
          <w:rStyle w:val="kwd"/>
          <w:rFonts w:ascii="Consolas" w:hAnsi="Consolas"/>
          <w:sz w:val="16"/>
          <w:szCs w:val="16"/>
        </w:rPr>
        <w:t>extends</w:t>
      </w:r>
      <w:r w:rsidRPr="00A23A84">
        <w:rPr>
          <w:rStyle w:val="pln"/>
          <w:rFonts w:ascii="Consolas" w:hAnsi="Consolas"/>
          <w:sz w:val="16"/>
          <w:szCs w:val="16"/>
        </w:rPr>
        <w:t xml:space="preserve"> </w:t>
      </w:r>
      <w:r w:rsidRPr="00A23A84">
        <w:rPr>
          <w:rStyle w:val="typ"/>
          <w:rFonts w:ascii="Consolas" w:hAnsi="Consolas"/>
          <w:sz w:val="16"/>
          <w:szCs w:val="16"/>
        </w:rPr>
        <w:t>IntentService</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w:t>
      </w:r>
      <w:r w:rsidRPr="00A23A84">
        <w:rPr>
          <w:rFonts w:ascii="Consolas" w:hAnsi="Consolas"/>
          <w:sz w:val="16"/>
          <w:szCs w:val="16"/>
        </w:rPr>
        <w:br/>
      </w:r>
      <w:r w:rsidRPr="00A23A84">
        <w:rPr>
          <w:rStyle w:val="com"/>
          <w:rFonts w:ascii="Consolas" w:hAnsi="Consolas"/>
          <w:sz w:val="16"/>
          <w:szCs w:val="16"/>
        </w:rPr>
        <w:t xml:space="preserve">   * A constructor is required, and must call the super </w:t>
      </w:r>
      <w:hyperlink r:id="rId280" w:anchor="IntentService(java.lang.String)" w:history="1">
        <w:r w:rsidRPr="00A23A84">
          <w:rPr>
            <w:rStyle w:val="com"/>
            <w:rFonts w:ascii="Consolas" w:hAnsi="Consolas"/>
            <w:sz w:val="16"/>
            <w:szCs w:val="16"/>
          </w:rPr>
          <w:t>IntentService(String)</w:t>
        </w:r>
      </w:hyperlink>
      <w:r w:rsidRPr="00A23A84">
        <w:rPr>
          <w:rFonts w:ascii="Consolas" w:hAnsi="Consolas"/>
          <w:sz w:val="16"/>
          <w:szCs w:val="16"/>
        </w:rPr>
        <w:br/>
      </w:r>
      <w:r w:rsidRPr="00A23A84">
        <w:rPr>
          <w:rStyle w:val="com"/>
          <w:rFonts w:ascii="Consolas" w:hAnsi="Consolas"/>
          <w:sz w:val="16"/>
          <w:szCs w:val="16"/>
        </w:rPr>
        <w:t>   * constructor with a name for the worker thread.</w:t>
      </w:r>
      <w:r w:rsidRPr="00A23A84">
        <w:rPr>
          <w:rFonts w:ascii="Consolas" w:hAnsi="Consolas"/>
          <w:sz w:val="16"/>
          <w:szCs w:val="16"/>
        </w:rPr>
        <w:br/>
      </w:r>
      <w:r w:rsidRPr="00A23A84">
        <w:rPr>
          <w:rStyle w:val="com"/>
          <w:rFonts w:ascii="Consolas" w:hAnsi="Consolas"/>
          <w:sz w:val="16"/>
          <w:szCs w:val="16"/>
        </w:rPr>
        <w:t>   */</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typ"/>
          <w:rFonts w:ascii="Consolas" w:hAnsi="Consolas"/>
          <w:sz w:val="16"/>
          <w:szCs w:val="16"/>
        </w:rPr>
        <w:t>HelloIntentService</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super</w:t>
      </w:r>
      <w:r w:rsidRPr="00A23A84">
        <w:rPr>
          <w:rStyle w:val="pun"/>
          <w:rFonts w:ascii="Consolas" w:hAnsi="Consolas"/>
          <w:sz w:val="16"/>
          <w:szCs w:val="16"/>
        </w:rPr>
        <w:t>(</w:t>
      </w:r>
      <w:r w:rsidRPr="00A23A84">
        <w:rPr>
          <w:rStyle w:val="str"/>
          <w:rFonts w:ascii="Consolas" w:hAnsi="Consolas"/>
          <w:sz w:val="16"/>
          <w:szCs w:val="16"/>
        </w:rPr>
        <w:t>"HelloIntentService"</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w:t>
      </w:r>
      <w:r w:rsidRPr="00A23A84">
        <w:rPr>
          <w:rFonts w:ascii="Consolas" w:hAnsi="Consolas"/>
          <w:sz w:val="16"/>
          <w:szCs w:val="16"/>
        </w:rPr>
        <w:br/>
      </w:r>
      <w:r w:rsidRPr="00A23A84">
        <w:rPr>
          <w:rStyle w:val="com"/>
          <w:rFonts w:ascii="Consolas" w:hAnsi="Consolas"/>
          <w:sz w:val="16"/>
          <w:szCs w:val="16"/>
        </w:rPr>
        <w:t>   * The IntentService calls this method from the default worker thread with</w:t>
      </w:r>
      <w:r w:rsidRPr="00A23A84">
        <w:rPr>
          <w:rFonts w:ascii="Consolas" w:hAnsi="Consolas"/>
          <w:sz w:val="16"/>
          <w:szCs w:val="16"/>
        </w:rPr>
        <w:br/>
      </w:r>
      <w:r w:rsidRPr="00A23A84">
        <w:rPr>
          <w:rStyle w:val="com"/>
          <w:rFonts w:ascii="Consolas" w:hAnsi="Consolas"/>
          <w:sz w:val="16"/>
          <w:szCs w:val="16"/>
        </w:rPr>
        <w:t>   * the intent that started the service. When this method returns, IntentService</w:t>
      </w:r>
      <w:r w:rsidRPr="00A23A84">
        <w:rPr>
          <w:rFonts w:ascii="Consolas" w:hAnsi="Consolas"/>
          <w:sz w:val="16"/>
          <w:szCs w:val="16"/>
        </w:rPr>
        <w:br/>
      </w:r>
      <w:r w:rsidRPr="00A23A84">
        <w:rPr>
          <w:rStyle w:val="com"/>
          <w:rFonts w:ascii="Consolas" w:hAnsi="Consolas"/>
          <w:sz w:val="16"/>
          <w:szCs w:val="16"/>
        </w:rPr>
        <w:t>   * stops the service, as appropriate.</w:t>
      </w:r>
      <w:r w:rsidRPr="00A23A84">
        <w:rPr>
          <w:rFonts w:ascii="Consolas" w:hAnsi="Consolas"/>
          <w:sz w:val="16"/>
          <w:szCs w:val="16"/>
        </w:rPr>
        <w:br/>
      </w:r>
      <w:r w:rsidRPr="00A23A84">
        <w:rPr>
          <w:rStyle w:val="com"/>
          <w:rFonts w:ascii="Consolas" w:hAnsi="Consolas"/>
          <w:sz w:val="16"/>
          <w:szCs w:val="16"/>
        </w:rPr>
        <w:t>   */</w:t>
      </w:r>
      <w:r w:rsidRPr="00A23A84">
        <w:rPr>
          <w:rFonts w:ascii="Consolas" w:hAnsi="Consolas"/>
          <w:sz w:val="16"/>
          <w:szCs w:val="16"/>
        </w:rPr>
        <w:br/>
      </w:r>
      <w:r w:rsidRPr="00A23A84">
        <w:rPr>
          <w:rStyle w:val="pln"/>
          <w:rFonts w:ascii="Consolas" w:hAnsi="Consolas"/>
          <w:sz w:val="16"/>
          <w:szCs w:val="16"/>
        </w:rPr>
        <w:t xml:space="preserve">  </w:t>
      </w:r>
      <w:r w:rsidRPr="00A23A84">
        <w:rPr>
          <w:rStyle w:val="lit"/>
          <w:rFonts w:ascii="Consolas" w:hAnsi="Consolas"/>
          <w:sz w:val="16"/>
          <w:szCs w:val="16"/>
        </w:rPr>
        <w:t>@Override</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protected</w:t>
      </w:r>
      <w:r w:rsidRPr="00A23A84">
        <w:rPr>
          <w:rStyle w:val="pln"/>
          <w:rFonts w:ascii="Consolas" w:hAnsi="Consolas"/>
          <w:sz w:val="16"/>
          <w:szCs w:val="16"/>
        </w:rPr>
        <w:t xml:space="preserve"> </w:t>
      </w:r>
      <w:r w:rsidRPr="00A23A84">
        <w:rPr>
          <w:rStyle w:val="kwd"/>
          <w:rFonts w:ascii="Consolas" w:hAnsi="Consolas"/>
          <w:sz w:val="16"/>
          <w:szCs w:val="16"/>
        </w:rPr>
        <w:t>void</w:t>
      </w:r>
      <w:r w:rsidRPr="00A23A84">
        <w:rPr>
          <w:rStyle w:val="pln"/>
          <w:rFonts w:ascii="Consolas" w:hAnsi="Consolas"/>
          <w:sz w:val="16"/>
          <w:szCs w:val="16"/>
        </w:rPr>
        <w:t xml:space="preserve"> onHandleIntent</w:t>
      </w:r>
      <w:r w:rsidRPr="00A23A84">
        <w:rPr>
          <w:rStyle w:val="pun"/>
          <w:rFonts w:ascii="Consolas" w:hAnsi="Consolas"/>
          <w:sz w:val="16"/>
          <w:szCs w:val="16"/>
        </w:rPr>
        <w:t>(</w:t>
      </w:r>
      <w:r w:rsidRPr="00A23A84">
        <w:rPr>
          <w:rStyle w:val="typ"/>
          <w:rFonts w:ascii="Consolas" w:hAnsi="Consolas"/>
          <w:sz w:val="16"/>
          <w:szCs w:val="16"/>
        </w:rPr>
        <w:t>Intent</w:t>
      </w:r>
      <w:r w:rsidRPr="00A23A84">
        <w:rPr>
          <w:rStyle w:val="pln"/>
          <w:rFonts w:ascii="Consolas" w:hAnsi="Consolas"/>
          <w:sz w:val="16"/>
          <w:szCs w:val="16"/>
        </w:rPr>
        <w:t xml:space="preserve"> intent</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Normally we would do some work here, like download a file.</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For our sample, we just sleep for 5 seconds.</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try</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Thread</w:t>
      </w:r>
      <w:r w:rsidRPr="00A23A84">
        <w:rPr>
          <w:rStyle w:val="pun"/>
          <w:rFonts w:ascii="Consolas" w:hAnsi="Consolas"/>
          <w:sz w:val="16"/>
          <w:szCs w:val="16"/>
        </w:rPr>
        <w:t>.</w:t>
      </w:r>
      <w:r w:rsidRPr="00A23A84">
        <w:rPr>
          <w:rStyle w:val="pln"/>
          <w:rFonts w:ascii="Consolas" w:hAnsi="Consolas"/>
          <w:sz w:val="16"/>
          <w:szCs w:val="16"/>
        </w:rPr>
        <w:t>sleep</w:t>
      </w:r>
      <w:r w:rsidRPr="00A23A84">
        <w:rPr>
          <w:rStyle w:val="pun"/>
          <w:rFonts w:ascii="Consolas" w:hAnsi="Consolas"/>
          <w:sz w:val="16"/>
          <w:szCs w:val="16"/>
        </w:rPr>
        <w:t>(</w:t>
      </w:r>
      <w:r w:rsidRPr="00A23A84">
        <w:rPr>
          <w:rStyle w:val="lit"/>
          <w:rFonts w:ascii="Consolas" w:hAnsi="Consolas"/>
          <w:sz w:val="16"/>
          <w:szCs w:val="16"/>
        </w:rPr>
        <w:t>5000</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catch</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Style w:val="typ"/>
          <w:rFonts w:ascii="Consolas" w:hAnsi="Consolas"/>
          <w:sz w:val="16"/>
          <w:szCs w:val="16"/>
        </w:rPr>
        <w:t>InterruptedException</w:t>
      </w:r>
      <w:r w:rsidRPr="00A23A84">
        <w:rPr>
          <w:rStyle w:val="pln"/>
          <w:rFonts w:ascii="Consolas" w:hAnsi="Consolas"/>
          <w:sz w:val="16"/>
          <w:szCs w:val="16"/>
        </w:rPr>
        <w:t xml:space="preserve"> e</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Restore interrupt status.</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Thread</w:t>
      </w:r>
      <w:r w:rsidRPr="00A23A84">
        <w:rPr>
          <w:rStyle w:val="pun"/>
          <w:rFonts w:ascii="Consolas" w:hAnsi="Consolas"/>
          <w:sz w:val="16"/>
          <w:szCs w:val="16"/>
        </w:rPr>
        <w:t>.</w:t>
      </w:r>
      <w:r w:rsidRPr="00A23A84">
        <w:rPr>
          <w:rStyle w:val="pln"/>
          <w:rFonts w:ascii="Consolas" w:hAnsi="Consolas"/>
          <w:sz w:val="16"/>
          <w:szCs w:val="16"/>
        </w:rPr>
        <w:t>currentThread</w:t>
      </w:r>
      <w:r w:rsidRPr="00A23A84">
        <w:rPr>
          <w:rStyle w:val="pun"/>
          <w:rFonts w:ascii="Consolas" w:hAnsi="Consolas"/>
          <w:sz w:val="16"/>
          <w:szCs w:val="16"/>
        </w:rPr>
        <w:t>().</w:t>
      </w:r>
      <w:r w:rsidRPr="00A23A84">
        <w:rPr>
          <w:rStyle w:val="pln"/>
          <w:rFonts w:ascii="Consolas" w:hAnsi="Consolas"/>
          <w:sz w:val="16"/>
          <w:szCs w:val="16"/>
        </w:rPr>
        <w:t>interrupt</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lastRenderedPageBreak/>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un"/>
          <w:rFonts w:ascii="Consolas" w:hAnsi="Consolas"/>
          <w:sz w:val="16"/>
          <w:szCs w:val="16"/>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That's all you need: a constructor and an implementation of</w:t>
      </w:r>
      <w:r w:rsidRPr="00A23A84">
        <w:rPr>
          <w:rStyle w:val="apple-converted-space"/>
          <w:rFonts w:ascii="Roboto" w:eastAsiaTheme="majorEastAsia" w:hAnsi="Roboto"/>
          <w:sz w:val="18"/>
          <w:szCs w:val="18"/>
        </w:rPr>
        <w:t> </w:t>
      </w:r>
      <w:hyperlink r:id="rId281" w:anchor="onHandleIntent(android.content.Intent)" w:history="1">
        <w:r w:rsidRPr="00A23A84">
          <w:rPr>
            <w:rStyle w:val="Hyperlink"/>
            <w:rFonts w:ascii="Consolas" w:eastAsiaTheme="majorEastAsia" w:hAnsi="Consolas" w:cs="Courier New"/>
            <w:color w:val="auto"/>
            <w:sz w:val="16"/>
            <w:szCs w:val="16"/>
          </w:rPr>
          <w:t>onHandleIntent()</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If you decide to also override other callback methods, such as</w:t>
      </w:r>
      <w:r w:rsidRPr="00A23A84">
        <w:rPr>
          <w:rStyle w:val="apple-converted-space"/>
          <w:rFonts w:ascii="Roboto" w:eastAsiaTheme="majorEastAsia" w:hAnsi="Roboto"/>
          <w:sz w:val="18"/>
          <w:szCs w:val="18"/>
        </w:rPr>
        <w:t> </w:t>
      </w:r>
      <w:hyperlink r:id="rId282" w:anchor="onCreate()" w:history="1">
        <w:r w:rsidRPr="00A23A84">
          <w:rPr>
            <w:rStyle w:val="Hyperlink"/>
            <w:rFonts w:ascii="Consolas" w:eastAsiaTheme="majorEastAsia" w:hAnsi="Consolas" w:cs="Courier New"/>
            <w:color w:val="auto"/>
            <w:sz w:val="16"/>
            <w:szCs w:val="16"/>
          </w:rPr>
          <w:t>onCreate()</w:t>
        </w:r>
      </w:hyperlink>
      <w:r w:rsidRPr="00A23A84">
        <w:rPr>
          <w:rFonts w:ascii="Roboto" w:hAnsi="Roboto"/>
          <w:sz w:val="18"/>
          <w:szCs w:val="18"/>
        </w:rPr>
        <w:t>,</w:t>
      </w:r>
      <w:r w:rsidRPr="00A23A84">
        <w:rPr>
          <w:rStyle w:val="apple-converted-space"/>
          <w:rFonts w:ascii="Roboto" w:eastAsiaTheme="majorEastAsia" w:hAnsi="Roboto"/>
          <w:sz w:val="18"/>
          <w:szCs w:val="18"/>
        </w:rPr>
        <w:t> </w:t>
      </w:r>
      <w:hyperlink r:id="rId283"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 or</w:t>
      </w:r>
      <w:r w:rsidRPr="00A23A84">
        <w:rPr>
          <w:rStyle w:val="apple-converted-space"/>
          <w:rFonts w:ascii="Roboto" w:eastAsiaTheme="majorEastAsia" w:hAnsi="Roboto"/>
          <w:sz w:val="18"/>
          <w:szCs w:val="18"/>
        </w:rPr>
        <w:t> </w:t>
      </w:r>
      <w:hyperlink r:id="rId284" w:anchor="onDestroy()" w:history="1">
        <w:r w:rsidRPr="00A23A84">
          <w:rPr>
            <w:rStyle w:val="Hyperlink"/>
            <w:rFonts w:ascii="Consolas" w:eastAsiaTheme="majorEastAsia" w:hAnsi="Consolas" w:cs="Courier New"/>
            <w:color w:val="auto"/>
            <w:sz w:val="16"/>
            <w:szCs w:val="16"/>
          </w:rPr>
          <w:t>onDestroy()</w:t>
        </w:r>
      </w:hyperlink>
      <w:r w:rsidRPr="00A23A84">
        <w:rPr>
          <w:rFonts w:ascii="Roboto" w:hAnsi="Roboto"/>
          <w:sz w:val="18"/>
          <w:szCs w:val="18"/>
        </w:rPr>
        <w:t>, be sure to call the super implementation so that the</w:t>
      </w:r>
      <w:r w:rsidRPr="00A23A84">
        <w:rPr>
          <w:rStyle w:val="apple-converted-space"/>
          <w:rFonts w:ascii="Roboto" w:eastAsiaTheme="majorEastAsia" w:hAnsi="Roboto"/>
          <w:sz w:val="18"/>
          <w:szCs w:val="18"/>
        </w:rPr>
        <w:t> </w:t>
      </w:r>
      <w:hyperlink r:id="rId285" w:history="1">
        <w:r w:rsidRPr="00A23A84">
          <w:rPr>
            <w:rStyle w:val="Hyperlink"/>
            <w:rFonts w:ascii="Consolas" w:eastAsiaTheme="majorEastAsia" w:hAnsi="Consolas" w:cs="Courier New"/>
            <w:color w:val="auto"/>
            <w:sz w:val="16"/>
            <w:szCs w:val="16"/>
          </w:rPr>
          <w:t>IntentService</w:t>
        </w:r>
      </w:hyperlink>
      <w:r w:rsidRPr="00A23A84">
        <w:rPr>
          <w:rStyle w:val="apple-converted-space"/>
          <w:rFonts w:ascii="Roboto" w:eastAsiaTheme="majorEastAsia" w:hAnsi="Roboto"/>
          <w:sz w:val="18"/>
          <w:szCs w:val="18"/>
        </w:rPr>
        <w:t> </w:t>
      </w:r>
      <w:r w:rsidRPr="00A23A84">
        <w:rPr>
          <w:rFonts w:ascii="Roboto" w:hAnsi="Roboto"/>
          <w:sz w:val="18"/>
          <w:szCs w:val="18"/>
        </w:rPr>
        <w:t>can properly handle the life of the worker thread.</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For example,</w:t>
      </w:r>
      <w:r w:rsidRPr="00A23A84">
        <w:rPr>
          <w:rStyle w:val="apple-converted-space"/>
          <w:rFonts w:ascii="Roboto" w:eastAsiaTheme="majorEastAsia" w:hAnsi="Roboto"/>
          <w:sz w:val="18"/>
          <w:szCs w:val="18"/>
        </w:rPr>
        <w:t> </w:t>
      </w:r>
      <w:hyperlink r:id="rId286"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must return the default implementation, which is how the intent is delivered to</w:t>
      </w:r>
      <w:r w:rsidRPr="00A23A84">
        <w:rPr>
          <w:rStyle w:val="apple-converted-space"/>
          <w:rFonts w:ascii="Roboto" w:eastAsiaTheme="majorEastAsia" w:hAnsi="Roboto"/>
          <w:sz w:val="18"/>
          <w:szCs w:val="18"/>
        </w:rPr>
        <w:t> </w:t>
      </w:r>
      <w:hyperlink r:id="rId287" w:anchor="onHandleIntent(android.content.Intent)" w:history="1">
        <w:r w:rsidRPr="00A23A84">
          <w:rPr>
            <w:rStyle w:val="Hyperlink"/>
            <w:rFonts w:ascii="Consolas" w:eastAsiaTheme="majorEastAsia" w:hAnsi="Consolas" w:cs="Courier New"/>
            <w:color w:val="auto"/>
            <w:sz w:val="16"/>
            <w:szCs w:val="16"/>
          </w:rPr>
          <w:t>onHandleIntent()</w:t>
        </w:r>
      </w:hyperlink>
      <w:r w:rsidRPr="00A23A84">
        <w:rPr>
          <w:rFonts w:ascii="Roboto" w:hAnsi="Roboto"/>
          <w:sz w:val="18"/>
          <w:szCs w:val="18"/>
        </w:rPr>
        <w:t>:</w:t>
      </w:r>
    </w:p>
    <w:p w:rsidR="00FE5A3F" w:rsidRPr="00A23A84" w:rsidRDefault="00FE5A3F" w:rsidP="00A23A84">
      <w:pPr>
        <w:pStyle w:val="HTMLPreformatted"/>
        <w:pBdr>
          <w:top w:val="single" w:sz="4" w:space="12" w:color="DDDDDD"/>
          <w:left w:val="single" w:sz="4" w:space="12" w:color="DDDDDD"/>
          <w:bottom w:val="single" w:sz="4" w:space="12" w:color="DDDDDD"/>
          <w:right w:val="single" w:sz="4" w:space="12" w:color="DDDDDD"/>
        </w:pBdr>
        <w:shd w:val="clear" w:color="auto" w:fill="F7F7F7"/>
        <w:spacing w:after="240" w:line="225" w:lineRule="atLeast"/>
        <w:rPr>
          <w:rFonts w:ascii="Consolas" w:hAnsi="Consolas"/>
          <w:sz w:val="16"/>
          <w:szCs w:val="16"/>
        </w:rPr>
      </w:pPr>
      <w:r w:rsidRPr="00A23A84">
        <w:rPr>
          <w:rStyle w:val="lit"/>
          <w:rFonts w:ascii="Consolas" w:hAnsi="Consolas"/>
          <w:sz w:val="16"/>
          <w:szCs w:val="16"/>
        </w:rPr>
        <w:t>@Override</w:t>
      </w:r>
      <w:r w:rsidRPr="00A23A84">
        <w:rPr>
          <w:rFonts w:ascii="Consolas" w:hAnsi="Consolas"/>
          <w:sz w:val="16"/>
          <w:szCs w:val="16"/>
        </w:rPr>
        <w:br/>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kwd"/>
          <w:rFonts w:ascii="Consolas" w:hAnsi="Consolas"/>
          <w:sz w:val="16"/>
          <w:szCs w:val="16"/>
        </w:rPr>
        <w:t>int</w:t>
      </w:r>
      <w:r w:rsidRPr="00A23A84">
        <w:rPr>
          <w:rStyle w:val="pln"/>
          <w:rFonts w:ascii="Consolas" w:hAnsi="Consolas"/>
          <w:sz w:val="16"/>
          <w:szCs w:val="16"/>
        </w:rPr>
        <w:t xml:space="preserve"> onStartCommand</w:t>
      </w:r>
      <w:r w:rsidRPr="00A23A84">
        <w:rPr>
          <w:rStyle w:val="pun"/>
          <w:rFonts w:ascii="Consolas" w:hAnsi="Consolas"/>
          <w:sz w:val="16"/>
          <w:szCs w:val="16"/>
        </w:rPr>
        <w:t>(</w:t>
      </w:r>
      <w:r w:rsidRPr="00A23A84">
        <w:rPr>
          <w:rStyle w:val="typ"/>
          <w:rFonts w:ascii="Consolas" w:hAnsi="Consolas"/>
          <w:sz w:val="16"/>
          <w:szCs w:val="16"/>
        </w:rPr>
        <w:t>Intent</w:t>
      </w:r>
      <w:r w:rsidRPr="00A23A84">
        <w:rPr>
          <w:rStyle w:val="pln"/>
          <w:rFonts w:ascii="Consolas" w:hAnsi="Consolas"/>
          <w:sz w:val="16"/>
          <w:szCs w:val="16"/>
        </w:rPr>
        <w:t xml:space="preserve"> intent</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int</w:t>
      </w:r>
      <w:r w:rsidRPr="00A23A84">
        <w:rPr>
          <w:rStyle w:val="pln"/>
          <w:rFonts w:ascii="Consolas" w:hAnsi="Consolas"/>
          <w:sz w:val="16"/>
          <w:szCs w:val="16"/>
        </w:rPr>
        <w:t xml:space="preserve"> flags</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int</w:t>
      </w:r>
      <w:r w:rsidRPr="00A23A84">
        <w:rPr>
          <w:rStyle w:val="pln"/>
          <w:rFonts w:ascii="Consolas" w:hAnsi="Consolas"/>
          <w:sz w:val="16"/>
          <w:szCs w:val="16"/>
        </w:rPr>
        <w:t xml:space="preserve"> startId</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Toast</w:t>
      </w:r>
      <w:r w:rsidRPr="00A23A84">
        <w:rPr>
          <w:rStyle w:val="pun"/>
          <w:rFonts w:ascii="Consolas" w:hAnsi="Consolas"/>
          <w:sz w:val="16"/>
          <w:szCs w:val="16"/>
        </w:rPr>
        <w:t>.</w:t>
      </w:r>
      <w:r w:rsidRPr="00A23A84">
        <w:rPr>
          <w:rStyle w:val="pln"/>
          <w:rFonts w:ascii="Consolas" w:hAnsi="Consolas"/>
          <w:sz w:val="16"/>
          <w:szCs w:val="16"/>
        </w:rPr>
        <w:t>makeText</w:t>
      </w:r>
      <w:r w:rsidRPr="00A23A84">
        <w:rPr>
          <w:rStyle w:val="pun"/>
          <w:rFonts w:ascii="Consolas" w:hAnsi="Consolas"/>
          <w:sz w:val="16"/>
          <w:szCs w:val="16"/>
        </w:rPr>
        <w:t>(</w:t>
      </w:r>
      <w:r w:rsidRPr="00A23A84">
        <w:rPr>
          <w:rStyle w:val="kwd"/>
          <w:rFonts w:ascii="Consolas" w:hAnsi="Consolas"/>
          <w:sz w:val="16"/>
          <w:szCs w:val="16"/>
        </w:rPr>
        <w:t>this</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str"/>
          <w:rFonts w:ascii="Consolas" w:hAnsi="Consolas"/>
          <w:sz w:val="16"/>
          <w:szCs w:val="16"/>
        </w:rPr>
        <w:t>"service starting"</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typ"/>
          <w:rFonts w:ascii="Consolas" w:hAnsi="Consolas"/>
          <w:sz w:val="16"/>
          <w:szCs w:val="16"/>
        </w:rPr>
        <w:t>Toast</w:t>
      </w:r>
      <w:r w:rsidRPr="00A23A84">
        <w:rPr>
          <w:rStyle w:val="pun"/>
          <w:rFonts w:ascii="Consolas" w:hAnsi="Consolas"/>
          <w:sz w:val="16"/>
          <w:szCs w:val="16"/>
        </w:rPr>
        <w:t>.</w:t>
      </w:r>
      <w:r w:rsidRPr="00A23A84">
        <w:rPr>
          <w:rStyle w:val="pln"/>
          <w:rFonts w:ascii="Consolas" w:hAnsi="Consolas"/>
          <w:sz w:val="16"/>
          <w:szCs w:val="16"/>
        </w:rPr>
        <w:t>LENGTH_SHORT</w:t>
      </w:r>
      <w:r w:rsidRPr="00A23A84">
        <w:rPr>
          <w:rStyle w:val="pun"/>
          <w:rFonts w:ascii="Consolas" w:hAnsi="Consolas"/>
          <w:sz w:val="16"/>
          <w:szCs w:val="16"/>
        </w:rPr>
        <w:t>).</w:t>
      </w:r>
      <w:r w:rsidRPr="00A23A84">
        <w:rPr>
          <w:rStyle w:val="pln"/>
          <w:rFonts w:ascii="Consolas" w:hAnsi="Consolas"/>
          <w:sz w:val="16"/>
          <w:szCs w:val="16"/>
        </w:rPr>
        <w:t>show</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return</w:t>
      </w:r>
      <w:r w:rsidRPr="00A23A84">
        <w:rPr>
          <w:rStyle w:val="pln"/>
          <w:rFonts w:ascii="Consolas" w:hAnsi="Consolas"/>
          <w:sz w:val="16"/>
          <w:szCs w:val="16"/>
        </w:rPr>
        <w:t xml:space="preserve"> </w:t>
      </w:r>
      <w:r w:rsidRPr="00A23A84">
        <w:rPr>
          <w:rStyle w:val="kwd"/>
          <w:rFonts w:ascii="Consolas" w:hAnsi="Consolas"/>
          <w:sz w:val="16"/>
          <w:szCs w:val="16"/>
        </w:rPr>
        <w:t>super</w:t>
      </w:r>
      <w:r w:rsidRPr="00A23A84">
        <w:rPr>
          <w:rStyle w:val="pun"/>
          <w:rFonts w:ascii="Consolas" w:hAnsi="Consolas"/>
          <w:sz w:val="16"/>
          <w:szCs w:val="16"/>
        </w:rPr>
        <w:t>.</w:t>
      </w:r>
      <w:r w:rsidRPr="00A23A84">
        <w:rPr>
          <w:rStyle w:val="pln"/>
          <w:rFonts w:ascii="Consolas" w:hAnsi="Consolas"/>
          <w:sz w:val="16"/>
          <w:szCs w:val="16"/>
        </w:rPr>
        <w:t>onStartCommand</w:t>
      </w:r>
      <w:r w:rsidRPr="00A23A84">
        <w:rPr>
          <w:rStyle w:val="pun"/>
          <w:rFonts w:ascii="Consolas" w:hAnsi="Consolas"/>
          <w:sz w:val="16"/>
          <w:szCs w:val="16"/>
        </w:rPr>
        <w:t>(</w:t>
      </w:r>
      <w:r w:rsidRPr="00A23A84">
        <w:rPr>
          <w:rStyle w:val="pln"/>
          <w:rFonts w:ascii="Consolas" w:hAnsi="Consolas"/>
          <w:sz w:val="16"/>
          <w:szCs w:val="16"/>
        </w:rPr>
        <w:t>intent</w:t>
      </w:r>
      <w:r w:rsidRPr="00A23A84">
        <w:rPr>
          <w:rStyle w:val="pun"/>
          <w:rFonts w:ascii="Consolas" w:hAnsi="Consolas"/>
          <w:sz w:val="16"/>
          <w:szCs w:val="16"/>
        </w:rPr>
        <w:t>,</w:t>
      </w:r>
      <w:r w:rsidRPr="00A23A84">
        <w:rPr>
          <w:rStyle w:val="pln"/>
          <w:rFonts w:ascii="Consolas" w:hAnsi="Consolas"/>
          <w:sz w:val="16"/>
          <w:szCs w:val="16"/>
        </w:rPr>
        <w:t>flags</w:t>
      </w:r>
      <w:r w:rsidRPr="00A23A84">
        <w:rPr>
          <w:rStyle w:val="pun"/>
          <w:rFonts w:ascii="Consolas" w:hAnsi="Consolas"/>
          <w:sz w:val="16"/>
          <w:szCs w:val="16"/>
        </w:rPr>
        <w:t>,</w:t>
      </w:r>
      <w:r w:rsidRPr="00A23A84">
        <w:rPr>
          <w:rStyle w:val="pln"/>
          <w:rFonts w:ascii="Consolas" w:hAnsi="Consolas"/>
          <w:sz w:val="16"/>
          <w:szCs w:val="16"/>
        </w:rPr>
        <w:t>startId</w:t>
      </w:r>
      <w:r w:rsidRPr="00A23A84">
        <w:rPr>
          <w:rStyle w:val="pun"/>
          <w:rFonts w:ascii="Consolas" w:hAnsi="Consolas"/>
          <w:sz w:val="16"/>
          <w:szCs w:val="16"/>
        </w:rPr>
        <w:t>);</w:t>
      </w:r>
      <w:r w:rsidRPr="00A23A84">
        <w:rPr>
          <w:rFonts w:ascii="Consolas" w:hAnsi="Consolas"/>
          <w:sz w:val="16"/>
          <w:szCs w:val="16"/>
        </w:rPr>
        <w:br/>
      </w:r>
      <w:r w:rsidRPr="00A23A84">
        <w:rPr>
          <w:rStyle w:val="pun"/>
          <w:rFonts w:ascii="Consolas" w:hAnsi="Consolas"/>
          <w:sz w:val="16"/>
          <w:szCs w:val="16"/>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Besides</w:t>
      </w:r>
      <w:r w:rsidRPr="00A23A84">
        <w:rPr>
          <w:rStyle w:val="apple-converted-space"/>
          <w:rFonts w:ascii="Roboto" w:eastAsiaTheme="majorEastAsia" w:hAnsi="Roboto"/>
          <w:sz w:val="18"/>
          <w:szCs w:val="18"/>
        </w:rPr>
        <w:t> </w:t>
      </w:r>
      <w:hyperlink r:id="rId288" w:anchor="onHandleIntent(android.content.Intent)" w:history="1">
        <w:r w:rsidRPr="00A23A84">
          <w:rPr>
            <w:rStyle w:val="Hyperlink"/>
            <w:rFonts w:ascii="Consolas" w:eastAsiaTheme="majorEastAsia" w:hAnsi="Consolas" w:cs="Courier New"/>
            <w:color w:val="auto"/>
            <w:sz w:val="16"/>
            <w:szCs w:val="16"/>
          </w:rPr>
          <w:t>onHandleIntent()</w:t>
        </w:r>
      </w:hyperlink>
      <w:r w:rsidRPr="00A23A84">
        <w:rPr>
          <w:rFonts w:ascii="Roboto" w:hAnsi="Roboto"/>
          <w:sz w:val="18"/>
          <w:szCs w:val="18"/>
        </w:rPr>
        <w:t>, the only method from which you don't need to call the super class is</w:t>
      </w:r>
      <w:r w:rsidRPr="00A23A84">
        <w:rPr>
          <w:rStyle w:val="apple-converted-space"/>
          <w:rFonts w:ascii="Roboto" w:eastAsiaTheme="majorEastAsia" w:hAnsi="Roboto"/>
          <w:sz w:val="18"/>
          <w:szCs w:val="18"/>
        </w:rPr>
        <w:t> </w:t>
      </w:r>
      <w:hyperlink r:id="rId289" w:anchor="onBind(android.content.Intent)" w:history="1">
        <w:r w:rsidRPr="00A23A84">
          <w:rPr>
            <w:rStyle w:val="Hyperlink"/>
            <w:rFonts w:ascii="Consolas" w:eastAsiaTheme="majorEastAsia" w:hAnsi="Consolas" w:cs="Courier New"/>
            <w:color w:val="auto"/>
            <w:sz w:val="16"/>
            <w:szCs w:val="16"/>
          </w:rPr>
          <w:t>onBind()</w:t>
        </w:r>
      </w:hyperlink>
      <w:r w:rsidRPr="00A23A84">
        <w:rPr>
          <w:rFonts w:ascii="Roboto" w:hAnsi="Roboto"/>
          <w:sz w:val="18"/>
          <w:szCs w:val="18"/>
        </w:rPr>
        <w:t>. You need to implement this only if your service allows binding.</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In the next section, you'll see how the same kind of service is implemented when extending the base</w:t>
      </w:r>
      <w:r w:rsidRPr="00A23A84">
        <w:rPr>
          <w:rStyle w:val="apple-converted-space"/>
          <w:rFonts w:ascii="Roboto" w:eastAsiaTheme="majorEastAsia" w:hAnsi="Roboto"/>
          <w:sz w:val="18"/>
          <w:szCs w:val="18"/>
        </w:rPr>
        <w:t> </w:t>
      </w:r>
      <w:hyperlink r:id="rId290" w:history="1">
        <w:r w:rsidRPr="00A23A84">
          <w:rPr>
            <w:rStyle w:val="Hyperlink"/>
            <w:rFonts w:ascii="Consolas" w:eastAsiaTheme="majorEastAsia" w:hAnsi="Consolas" w:cs="Courier New"/>
            <w:color w:val="auto"/>
            <w:sz w:val="16"/>
            <w:szCs w:val="16"/>
          </w:rPr>
          <w:t>Service</w:t>
        </w:r>
      </w:hyperlink>
      <w:r w:rsidRPr="00A23A84">
        <w:rPr>
          <w:rStyle w:val="apple-converted-space"/>
          <w:rFonts w:ascii="Roboto" w:eastAsiaTheme="majorEastAsia" w:hAnsi="Roboto"/>
          <w:sz w:val="18"/>
          <w:szCs w:val="18"/>
        </w:rPr>
        <w:t> </w:t>
      </w:r>
      <w:r w:rsidRPr="00A23A84">
        <w:rPr>
          <w:rFonts w:ascii="Roboto" w:hAnsi="Roboto"/>
          <w:sz w:val="18"/>
          <w:szCs w:val="18"/>
        </w:rPr>
        <w:t>class, which uses more code, but might be appropriate if you need to handle simultaneous start requests.</w:t>
      </w:r>
    </w:p>
    <w:p w:rsidR="00FE5A3F" w:rsidRPr="00A23A84" w:rsidRDefault="00FE5A3F" w:rsidP="00A23A84">
      <w:pPr>
        <w:pStyle w:val="Heading3"/>
        <w:shd w:val="clear" w:color="auto" w:fill="FFFFFF"/>
        <w:spacing w:before="0" w:line="401" w:lineRule="atLeast"/>
        <w:rPr>
          <w:rFonts w:ascii="Roboto" w:hAnsi="Roboto"/>
          <w:b w:val="0"/>
          <w:bCs w:val="0"/>
          <w:color w:val="auto"/>
          <w:sz w:val="30"/>
          <w:szCs w:val="30"/>
        </w:rPr>
      </w:pPr>
      <w:r w:rsidRPr="00A23A84">
        <w:rPr>
          <w:rFonts w:ascii="Roboto" w:hAnsi="Roboto"/>
          <w:b w:val="0"/>
          <w:bCs w:val="0"/>
          <w:color w:val="auto"/>
          <w:sz w:val="30"/>
          <w:szCs w:val="30"/>
        </w:rPr>
        <w:t>Extending the Service class</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Using</w:t>
      </w:r>
      <w:r w:rsidRPr="00A23A84">
        <w:rPr>
          <w:rStyle w:val="apple-converted-space"/>
          <w:rFonts w:ascii="Roboto" w:eastAsiaTheme="majorEastAsia" w:hAnsi="Roboto"/>
          <w:sz w:val="18"/>
          <w:szCs w:val="18"/>
        </w:rPr>
        <w:t> </w:t>
      </w:r>
      <w:hyperlink r:id="rId291" w:history="1">
        <w:r w:rsidRPr="00A23A84">
          <w:rPr>
            <w:rStyle w:val="Hyperlink"/>
            <w:rFonts w:ascii="Consolas" w:eastAsiaTheme="majorEastAsia" w:hAnsi="Consolas" w:cs="Courier New"/>
            <w:color w:val="auto"/>
            <w:sz w:val="16"/>
            <w:szCs w:val="16"/>
          </w:rPr>
          <w:t>IntentService</w:t>
        </w:r>
      </w:hyperlink>
      <w:r w:rsidRPr="00A23A84">
        <w:rPr>
          <w:rStyle w:val="apple-converted-space"/>
          <w:rFonts w:ascii="Roboto" w:eastAsiaTheme="majorEastAsia" w:hAnsi="Roboto"/>
          <w:sz w:val="18"/>
          <w:szCs w:val="18"/>
        </w:rPr>
        <w:t> </w:t>
      </w:r>
      <w:r w:rsidRPr="00A23A84">
        <w:rPr>
          <w:rFonts w:ascii="Roboto" w:hAnsi="Roboto"/>
          <w:sz w:val="18"/>
          <w:szCs w:val="18"/>
        </w:rPr>
        <w:t>makes your implementation of a started service very simple. If, however, you require your service to perform multi-threading (instead of processing start requests through a work queue), you can extend the</w:t>
      </w:r>
      <w:r w:rsidRPr="00A23A84">
        <w:rPr>
          <w:rStyle w:val="apple-converted-space"/>
          <w:rFonts w:ascii="Roboto" w:eastAsiaTheme="majorEastAsia" w:hAnsi="Roboto"/>
          <w:sz w:val="18"/>
          <w:szCs w:val="18"/>
        </w:rPr>
        <w:t> </w:t>
      </w:r>
      <w:hyperlink r:id="rId292" w:history="1">
        <w:r w:rsidRPr="00A23A84">
          <w:rPr>
            <w:rStyle w:val="Hyperlink"/>
            <w:rFonts w:ascii="Consolas" w:eastAsiaTheme="majorEastAsia" w:hAnsi="Consolas" w:cs="Courier New"/>
            <w:color w:val="auto"/>
            <w:sz w:val="16"/>
            <w:szCs w:val="16"/>
          </w:rPr>
          <w:t>Service</w:t>
        </w:r>
      </w:hyperlink>
      <w:r w:rsidRPr="00A23A84">
        <w:rPr>
          <w:rStyle w:val="apple-converted-space"/>
          <w:rFonts w:ascii="Roboto" w:eastAsiaTheme="majorEastAsia" w:hAnsi="Roboto"/>
          <w:sz w:val="18"/>
          <w:szCs w:val="18"/>
        </w:rPr>
        <w:t> </w:t>
      </w:r>
      <w:r w:rsidRPr="00A23A84">
        <w:rPr>
          <w:rFonts w:ascii="Roboto" w:hAnsi="Roboto"/>
          <w:sz w:val="18"/>
          <w:szCs w:val="18"/>
        </w:rPr>
        <w:t>class to handle each intent.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For comparison, the following example code shows an implementation of the</w:t>
      </w:r>
      <w:r w:rsidRPr="00A23A84">
        <w:rPr>
          <w:rStyle w:val="apple-converted-space"/>
          <w:rFonts w:ascii="Roboto" w:eastAsiaTheme="majorEastAsia" w:hAnsi="Roboto"/>
          <w:sz w:val="18"/>
          <w:szCs w:val="18"/>
        </w:rPr>
        <w:t> </w:t>
      </w:r>
      <w:hyperlink r:id="rId293" w:history="1">
        <w:r w:rsidRPr="00A23A84">
          <w:rPr>
            <w:rStyle w:val="Hyperlink"/>
            <w:rFonts w:ascii="Consolas" w:eastAsiaTheme="majorEastAsia" w:hAnsi="Consolas" w:cs="Courier New"/>
            <w:color w:val="auto"/>
            <w:sz w:val="16"/>
            <w:szCs w:val="16"/>
          </w:rPr>
          <w:t>Service</w:t>
        </w:r>
      </w:hyperlink>
      <w:r w:rsidRPr="00A23A84">
        <w:rPr>
          <w:rStyle w:val="apple-converted-space"/>
          <w:rFonts w:ascii="Roboto" w:eastAsiaTheme="majorEastAsia" w:hAnsi="Roboto"/>
          <w:sz w:val="18"/>
          <w:szCs w:val="18"/>
        </w:rPr>
        <w:t> </w:t>
      </w:r>
      <w:r w:rsidRPr="00A23A84">
        <w:rPr>
          <w:rFonts w:ascii="Roboto" w:hAnsi="Roboto"/>
          <w:sz w:val="18"/>
          <w:szCs w:val="18"/>
        </w:rPr>
        <w:t>class that performs the same work as the previous example using</w:t>
      </w:r>
      <w:r w:rsidRPr="00A23A84">
        <w:rPr>
          <w:rStyle w:val="apple-converted-space"/>
          <w:rFonts w:ascii="Roboto" w:eastAsiaTheme="majorEastAsia" w:hAnsi="Roboto"/>
          <w:sz w:val="18"/>
          <w:szCs w:val="18"/>
        </w:rPr>
        <w:t> </w:t>
      </w:r>
      <w:hyperlink r:id="rId294" w:history="1">
        <w:r w:rsidRPr="00A23A84">
          <w:rPr>
            <w:rStyle w:val="Hyperlink"/>
            <w:rFonts w:ascii="Consolas" w:eastAsiaTheme="majorEastAsia" w:hAnsi="Consolas" w:cs="Courier New"/>
            <w:color w:val="auto"/>
            <w:sz w:val="16"/>
            <w:szCs w:val="16"/>
          </w:rPr>
          <w:t>IntentService</w:t>
        </w:r>
      </w:hyperlink>
      <w:r w:rsidRPr="00A23A84">
        <w:rPr>
          <w:rFonts w:ascii="Roboto" w:hAnsi="Roboto"/>
          <w:sz w:val="18"/>
          <w:szCs w:val="18"/>
        </w:rPr>
        <w:t>. That is, for each start request, it uses a worker thread to perform the job and processes only one request at a time.</w:t>
      </w:r>
    </w:p>
    <w:p w:rsidR="00FE5A3F" w:rsidRPr="00A23A84" w:rsidRDefault="00FE5A3F" w:rsidP="00A23A84">
      <w:pPr>
        <w:pStyle w:val="HTMLPreformatted"/>
        <w:pBdr>
          <w:top w:val="single" w:sz="4" w:space="12" w:color="DDDDDD"/>
          <w:left w:val="single" w:sz="4" w:space="12" w:color="DDDDDD"/>
          <w:bottom w:val="single" w:sz="4" w:space="12" w:color="DDDDDD"/>
          <w:right w:val="single" w:sz="4" w:space="12" w:color="DDDDDD"/>
        </w:pBdr>
        <w:shd w:val="clear" w:color="auto" w:fill="F7F7F7"/>
        <w:spacing w:after="240" w:line="225" w:lineRule="atLeast"/>
        <w:rPr>
          <w:rFonts w:ascii="Consolas" w:hAnsi="Consolas"/>
          <w:sz w:val="16"/>
          <w:szCs w:val="16"/>
        </w:rPr>
      </w:pP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kwd"/>
          <w:rFonts w:ascii="Consolas" w:hAnsi="Consolas"/>
          <w:sz w:val="16"/>
          <w:szCs w:val="16"/>
        </w:rPr>
        <w:t>class</w:t>
      </w:r>
      <w:r w:rsidRPr="00A23A84">
        <w:rPr>
          <w:rStyle w:val="pln"/>
          <w:rFonts w:ascii="Consolas" w:hAnsi="Consolas"/>
          <w:sz w:val="16"/>
          <w:szCs w:val="16"/>
        </w:rPr>
        <w:t xml:space="preserve"> </w:t>
      </w:r>
      <w:r w:rsidRPr="00A23A84">
        <w:rPr>
          <w:rStyle w:val="typ"/>
          <w:rFonts w:ascii="Consolas" w:hAnsi="Consolas"/>
          <w:sz w:val="16"/>
          <w:szCs w:val="16"/>
        </w:rPr>
        <w:t>HelloService</w:t>
      </w:r>
      <w:r w:rsidRPr="00A23A84">
        <w:rPr>
          <w:rStyle w:val="pln"/>
          <w:rFonts w:ascii="Consolas" w:hAnsi="Consolas"/>
          <w:sz w:val="16"/>
          <w:szCs w:val="16"/>
        </w:rPr>
        <w:t xml:space="preserve"> </w:t>
      </w:r>
      <w:r w:rsidRPr="00A23A84">
        <w:rPr>
          <w:rStyle w:val="kwd"/>
          <w:rFonts w:ascii="Consolas" w:hAnsi="Consolas"/>
          <w:sz w:val="16"/>
          <w:szCs w:val="16"/>
        </w:rPr>
        <w:t>extends</w:t>
      </w:r>
      <w:r w:rsidRPr="00A23A84">
        <w:rPr>
          <w:rStyle w:val="pln"/>
          <w:rFonts w:ascii="Consolas" w:hAnsi="Consolas"/>
          <w:sz w:val="16"/>
          <w:szCs w:val="16"/>
        </w:rPr>
        <w:t xml:space="preserve"> </w:t>
      </w:r>
      <w:r w:rsidRPr="00A23A84">
        <w:rPr>
          <w:rStyle w:val="typ"/>
          <w:rFonts w:ascii="Consolas" w:hAnsi="Consolas"/>
          <w:sz w:val="16"/>
          <w:szCs w:val="16"/>
        </w:rPr>
        <w:t>Service</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private</w:t>
      </w:r>
      <w:r w:rsidRPr="00A23A84">
        <w:rPr>
          <w:rStyle w:val="pln"/>
          <w:rFonts w:ascii="Consolas" w:hAnsi="Consolas"/>
          <w:sz w:val="16"/>
          <w:szCs w:val="16"/>
        </w:rPr>
        <w:t xml:space="preserve"> </w:t>
      </w:r>
      <w:r w:rsidRPr="00A23A84">
        <w:rPr>
          <w:rStyle w:val="typ"/>
          <w:rFonts w:ascii="Consolas" w:hAnsi="Consolas"/>
          <w:sz w:val="16"/>
          <w:szCs w:val="16"/>
        </w:rPr>
        <w:t>Looper</w:t>
      </w:r>
      <w:r w:rsidRPr="00A23A84">
        <w:rPr>
          <w:rStyle w:val="pln"/>
          <w:rFonts w:ascii="Consolas" w:hAnsi="Consolas"/>
          <w:sz w:val="16"/>
          <w:szCs w:val="16"/>
        </w:rPr>
        <w:t xml:space="preserve"> mServiceLooper</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private</w:t>
      </w:r>
      <w:r w:rsidRPr="00A23A84">
        <w:rPr>
          <w:rStyle w:val="pln"/>
          <w:rFonts w:ascii="Consolas" w:hAnsi="Consolas"/>
          <w:sz w:val="16"/>
          <w:szCs w:val="16"/>
        </w:rPr>
        <w:t xml:space="preserve"> </w:t>
      </w:r>
      <w:r w:rsidRPr="00A23A84">
        <w:rPr>
          <w:rStyle w:val="typ"/>
          <w:rFonts w:ascii="Consolas" w:hAnsi="Consolas"/>
          <w:sz w:val="16"/>
          <w:szCs w:val="16"/>
        </w:rPr>
        <w:t>ServiceHandler</w:t>
      </w:r>
      <w:r w:rsidRPr="00A23A84">
        <w:rPr>
          <w:rStyle w:val="pln"/>
          <w:rFonts w:ascii="Consolas" w:hAnsi="Consolas"/>
          <w:sz w:val="16"/>
          <w:szCs w:val="16"/>
        </w:rPr>
        <w:t xml:space="preserve"> mServiceHandler</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Handler that receives messages from the thread</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private</w:t>
      </w:r>
      <w:r w:rsidRPr="00A23A84">
        <w:rPr>
          <w:rStyle w:val="pln"/>
          <w:rFonts w:ascii="Consolas" w:hAnsi="Consolas"/>
          <w:sz w:val="16"/>
          <w:szCs w:val="16"/>
        </w:rPr>
        <w:t xml:space="preserve"> </w:t>
      </w:r>
      <w:r w:rsidRPr="00A23A84">
        <w:rPr>
          <w:rStyle w:val="kwd"/>
          <w:rFonts w:ascii="Consolas" w:hAnsi="Consolas"/>
          <w:sz w:val="16"/>
          <w:szCs w:val="16"/>
        </w:rPr>
        <w:t>final</w:t>
      </w:r>
      <w:r w:rsidRPr="00A23A84">
        <w:rPr>
          <w:rStyle w:val="pln"/>
          <w:rFonts w:ascii="Consolas" w:hAnsi="Consolas"/>
          <w:sz w:val="16"/>
          <w:szCs w:val="16"/>
        </w:rPr>
        <w:t xml:space="preserve"> </w:t>
      </w:r>
      <w:r w:rsidRPr="00A23A84">
        <w:rPr>
          <w:rStyle w:val="kwd"/>
          <w:rFonts w:ascii="Consolas" w:hAnsi="Consolas"/>
          <w:sz w:val="16"/>
          <w:szCs w:val="16"/>
        </w:rPr>
        <w:t>class</w:t>
      </w:r>
      <w:r w:rsidRPr="00A23A84">
        <w:rPr>
          <w:rStyle w:val="pln"/>
          <w:rFonts w:ascii="Consolas" w:hAnsi="Consolas"/>
          <w:sz w:val="16"/>
          <w:szCs w:val="16"/>
        </w:rPr>
        <w:t xml:space="preserve"> </w:t>
      </w:r>
      <w:r w:rsidRPr="00A23A84">
        <w:rPr>
          <w:rStyle w:val="typ"/>
          <w:rFonts w:ascii="Consolas" w:hAnsi="Consolas"/>
          <w:sz w:val="16"/>
          <w:szCs w:val="16"/>
        </w:rPr>
        <w:t>ServiceHandler</w:t>
      </w:r>
      <w:r w:rsidRPr="00A23A84">
        <w:rPr>
          <w:rStyle w:val="pln"/>
          <w:rFonts w:ascii="Consolas" w:hAnsi="Consolas"/>
          <w:sz w:val="16"/>
          <w:szCs w:val="16"/>
        </w:rPr>
        <w:t xml:space="preserve"> </w:t>
      </w:r>
      <w:r w:rsidRPr="00A23A84">
        <w:rPr>
          <w:rStyle w:val="kwd"/>
          <w:rFonts w:ascii="Consolas" w:hAnsi="Consolas"/>
          <w:sz w:val="16"/>
          <w:szCs w:val="16"/>
        </w:rPr>
        <w:t>extends</w:t>
      </w:r>
      <w:r w:rsidRPr="00A23A84">
        <w:rPr>
          <w:rStyle w:val="pln"/>
          <w:rFonts w:ascii="Consolas" w:hAnsi="Consolas"/>
          <w:sz w:val="16"/>
          <w:szCs w:val="16"/>
        </w:rPr>
        <w:t xml:space="preserve"> </w:t>
      </w:r>
      <w:r w:rsidRPr="00A23A84">
        <w:rPr>
          <w:rStyle w:val="typ"/>
          <w:rFonts w:ascii="Consolas" w:hAnsi="Consolas"/>
          <w:sz w:val="16"/>
          <w:szCs w:val="16"/>
        </w:rPr>
        <w:t>Handler</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typ"/>
          <w:rFonts w:ascii="Consolas" w:hAnsi="Consolas"/>
          <w:sz w:val="16"/>
          <w:szCs w:val="16"/>
        </w:rPr>
        <w:t>ServiceHandler</w:t>
      </w:r>
      <w:r w:rsidRPr="00A23A84">
        <w:rPr>
          <w:rStyle w:val="pun"/>
          <w:rFonts w:ascii="Consolas" w:hAnsi="Consolas"/>
          <w:sz w:val="16"/>
          <w:szCs w:val="16"/>
        </w:rPr>
        <w:t>(</w:t>
      </w:r>
      <w:r w:rsidRPr="00A23A84">
        <w:rPr>
          <w:rStyle w:val="typ"/>
          <w:rFonts w:ascii="Consolas" w:hAnsi="Consolas"/>
          <w:sz w:val="16"/>
          <w:szCs w:val="16"/>
        </w:rPr>
        <w:t>Looper</w:t>
      </w:r>
      <w:r w:rsidRPr="00A23A84">
        <w:rPr>
          <w:rStyle w:val="pln"/>
          <w:rFonts w:ascii="Consolas" w:hAnsi="Consolas"/>
          <w:sz w:val="16"/>
          <w:szCs w:val="16"/>
        </w:rPr>
        <w:t xml:space="preserve"> looper</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super</w:t>
      </w:r>
      <w:r w:rsidRPr="00A23A84">
        <w:rPr>
          <w:rStyle w:val="pun"/>
          <w:rFonts w:ascii="Consolas" w:hAnsi="Consolas"/>
          <w:sz w:val="16"/>
          <w:szCs w:val="16"/>
        </w:rPr>
        <w:t>(</w:t>
      </w:r>
      <w:r w:rsidRPr="00A23A84">
        <w:rPr>
          <w:rStyle w:val="pln"/>
          <w:rFonts w:ascii="Consolas" w:hAnsi="Consolas"/>
          <w:sz w:val="16"/>
          <w:szCs w:val="16"/>
        </w:rPr>
        <w:t>looper</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lit"/>
          <w:rFonts w:ascii="Consolas" w:hAnsi="Consolas"/>
          <w:sz w:val="16"/>
          <w:szCs w:val="16"/>
        </w:rPr>
        <w:t>@Override</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kwd"/>
          <w:rFonts w:ascii="Consolas" w:hAnsi="Consolas"/>
          <w:sz w:val="16"/>
          <w:szCs w:val="16"/>
        </w:rPr>
        <w:t>void</w:t>
      </w:r>
      <w:r w:rsidRPr="00A23A84">
        <w:rPr>
          <w:rStyle w:val="pln"/>
          <w:rFonts w:ascii="Consolas" w:hAnsi="Consolas"/>
          <w:sz w:val="16"/>
          <w:szCs w:val="16"/>
        </w:rPr>
        <w:t xml:space="preserve"> handleMessage</w:t>
      </w:r>
      <w:r w:rsidRPr="00A23A84">
        <w:rPr>
          <w:rStyle w:val="pun"/>
          <w:rFonts w:ascii="Consolas" w:hAnsi="Consolas"/>
          <w:sz w:val="16"/>
          <w:szCs w:val="16"/>
        </w:rPr>
        <w:t>(</w:t>
      </w:r>
      <w:r w:rsidRPr="00A23A84">
        <w:rPr>
          <w:rStyle w:val="typ"/>
          <w:rFonts w:ascii="Consolas" w:hAnsi="Consolas"/>
          <w:sz w:val="16"/>
          <w:szCs w:val="16"/>
        </w:rPr>
        <w:t>Message</w:t>
      </w:r>
      <w:r w:rsidRPr="00A23A84">
        <w:rPr>
          <w:rStyle w:val="pln"/>
          <w:rFonts w:ascii="Consolas" w:hAnsi="Consolas"/>
          <w:sz w:val="16"/>
          <w:szCs w:val="16"/>
        </w:rPr>
        <w:t xml:space="preserve"> msg</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Normally we would do some work here, like download a file.</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For our sample, we just sleep for 5 seconds.</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try</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Thread</w:t>
      </w:r>
      <w:r w:rsidRPr="00A23A84">
        <w:rPr>
          <w:rStyle w:val="pun"/>
          <w:rFonts w:ascii="Consolas" w:hAnsi="Consolas"/>
          <w:sz w:val="16"/>
          <w:szCs w:val="16"/>
        </w:rPr>
        <w:t>.</w:t>
      </w:r>
      <w:r w:rsidRPr="00A23A84">
        <w:rPr>
          <w:rStyle w:val="pln"/>
          <w:rFonts w:ascii="Consolas" w:hAnsi="Consolas"/>
          <w:sz w:val="16"/>
          <w:szCs w:val="16"/>
        </w:rPr>
        <w:t>sleep</w:t>
      </w:r>
      <w:r w:rsidRPr="00A23A84">
        <w:rPr>
          <w:rStyle w:val="pun"/>
          <w:rFonts w:ascii="Consolas" w:hAnsi="Consolas"/>
          <w:sz w:val="16"/>
          <w:szCs w:val="16"/>
        </w:rPr>
        <w:t>(</w:t>
      </w:r>
      <w:r w:rsidRPr="00A23A84">
        <w:rPr>
          <w:rStyle w:val="lit"/>
          <w:rFonts w:ascii="Consolas" w:hAnsi="Consolas"/>
          <w:sz w:val="16"/>
          <w:szCs w:val="16"/>
        </w:rPr>
        <w:t>5000</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catch</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Style w:val="typ"/>
          <w:rFonts w:ascii="Consolas" w:hAnsi="Consolas"/>
          <w:sz w:val="16"/>
          <w:szCs w:val="16"/>
        </w:rPr>
        <w:t>InterruptedException</w:t>
      </w:r>
      <w:r w:rsidRPr="00A23A84">
        <w:rPr>
          <w:rStyle w:val="pln"/>
          <w:rFonts w:ascii="Consolas" w:hAnsi="Consolas"/>
          <w:sz w:val="16"/>
          <w:szCs w:val="16"/>
        </w:rPr>
        <w:t xml:space="preserve"> e</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Restore interrupt status.</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Thread</w:t>
      </w:r>
      <w:r w:rsidRPr="00A23A84">
        <w:rPr>
          <w:rStyle w:val="pun"/>
          <w:rFonts w:ascii="Consolas" w:hAnsi="Consolas"/>
          <w:sz w:val="16"/>
          <w:szCs w:val="16"/>
        </w:rPr>
        <w:t>.</w:t>
      </w:r>
      <w:r w:rsidRPr="00A23A84">
        <w:rPr>
          <w:rStyle w:val="pln"/>
          <w:rFonts w:ascii="Consolas" w:hAnsi="Consolas"/>
          <w:sz w:val="16"/>
          <w:szCs w:val="16"/>
        </w:rPr>
        <w:t>currentThread</w:t>
      </w:r>
      <w:r w:rsidRPr="00A23A84">
        <w:rPr>
          <w:rStyle w:val="pun"/>
          <w:rFonts w:ascii="Consolas" w:hAnsi="Consolas"/>
          <w:sz w:val="16"/>
          <w:szCs w:val="16"/>
        </w:rPr>
        <w:t>().</w:t>
      </w:r>
      <w:r w:rsidRPr="00A23A84">
        <w:rPr>
          <w:rStyle w:val="pln"/>
          <w:rFonts w:ascii="Consolas" w:hAnsi="Consolas"/>
          <w:sz w:val="16"/>
          <w:szCs w:val="16"/>
        </w:rPr>
        <w:t>interrupt</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Stop the service using the startId, so that we don't stop</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the service in the middle of handling another job</w:t>
      </w:r>
      <w:r w:rsidRPr="00A23A84">
        <w:rPr>
          <w:rFonts w:ascii="Consolas" w:hAnsi="Consolas"/>
          <w:sz w:val="16"/>
          <w:szCs w:val="16"/>
        </w:rPr>
        <w:br/>
      </w:r>
      <w:r w:rsidRPr="00A23A84">
        <w:rPr>
          <w:rStyle w:val="pln"/>
          <w:rFonts w:ascii="Consolas" w:hAnsi="Consolas"/>
          <w:sz w:val="16"/>
          <w:szCs w:val="16"/>
        </w:rPr>
        <w:t>          stopSelf</w:t>
      </w:r>
      <w:r w:rsidRPr="00A23A84">
        <w:rPr>
          <w:rStyle w:val="pun"/>
          <w:rFonts w:ascii="Consolas" w:hAnsi="Consolas"/>
          <w:sz w:val="16"/>
          <w:szCs w:val="16"/>
        </w:rPr>
        <w:t>(</w:t>
      </w:r>
      <w:r w:rsidRPr="00A23A84">
        <w:rPr>
          <w:rStyle w:val="pln"/>
          <w:rFonts w:ascii="Consolas" w:hAnsi="Consolas"/>
          <w:sz w:val="16"/>
          <w:szCs w:val="16"/>
        </w:rPr>
        <w:t>msg</w:t>
      </w:r>
      <w:r w:rsidRPr="00A23A84">
        <w:rPr>
          <w:rStyle w:val="pun"/>
          <w:rFonts w:ascii="Consolas" w:hAnsi="Consolas"/>
          <w:sz w:val="16"/>
          <w:szCs w:val="16"/>
        </w:rPr>
        <w:t>.</w:t>
      </w:r>
      <w:r w:rsidRPr="00A23A84">
        <w:rPr>
          <w:rStyle w:val="pln"/>
          <w:rFonts w:ascii="Consolas" w:hAnsi="Consolas"/>
          <w:sz w:val="16"/>
          <w:szCs w:val="16"/>
        </w:rPr>
        <w:t>arg1</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lit"/>
          <w:rFonts w:ascii="Consolas" w:hAnsi="Consolas"/>
          <w:sz w:val="16"/>
          <w:szCs w:val="16"/>
        </w:rPr>
        <w:t>@Override</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kwd"/>
          <w:rFonts w:ascii="Consolas" w:hAnsi="Consolas"/>
          <w:sz w:val="16"/>
          <w:szCs w:val="16"/>
        </w:rPr>
        <w:t>void</w:t>
      </w:r>
      <w:r w:rsidRPr="00A23A84">
        <w:rPr>
          <w:rStyle w:val="pln"/>
          <w:rFonts w:ascii="Consolas" w:hAnsi="Consolas"/>
          <w:sz w:val="16"/>
          <w:szCs w:val="16"/>
        </w:rPr>
        <w:t xml:space="preserve"> onCreate</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lastRenderedPageBreak/>
        <w:t xml:space="preserve">    </w:t>
      </w:r>
      <w:r w:rsidRPr="00A23A84">
        <w:rPr>
          <w:rStyle w:val="com"/>
          <w:rFonts w:ascii="Consolas" w:hAnsi="Consolas"/>
          <w:sz w:val="16"/>
          <w:szCs w:val="16"/>
        </w:rPr>
        <w:t>// Start up the thread running the service.  Note that we create a</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separate thread because the service normally runs in the process's</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main thread, which we don't want to block.  We also make it</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background priority so CPU-intensive work will not disrupt our UI.</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HandlerThread</w:t>
      </w:r>
      <w:r w:rsidRPr="00A23A84">
        <w:rPr>
          <w:rStyle w:val="pln"/>
          <w:rFonts w:ascii="Consolas" w:hAnsi="Consolas"/>
          <w:sz w:val="16"/>
          <w:szCs w:val="16"/>
        </w:rPr>
        <w:t xml:space="preserve"> thread </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new</w:t>
      </w:r>
      <w:r w:rsidRPr="00A23A84">
        <w:rPr>
          <w:rStyle w:val="pln"/>
          <w:rFonts w:ascii="Consolas" w:hAnsi="Consolas"/>
          <w:sz w:val="16"/>
          <w:szCs w:val="16"/>
        </w:rPr>
        <w:t xml:space="preserve"> </w:t>
      </w:r>
      <w:r w:rsidRPr="00A23A84">
        <w:rPr>
          <w:rStyle w:val="typ"/>
          <w:rFonts w:ascii="Consolas" w:hAnsi="Consolas"/>
          <w:sz w:val="16"/>
          <w:szCs w:val="16"/>
        </w:rPr>
        <w:t>HandlerThread</w:t>
      </w:r>
      <w:r w:rsidRPr="00A23A84">
        <w:rPr>
          <w:rStyle w:val="pun"/>
          <w:rFonts w:ascii="Consolas" w:hAnsi="Consolas"/>
          <w:sz w:val="16"/>
          <w:szCs w:val="16"/>
        </w:rPr>
        <w:t>(</w:t>
      </w:r>
      <w:r w:rsidRPr="00A23A84">
        <w:rPr>
          <w:rStyle w:val="str"/>
          <w:rFonts w:ascii="Consolas" w:hAnsi="Consolas"/>
          <w:sz w:val="16"/>
          <w:szCs w:val="16"/>
        </w:rPr>
        <w:t>"ServiceStartArguments"</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Process</w:t>
      </w:r>
      <w:r w:rsidRPr="00A23A84">
        <w:rPr>
          <w:rStyle w:val="pun"/>
          <w:rFonts w:ascii="Consolas" w:hAnsi="Consolas"/>
          <w:sz w:val="16"/>
          <w:szCs w:val="16"/>
        </w:rPr>
        <w:t>.</w:t>
      </w:r>
      <w:r w:rsidRPr="00A23A84">
        <w:rPr>
          <w:rStyle w:val="pln"/>
          <w:rFonts w:ascii="Consolas" w:hAnsi="Consolas"/>
          <w:sz w:val="16"/>
          <w:szCs w:val="16"/>
        </w:rPr>
        <w:t>THREAD_PRIORITY_BACKGROUND</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thread</w:t>
      </w:r>
      <w:r w:rsidRPr="00A23A84">
        <w:rPr>
          <w:rStyle w:val="pun"/>
          <w:rFonts w:ascii="Consolas" w:hAnsi="Consolas"/>
          <w:sz w:val="16"/>
          <w:szCs w:val="16"/>
        </w:rPr>
        <w:t>.</w:t>
      </w:r>
      <w:r w:rsidRPr="00A23A84">
        <w:rPr>
          <w:rStyle w:val="pln"/>
          <w:rFonts w:ascii="Consolas" w:hAnsi="Consolas"/>
          <w:sz w:val="16"/>
          <w:szCs w:val="16"/>
        </w:rPr>
        <w:t>start</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Get the HandlerThread's Looper and use it for our Handler</w:t>
      </w:r>
      <w:r w:rsidRPr="00A23A84">
        <w:rPr>
          <w:rFonts w:ascii="Consolas" w:hAnsi="Consolas"/>
          <w:sz w:val="16"/>
          <w:szCs w:val="16"/>
        </w:rPr>
        <w:br/>
      </w:r>
      <w:r w:rsidRPr="00A23A84">
        <w:rPr>
          <w:rStyle w:val="pln"/>
          <w:rFonts w:ascii="Consolas" w:hAnsi="Consolas"/>
          <w:sz w:val="16"/>
          <w:szCs w:val="16"/>
        </w:rPr>
        <w:t xml:space="preserve">    mServiceLooper </w:t>
      </w:r>
      <w:r w:rsidRPr="00A23A84">
        <w:rPr>
          <w:rStyle w:val="pun"/>
          <w:rFonts w:ascii="Consolas" w:hAnsi="Consolas"/>
          <w:sz w:val="16"/>
          <w:szCs w:val="16"/>
        </w:rPr>
        <w:t>=</w:t>
      </w:r>
      <w:r w:rsidRPr="00A23A84">
        <w:rPr>
          <w:rStyle w:val="pln"/>
          <w:rFonts w:ascii="Consolas" w:hAnsi="Consolas"/>
          <w:sz w:val="16"/>
          <w:szCs w:val="16"/>
        </w:rPr>
        <w:t xml:space="preserve"> thread</w:t>
      </w:r>
      <w:r w:rsidRPr="00A23A84">
        <w:rPr>
          <w:rStyle w:val="pun"/>
          <w:rFonts w:ascii="Consolas" w:hAnsi="Consolas"/>
          <w:sz w:val="16"/>
          <w:szCs w:val="16"/>
        </w:rPr>
        <w:t>.</w:t>
      </w:r>
      <w:r w:rsidRPr="00A23A84">
        <w:rPr>
          <w:rStyle w:val="pln"/>
          <w:rFonts w:ascii="Consolas" w:hAnsi="Consolas"/>
          <w:sz w:val="16"/>
          <w:szCs w:val="16"/>
        </w:rPr>
        <w:t>getLooper</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mServiceHandler </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new</w:t>
      </w:r>
      <w:r w:rsidRPr="00A23A84">
        <w:rPr>
          <w:rStyle w:val="pln"/>
          <w:rFonts w:ascii="Consolas" w:hAnsi="Consolas"/>
          <w:sz w:val="16"/>
          <w:szCs w:val="16"/>
        </w:rPr>
        <w:t xml:space="preserve"> </w:t>
      </w:r>
      <w:r w:rsidRPr="00A23A84">
        <w:rPr>
          <w:rStyle w:val="typ"/>
          <w:rFonts w:ascii="Consolas" w:hAnsi="Consolas"/>
          <w:sz w:val="16"/>
          <w:szCs w:val="16"/>
        </w:rPr>
        <w:t>ServiceHandler</w:t>
      </w:r>
      <w:r w:rsidRPr="00A23A84">
        <w:rPr>
          <w:rStyle w:val="pun"/>
          <w:rFonts w:ascii="Consolas" w:hAnsi="Consolas"/>
          <w:sz w:val="16"/>
          <w:szCs w:val="16"/>
        </w:rPr>
        <w:t>(</w:t>
      </w:r>
      <w:r w:rsidRPr="00A23A84">
        <w:rPr>
          <w:rStyle w:val="pln"/>
          <w:rFonts w:ascii="Consolas" w:hAnsi="Consolas"/>
          <w:sz w:val="16"/>
          <w:szCs w:val="16"/>
        </w:rPr>
        <w:t>mServiceLooper</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lit"/>
          <w:rFonts w:ascii="Consolas" w:hAnsi="Consolas"/>
          <w:sz w:val="16"/>
          <w:szCs w:val="16"/>
        </w:rPr>
        <w:t>@Override</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kwd"/>
          <w:rFonts w:ascii="Consolas" w:hAnsi="Consolas"/>
          <w:sz w:val="16"/>
          <w:szCs w:val="16"/>
        </w:rPr>
        <w:t>int</w:t>
      </w:r>
      <w:r w:rsidRPr="00A23A84">
        <w:rPr>
          <w:rStyle w:val="pln"/>
          <w:rFonts w:ascii="Consolas" w:hAnsi="Consolas"/>
          <w:sz w:val="16"/>
          <w:szCs w:val="16"/>
        </w:rPr>
        <w:t xml:space="preserve"> onStartCommand</w:t>
      </w:r>
      <w:r w:rsidRPr="00A23A84">
        <w:rPr>
          <w:rStyle w:val="pun"/>
          <w:rFonts w:ascii="Consolas" w:hAnsi="Consolas"/>
          <w:sz w:val="16"/>
          <w:szCs w:val="16"/>
        </w:rPr>
        <w:t>(</w:t>
      </w:r>
      <w:r w:rsidRPr="00A23A84">
        <w:rPr>
          <w:rStyle w:val="typ"/>
          <w:rFonts w:ascii="Consolas" w:hAnsi="Consolas"/>
          <w:sz w:val="16"/>
          <w:szCs w:val="16"/>
        </w:rPr>
        <w:t>Intent</w:t>
      </w:r>
      <w:r w:rsidRPr="00A23A84">
        <w:rPr>
          <w:rStyle w:val="pln"/>
          <w:rFonts w:ascii="Consolas" w:hAnsi="Consolas"/>
          <w:sz w:val="16"/>
          <w:szCs w:val="16"/>
        </w:rPr>
        <w:t xml:space="preserve"> intent</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int</w:t>
      </w:r>
      <w:r w:rsidRPr="00A23A84">
        <w:rPr>
          <w:rStyle w:val="pln"/>
          <w:rFonts w:ascii="Consolas" w:hAnsi="Consolas"/>
          <w:sz w:val="16"/>
          <w:szCs w:val="16"/>
        </w:rPr>
        <w:t xml:space="preserve"> flags</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int</w:t>
      </w:r>
      <w:r w:rsidRPr="00A23A84">
        <w:rPr>
          <w:rStyle w:val="pln"/>
          <w:rFonts w:ascii="Consolas" w:hAnsi="Consolas"/>
          <w:sz w:val="16"/>
          <w:szCs w:val="16"/>
        </w:rPr>
        <w:t xml:space="preserve"> startId</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Toast</w:t>
      </w:r>
      <w:r w:rsidRPr="00A23A84">
        <w:rPr>
          <w:rStyle w:val="pun"/>
          <w:rFonts w:ascii="Consolas" w:hAnsi="Consolas"/>
          <w:sz w:val="16"/>
          <w:szCs w:val="16"/>
        </w:rPr>
        <w:t>.</w:t>
      </w:r>
      <w:r w:rsidRPr="00A23A84">
        <w:rPr>
          <w:rStyle w:val="pln"/>
          <w:rFonts w:ascii="Consolas" w:hAnsi="Consolas"/>
          <w:sz w:val="16"/>
          <w:szCs w:val="16"/>
        </w:rPr>
        <w:t>makeText</w:t>
      </w:r>
      <w:r w:rsidRPr="00A23A84">
        <w:rPr>
          <w:rStyle w:val="pun"/>
          <w:rFonts w:ascii="Consolas" w:hAnsi="Consolas"/>
          <w:sz w:val="16"/>
          <w:szCs w:val="16"/>
        </w:rPr>
        <w:t>(</w:t>
      </w:r>
      <w:r w:rsidRPr="00A23A84">
        <w:rPr>
          <w:rStyle w:val="kwd"/>
          <w:rFonts w:ascii="Consolas" w:hAnsi="Consolas"/>
          <w:sz w:val="16"/>
          <w:szCs w:val="16"/>
        </w:rPr>
        <w:t>this</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str"/>
          <w:rFonts w:ascii="Consolas" w:hAnsi="Consolas"/>
          <w:sz w:val="16"/>
          <w:szCs w:val="16"/>
        </w:rPr>
        <w:t>"service starting"</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typ"/>
          <w:rFonts w:ascii="Consolas" w:hAnsi="Consolas"/>
          <w:sz w:val="16"/>
          <w:szCs w:val="16"/>
        </w:rPr>
        <w:t>Toast</w:t>
      </w:r>
      <w:r w:rsidRPr="00A23A84">
        <w:rPr>
          <w:rStyle w:val="pun"/>
          <w:rFonts w:ascii="Consolas" w:hAnsi="Consolas"/>
          <w:sz w:val="16"/>
          <w:szCs w:val="16"/>
        </w:rPr>
        <w:t>.</w:t>
      </w:r>
      <w:r w:rsidRPr="00A23A84">
        <w:rPr>
          <w:rStyle w:val="pln"/>
          <w:rFonts w:ascii="Consolas" w:hAnsi="Consolas"/>
          <w:sz w:val="16"/>
          <w:szCs w:val="16"/>
        </w:rPr>
        <w:t>LENGTH_SHORT</w:t>
      </w:r>
      <w:r w:rsidRPr="00A23A84">
        <w:rPr>
          <w:rStyle w:val="pun"/>
          <w:rFonts w:ascii="Consolas" w:hAnsi="Consolas"/>
          <w:sz w:val="16"/>
          <w:szCs w:val="16"/>
        </w:rPr>
        <w:t>).</w:t>
      </w:r>
      <w:r w:rsidRPr="00A23A84">
        <w:rPr>
          <w:rStyle w:val="pln"/>
          <w:rFonts w:ascii="Consolas" w:hAnsi="Consolas"/>
          <w:sz w:val="16"/>
          <w:szCs w:val="16"/>
        </w:rPr>
        <w:t>show</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For each start request, send a message to start a job and deliver the</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start ID so we know which request we're stopping when we finish the job</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Message</w:t>
      </w:r>
      <w:r w:rsidRPr="00A23A84">
        <w:rPr>
          <w:rStyle w:val="pln"/>
          <w:rFonts w:ascii="Consolas" w:hAnsi="Consolas"/>
          <w:sz w:val="16"/>
          <w:szCs w:val="16"/>
        </w:rPr>
        <w:t xml:space="preserve"> msg </w:t>
      </w:r>
      <w:r w:rsidRPr="00A23A84">
        <w:rPr>
          <w:rStyle w:val="pun"/>
          <w:rFonts w:ascii="Consolas" w:hAnsi="Consolas"/>
          <w:sz w:val="16"/>
          <w:szCs w:val="16"/>
        </w:rPr>
        <w:t>=</w:t>
      </w:r>
      <w:r w:rsidRPr="00A23A84">
        <w:rPr>
          <w:rStyle w:val="pln"/>
          <w:rFonts w:ascii="Consolas" w:hAnsi="Consolas"/>
          <w:sz w:val="16"/>
          <w:szCs w:val="16"/>
        </w:rPr>
        <w:t xml:space="preserve"> mServiceHandler</w:t>
      </w:r>
      <w:r w:rsidRPr="00A23A84">
        <w:rPr>
          <w:rStyle w:val="pun"/>
          <w:rFonts w:ascii="Consolas" w:hAnsi="Consolas"/>
          <w:sz w:val="16"/>
          <w:szCs w:val="16"/>
        </w:rPr>
        <w:t>.</w:t>
      </w:r>
      <w:r w:rsidRPr="00A23A84">
        <w:rPr>
          <w:rStyle w:val="pln"/>
          <w:rFonts w:ascii="Consolas" w:hAnsi="Consolas"/>
          <w:sz w:val="16"/>
          <w:szCs w:val="16"/>
        </w:rPr>
        <w:t>obtainMessage</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msg</w:t>
      </w:r>
      <w:r w:rsidRPr="00A23A84">
        <w:rPr>
          <w:rStyle w:val="pun"/>
          <w:rFonts w:ascii="Consolas" w:hAnsi="Consolas"/>
          <w:sz w:val="16"/>
          <w:szCs w:val="16"/>
        </w:rPr>
        <w:t>.</w:t>
      </w:r>
      <w:r w:rsidRPr="00A23A84">
        <w:rPr>
          <w:rStyle w:val="pln"/>
          <w:rFonts w:ascii="Consolas" w:hAnsi="Consolas"/>
          <w:sz w:val="16"/>
          <w:szCs w:val="16"/>
        </w:rPr>
        <w:t xml:space="preserve">arg1 </w:t>
      </w:r>
      <w:r w:rsidRPr="00A23A84">
        <w:rPr>
          <w:rStyle w:val="pun"/>
          <w:rFonts w:ascii="Consolas" w:hAnsi="Consolas"/>
          <w:sz w:val="16"/>
          <w:szCs w:val="16"/>
        </w:rPr>
        <w:t>=</w:t>
      </w:r>
      <w:r w:rsidRPr="00A23A84">
        <w:rPr>
          <w:rStyle w:val="pln"/>
          <w:rFonts w:ascii="Consolas" w:hAnsi="Consolas"/>
          <w:sz w:val="16"/>
          <w:szCs w:val="16"/>
        </w:rPr>
        <w:t xml:space="preserve"> startId</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mServiceHandler</w:t>
      </w:r>
      <w:r w:rsidRPr="00A23A84">
        <w:rPr>
          <w:rStyle w:val="pun"/>
          <w:rFonts w:ascii="Consolas" w:hAnsi="Consolas"/>
          <w:sz w:val="16"/>
          <w:szCs w:val="16"/>
        </w:rPr>
        <w:t>.</w:t>
      </w:r>
      <w:r w:rsidRPr="00A23A84">
        <w:rPr>
          <w:rStyle w:val="pln"/>
          <w:rFonts w:ascii="Consolas" w:hAnsi="Consolas"/>
          <w:sz w:val="16"/>
          <w:szCs w:val="16"/>
        </w:rPr>
        <w:t>sendMessage</w:t>
      </w:r>
      <w:r w:rsidRPr="00A23A84">
        <w:rPr>
          <w:rStyle w:val="pun"/>
          <w:rFonts w:ascii="Consolas" w:hAnsi="Consolas"/>
          <w:sz w:val="16"/>
          <w:szCs w:val="16"/>
        </w:rPr>
        <w:t>(</w:t>
      </w:r>
      <w:r w:rsidRPr="00A23A84">
        <w:rPr>
          <w:rStyle w:val="pln"/>
          <w:rFonts w:ascii="Consolas" w:hAnsi="Consolas"/>
          <w:sz w:val="16"/>
          <w:szCs w:val="16"/>
        </w:rPr>
        <w:t>msg</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If we get killed, after returning from here, restart</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return</w:t>
      </w:r>
      <w:r w:rsidRPr="00A23A84">
        <w:rPr>
          <w:rStyle w:val="pln"/>
          <w:rFonts w:ascii="Consolas" w:hAnsi="Consolas"/>
          <w:sz w:val="16"/>
          <w:szCs w:val="16"/>
        </w:rPr>
        <w:t xml:space="preserve"> START_STICKY</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lit"/>
          <w:rFonts w:ascii="Consolas" w:hAnsi="Consolas"/>
          <w:sz w:val="16"/>
          <w:szCs w:val="16"/>
        </w:rPr>
        <w:t>@Override</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typ"/>
          <w:rFonts w:ascii="Consolas" w:hAnsi="Consolas"/>
          <w:sz w:val="16"/>
          <w:szCs w:val="16"/>
        </w:rPr>
        <w:t>IBinder</w:t>
      </w:r>
      <w:r w:rsidRPr="00A23A84">
        <w:rPr>
          <w:rStyle w:val="pln"/>
          <w:rFonts w:ascii="Consolas" w:hAnsi="Consolas"/>
          <w:sz w:val="16"/>
          <w:szCs w:val="16"/>
        </w:rPr>
        <w:t xml:space="preserve"> onBind</w:t>
      </w:r>
      <w:r w:rsidRPr="00A23A84">
        <w:rPr>
          <w:rStyle w:val="pun"/>
          <w:rFonts w:ascii="Consolas" w:hAnsi="Consolas"/>
          <w:sz w:val="16"/>
          <w:szCs w:val="16"/>
        </w:rPr>
        <w:t>(</w:t>
      </w:r>
      <w:r w:rsidRPr="00A23A84">
        <w:rPr>
          <w:rStyle w:val="typ"/>
          <w:rFonts w:ascii="Consolas" w:hAnsi="Consolas"/>
          <w:sz w:val="16"/>
          <w:szCs w:val="16"/>
        </w:rPr>
        <w:t>Intent</w:t>
      </w:r>
      <w:r w:rsidRPr="00A23A84">
        <w:rPr>
          <w:rStyle w:val="pln"/>
          <w:rFonts w:ascii="Consolas" w:hAnsi="Consolas"/>
          <w:sz w:val="16"/>
          <w:szCs w:val="16"/>
        </w:rPr>
        <w:t xml:space="preserve"> intent</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com"/>
          <w:rFonts w:ascii="Consolas" w:hAnsi="Consolas"/>
          <w:sz w:val="16"/>
          <w:szCs w:val="16"/>
        </w:rPr>
        <w:t>// We don't provide binding, so return null</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return</w:t>
      </w:r>
      <w:r w:rsidRPr="00A23A84">
        <w:rPr>
          <w:rStyle w:val="pln"/>
          <w:rFonts w:ascii="Consolas" w:hAnsi="Consolas"/>
          <w:sz w:val="16"/>
          <w:szCs w:val="16"/>
        </w:rPr>
        <w:t xml:space="preserve"> </w:t>
      </w:r>
      <w:r w:rsidRPr="00A23A84">
        <w:rPr>
          <w:rStyle w:val="kwd"/>
          <w:rFonts w:ascii="Consolas" w:hAnsi="Consolas"/>
          <w:sz w:val="16"/>
          <w:szCs w:val="16"/>
        </w:rPr>
        <w:t>null</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Fonts w:ascii="Consolas" w:hAnsi="Consolas"/>
          <w:sz w:val="16"/>
          <w:szCs w:val="16"/>
        </w:rPr>
        <w:br/>
      </w:r>
      <w:r w:rsidRPr="00A23A84">
        <w:rPr>
          <w:rStyle w:val="pln"/>
          <w:rFonts w:ascii="Consolas" w:hAnsi="Consolas"/>
          <w:sz w:val="16"/>
          <w:szCs w:val="16"/>
        </w:rPr>
        <w:t xml:space="preserve">  </w:t>
      </w:r>
      <w:r w:rsidRPr="00A23A84">
        <w:rPr>
          <w:rStyle w:val="lit"/>
          <w:rFonts w:ascii="Consolas" w:hAnsi="Consolas"/>
          <w:sz w:val="16"/>
          <w:szCs w:val="16"/>
        </w:rPr>
        <w:t>@Override</w:t>
      </w:r>
      <w:r w:rsidRPr="00A23A84">
        <w:rPr>
          <w:rFonts w:ascii="Consolas" w:hAnsi="Consolas"/>
          <w:sz w:val="16"/>
          <w:szCs w:val="16"/>
        </w:rPr>
        <w:br/>
      </w:r>
      <w:r w:rsidRPr="00A23A84">
        <w:rPr>
          <w:rStyle w:val="pln"/>
          <w:rFonts w:ascii="Consolas" w:hAnsi="Consolas"/>
          <w:sz w:val="16"/>
          <w:szCs w:val="16"/>
        </w:rPr>
        <w:t xml:space="preserve">  </w:t>
      </w:r>
      <w:r w:rsidRPr="00A23A84">
        <w:rPr>
          <w:rStyle w:val="kwd"/>
          <w:rFonts w:ascii="Consolas" w:hAnsi="Consolas"/>
          <w:sz w:val="16"/>
          <w:szCs w:val="16"/>
        </w:rPr>
        <w:t>public</w:t>
      </w:r>
      <w:r w:rsidRPr="00A23A84">
        <w:rPr>
          <w:rStyle w:val="pln"/>
          <w:rFonts w:ascii="Consolas" w:hAnsi="Consolas"/>
          <w:sz w:val="16"/>
          <w:szCs w:val="16"/>
        </w:rPr>
        <w:t xml:space="preserve"> </w:t>
      </w:r>
      <w:r w:rsidRPr="00A23A84">
        <w:rPr>
          <w:rStyle w:val="kwd"/>
          <w:rFonts w:ascii="Consolas" w:hAnsi="Consolas"/>
          <w:sz w:val="16"/>
          <w:szCs w:val="16"/>
        </w:rPr>
        <w:t>void</w:t>
      </w:r>
      <w:r w:rsidRPr="00A23A84">
        <w:rPr>
          <w:rStyle w:val="pln"/>
          <w:rFonts w:ascii="Consolas" w:hAnsi="Consolas"/>
          <w:sz w:val="16"/>
          <w:szCs w:val="16"/>
        </w:rPr>
        <w:t xml:space="preserve"> onDestroy</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typ"/>
          <w:rFonts w:ascii="Consolas" w:hAnsi="Consolas"/>
          <w:sz w:val="16"/>
          <w:szCs w:val="16"/>
        </w:rPr>
        <w:t>Toast</w:t>
      </w:r>
      <w:r w:rsidRPr="00A23A84">
        <w:rPr>
          <w:rStyle w:val="pun"/>
          <w:rFonts w:ascii="Consolas" w:hAnsi="Consolas"/>
          <w:sz w:val="16"/>
          <w:szCs w:val="16"/>
        </w:rPr>
        <w:t>.</w:t>
      </w:r>
      <w:r w:rsidRPr="00A23A84">
        <w:rPr>
          <w:rStyle w:val="pln"/>
          <w:rFonts w:ascii="Consolas" w:hAnsi="Consolas"/>
          <w:sz w:val="16"/>
          <w:szCs w:val="16"/>
        </w:rPr>
        <w:t>makeText</w:t>
      </w:r>
      <w:r w:rsidRPr="00A23A84">
        <w:rPr>
          <w:rStyle w:val="pun"/>
          <w:rFonts w:ascii="Consolas" w:hAnsi="Consolas"/>
          <w:sz w:val="16"/>
          <w:szCs w:val="16"/>
        </w:rPr>
        <w:t>(</w:t>
      </w:r>
      <w:r w:rsidRPr="00A23A84">
        <w:rPr>
          <w:rStyle w:val="kwd"/>
          <w:rFonts w:ascii="Consolas" w:hAnsi="Consolas"/>
          <w:sz w:val="16"/>
          <w:szCs w:val="16"/>
        </w:rPr>
        <w:t>this</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str"/>
          <w:rFonts w:ascii="Consolas" w:hAnsi="Consolas"/>
          <w:sz w:val="16"/>
          <w:szCs w:val="16"/>
        </w:rPr>
        <w:t>"service done"</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typ"/>
          <w:rFonts w:ascii="Consolas" w:hAnsi="Consolas"/>
          <w:sz w:val="16"/>
          <w:szCs w:val="16"/>
        </w:rPr>
        <w:t>Toast</w:t>
      </w:r>
      <w:r w:rsidRPr="00A23A84">
        <w:rPr>
          <w:rStyle w:val="pun"/>
          <w:rFonts w:ascii="Consolas" w:hAnsi="Consolas"/>
          <w:sz w:val="16"/>
          <w:szCs w:val="16"/>
        </w:rPr>
        <w:t>.</w:t>
      </w:r>
      <w:r w:rsidRPr="00A23A84">
        <w:rPr>
          <w:rStyle w:val="pln"/>
          <w:rFonts w:ascii="Consolas" w:hAnsi="Consolas"/>
          <w:sz w:val="16"/>
          <w:szCs w:val="16"/>
        </w:rPr>
        <w:t>LENGTH_SHORT</w:t>
      </w:r>
      <w:r w:rsidRPr="00A23A84">
        <w:rPr>
          <w:rStyle w:val="pun"/>
          <w:rFonts w:ascii="Consolas" w:hAnsi="Consolas"/>
          <w:sz w:val="16"/>
          <w:szCs w:val="16"/>
        </w:rPr>
        <w:t>).</w:t>
      </w:r>
      <w:r w:rsidRPr="00A23A84">
        <w:rPr>
          <w:rStyle w:val="pln"/>
          <w:rFonts w:ascii="Consolas" w:hAnsi="Consolas"/>
          <w:sz w:val="16"/>
          <w:szCs w:val="16"/>
        </w:rPr>
        <w:t>show</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 xml:space="preserve">  </w:t>
      </w:r>
      <w:r w:rsidRPr="00A23A84">
        <w:rPr>
          <w:rStyle w:val="pun"/>
          <w:rFonts w:ascii="Consolas" w:hAnsi="Consolas"/>
          <w:sz w:val="16"/>
          <w:szCs w:val="16"/>
        </w:rPr>
        <w:t>}</w:t>
      </w:r>
      <w:r w:rsidRPr="00A23A84">
        <w:rPr>
          <w:rFonts w:ascii="Consolas" w:hAnsi="Consolas"/>
          <w:sz w:val="16"/>
          <w:szCs w:val="16"/>
        </w:rPr>
        <w:br/>
      </w:r>
      <w:r w:rsidRPr="00A23A84">
        <w:rPr>
          <w:rStyle w:val="pun"/>
          <w:rFonts w:ascii="Consolas" w:hAnsi="Consolas"/>
          <w:sz w:val="16"/>
          <w:szCs w:val="16"/>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As you can see, it's a lot more work than using</w:t>
      </w:r>
      <w:r w:rsidRPr="00A23A84">
        <w:rPr>
          <w:rStyle w:val="apple-converted-space"/>
          <w:rFonts w:ascii="Roboto" w:eastAsiaTheme="majorEastAsia" w:hAnsi="Roboto"/>
          <w:sz w:val="18"/>
          <w:szCs w:val="18"/>
        </w:rPr>
        <w:t> </w:t>
      </w:r>
      <w:hyperlink r:id="rId295" w:history="1">
        <w:r w:rsidRPr="00A23A84">
          <w:rPr>
            <w:rStyle w:val="Hyperlink"/>
            <w:rFonts w:ascii="Consolas" w:eastAsiaTheme="majorEastAsia" w:hAnsi="Consolas" w:cs="Courier New"/>
            <w:color w:val="auto"/>
            <w:sz w:val="16"/>
            <w:szCs w:val="16"/>
          </w:rPr>
          <w:t>IntentService</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However, because you handle each call to</w:t>
      </w:r>
      <w:r w:rsidRPr="00A23A84">
        <w:rPr>
          <w:rStyle w:val="apple-converted-space"/>
          <w:rFonts w:ascii="Roboto" w:eastAsiaTheme="majorEastAsia" w:hAnsi="Roboto"/>
          <w:sz w:val="18"/>
          <w:szCs w:val="18"/>
        </w:rPr>
        <w:t> </w:t>
      </w:r>
      <w:hyperlink r:id="rId296"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yourself, you can perform multiple requests simultaneously. That's not what this example does, but if that's what you want, you can create a new thread for each request and run them right away instead of waiting for the previous request to finish.</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Notice that the</w:t>
      </w:r>
      <w:r w:rsidRPr="00A23A84">
        <w:rPr>
          <w:rStyle w:val="apple-converted-space"/>
          <w:rFonts w:ascii="Roboto" w:eastAsiaTheme="majorEastAsia" w:hAnsi="Roboto"/>
          <w:sz w:val="18"/>
          <w:szCs w:val="18"/>
        </w:rPr>
        <w:t> </w:t>
      </w:r>
      <w:hyperlink r:id="rId297"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method must return an integer. The integer is a value that describes how the system should continue the service in the event that the system kills it. The default implementation for</w:t>
      </w:r>
      <w:r w:rsidRPr="00A23A84">
        <w:rPr>
          <w:rStyle w:val="apple-converted-space"/>
          <w:rFonts w:ascii="Roboto" w:eastAsiaTheme="majorEastAsia" w:hAnsi="Roboto"/>
          <w:sz w:val="18"/>
          <w:szCs w:val="18"/>
        </w:rPr>
        <w:t> </w:t>
      </w:r>
      <w:hyperlink r:id="rId298" w:history="1">
        <w:r w:rsidRPr="00A23A84">
          <w:rPr>
            <w:rStyle w:val="Hyperlink"/>
            <w:rFonts w:ascii="Consolas" w:eastAsiaTheme="majorEastAsia" w:hAnsi="Consolas" w:cs="Courier New"/>
            <w:color w:val="auto"/>
            <w:sz w:val="16"/>
            <w:szCs w:val="16"/>
          </w:rPr>
          <w:t>IntentService</w:t>
        </w:r>
      </w:hyperlink>
      <w:r w:rsidRPr="00A23A84">
        <w:rPr>
          <w:rStyle w:val="apple-converted-space"/>
          <w:rFonts w:ascii="Roboto" w:eastAsiaTheme="majorEastAsia" w:hAnsi="Roboto"/>
          <w:sz w:val="18"/>
          <w:szCs w:val="18"/>
        </w:rPr>
        <w:t> </w:t>
      </w:r>
      <w:r w:rsidRPr="00A23A84">
        <w:rPr>
          <w:rFonts w:ascii="Roboto" w:hAnsi="Roboto"/>
          <w:sz w:val="18"/>
          <w:szCs w:val="18"/>
        </w:rPr>
        <w:t>handles this for you, but you are able to modify it. The return value from</w:t>
      </w:r>
      <w:r w:rsidRPr="00A23A84">
        <w:rPr>
          <w:rStyle w:val="apple-converted-space"/>
          <w:rFonts w:ascii="Roboto" w:eastAsiaTheme="majorEastAsia" w:hAnsi="Roboto"/>
          <w:sz w:val="18"/>
          <w:szCs w:val="18"/>
        </w:rPr>
        <w:t> </w:t>
      </w:r>
      <w:hyperlink r:id="rId299"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must be one of the following constants:</w:t>
      </w:r>
    </w:p>
    <w:p w:rsidR="00FE5A3F" w:rsidRPr="00A23A84" w:rsidRDefault="00EA43E9" w:rsidP="00A23A84">
      <w:pPr>
        <w:shd w:val="clear" w:color="auto" w:fill="FFFFFF"/>
        <w:spacing w:before="301" w:after="150"/>
        <w:rPr>
          <w:rFonts w:ascii="Roboto" w:hAnsi="Roboto"/>
          <w:b/>
          <w:sz w:val="20"/>
          <w:szCs w:val="20"/>
        </w:rPr>
      </w:pPr>
      <w:hyperlink r:id="rId300" w:anchor="START_NOT_STICKY" w:history="1">
        <w:r w:rsidR="00FE5A3F" w:rsidRPr="00A23A84">
          <w:rPr>
            <w:rStyle w:val="Hyperlink"/>
            <w:rFonts w:ascii="Consolas" w:hAnsi="Consolas" w:cs="Courier New"/>
            <w:b/>
            <w:color w:val="auto"/>
            <w:sz w:val="20"/>
            <w:szCs w:val="20"/>
          </w:rPr>
          <w:t>START_NOT_STICKY</w:t>
        </w:r>
      </w:hyperlink>
    </w:p>
    <w:p w:rsidR="00FE5A3F" w:rsidRPr="00A23A84" w:rsidRDefault="00FE5A3F" w:rsidP="00A23A84">
      <w:pPr>
        <w:shd w:val="clear" w:color="auto" w:fill="FFFFFF"/>
        <w:spacing w:after="125"/>
        <w:rPr>
          <w:rFonts w:ascii="Roboto" w:hAnsi="Roboto"/>
          <w:sz w:val="18"/>
          <w:szCs w:val="18"/>
        </w:rPr>
      </w:pPr>
      <w:r w:rsidRPr="00A23A84">
        <w:rPr>
          <w:rFonts w:ascii="Roboto" w:hAnsi="Roboto"/>
          <w:sz w:val="18"/>
          <w:szCs w:val="18"/>
        </w:rPr>
        <w:t>If the system kills the service after</w:t>
      </w:r>
      <w:r w:rsidRPr="00A23A84">
        <w:rPr>
          <w:rStyle w:val="apple-converted-space"/>
          <w:rFonts w:ascii="Roboto" w:hAnsi="Roboto"/>
          <w:sz w:val="18"/>
          <w:szCs w:val="18"/>
        </w:rPr>
        <w:t> </w:t>
      </w:r>
      <w:hyperlink r:id="rId301" w:anchor="onStartCommand(android.content.Intent, int, int)" w:history="1">
        <w:r w:rsidRPr="00A23A84">
          <w:rPr>
            <w:rStyle w:val="Hyperlink"/>
            <w:rFonts w:ascii="Consolas" w:hAnsi="Consolas" w:cs="Courier New"/>
            <w:color w:val="auto"/>
            <w:sz w:val="16"/>
            <w:szCs w:val="16"/>
          </w:rPr>
          <w:t>onStartCommand()</w:t>
        </w:r>
      </w:hyperlink>
      <w:r w:rsidRPr="00A23A84">
        <w:rPr>
          <w:rStyle w:val="apple-converted-space"/>
          <w:rFonts w:ascii="Roboto" w:hAnsi="Roboto"/>
          <w:sz w:val="18"/>
          <w:szCs w:val="18"/>
        </w:rPr>
        <w:t> </w:t>
      </w:r>
      <w:r w:rsidRPr="00A23A84">
        <w:rPr>
          <w:rFonts w:ascii="Roboto" w:hAnsi="Roboto"/>
          <w:sz w:val="18"/>
          <w:szCs w:val="18"/>
        </w:rPr>
        <w:t>returns,</w:t>
      </w:r>
      <w:r w:rsidRPr="00A23A84">
        <w:rPr>
          <w:rStyle w:val="apple-converted-space"/>
          <w:rFonts w:ascii="Roboto" w:hAnsi="Roboto"/>
          <w:sz w:val="18"/>
          <w:szCs w:val="18"/>
        </w:rPr>
        <w:t> </w:t>
      </w:r>
      <w:r w:rsidRPr="00A23A84">
        <w:rPr>
          <w:rStyle w:val="Emphasis"/>
          <w:rFonts w:ascii="Roboto" w:hAnsi="Roboto"/>
          <w:sz w:val="18"/>
          <w:szCs w:val="18"/>
        </w:rPr>
        <w:t>do not</w:t>
      </w:r>
      <w:r w:rsidRPr="00A23A84">
        <w:rPr>
          <w:rStyle w:val="apple-converted-space"/>
          <w:rFonts w:ascii="Roboto" w:hAnsi="Roboto"/>
          <w:sz w:val="18"/>
          <w:szCs w:val="18"/>
        </w:rPr>
        <w:t> </w:t>
      </w:r>
      <w:r w:rsidRPr="00A23A84">
        <w:rPr>
          <w:rFonts w:ascii="Roboto" w:hAnsi="Roboto"/>
          <w:sz w:val="18"/>
          <w:szCs w:val="18"/>
        </w:rPr>
        <w:t>recreate the service unless there are pending intents to deliver. This is the safest option to avoid running your service when not necessary and when your application can simply restart any unfinished jobs.</w:t>
      </w:r>
    </w:p>
    <w:p w:rsidR="00FE5A3F" w:rsidRPr="00A23A84" w:rsidRDefault="00EA43E9" w:rsidP="00A23A84">
      <w:pPr>
        <w:shd w:val="clear" w:color="auto" w:fill="FFFFFF"/>
        <w:spacing w:before="301" w:after="150"/>
        <w:rPr>
          <w:rFonts w:ascii="Roboto" w:hAnsi="Roboto"/>
          <w:b/>
          <w:sz w:val="20"/>
          <w:szCs w:val="20"/>
        </w:rPr>
      </w:pPr>
      <w:hyperlink r:id="rId302" w:anchor="START_STICKY" w:history="1">
        <w:r w:rsidR="00FE5A3F" w:rsidRPr="00A23A84">
          <w:rPr>
            <w:rStyle w:val="Hyperlink"/>
            <w:rFonts w:ascii="Consolas" w:hAnsi="Consolas" w:cs="Courier New"/>
            <w:b/>
            <w:color w:val="auto"/>
            <w:sz w:val="20"/>
            <w:szCs w:val="20"/>
          </w:rPr>
          <w:t>START_STICKY</w:t>
        </w:r>
      </w:hyperlink>
    </w:p>
    <w:p w:rsidR="00FE5A3F" w:rsidRPr="00A23A84" w:rsidRDefault="00FE5A3F" w:rsidP="00A23A84">
      <w:pPr>
        <w:shd w:val="clear" w:color="auto" w:fill="FFFFFF"/>
        <w:spacing w:after="125"/>
        <w:rPr>
          <w:rFonts w:ascii="Roboto" w:hAnsi="Roboto"/>
          <w:sz w:val="18"/>
          <w:szCs w:val="18"/>
        </w:rPr>
      </w:pPr>
      <w:r w:rsidRPr="00A23A84">
        <w:rPr>
          <w:rFonts w:ascii="Roboto" w:hAnsi="Roboto"/>
          <w:sz w:val="18"/>
          <w:szCs w:val="18"/>
        </w:rPr>
        <w:t>If the system kills the service after</w:t>
      </w:r>
      <w:r w:rsidRPr="00A23A84">
        <w:rPr>
          <w:rStyle w:val="apple-converted-space"/>
          <w:rFonts w:ascii="Roboto" w:hAnsi="Roboto"/>
          <w:sz w:val="18"/>
          <w:szCs w:val="18"/>
        </w:rPr>
        <w:t> </w:t>
      </w:r>
      <w:hyperlink r:id="rId303" w:anchor="onStartCommand(android.content.Intent, int, int)" w:history="1">
        <w:r w:rsidRPr="00A23A84">
          <w:rPr>
            <w:rStyle w:val="Hyperlink"/>
            <w:rFonts w:ascii="Consolas" w:hAnsi="Consolas" w:cs="Courier New"/>
            <w:color w:val="auto"/>
            <w:sz w:val="16"/>
            <w:szCs w:val="16"/>
          </w:rPr>
          <w:t>onStartCommand()</w:t>
        </w:r>
      </w:hyperlink>
      <w:r w:rsidRPr="00A23A84">
        <w:rPr>
          <w:rStyle w:val="apple-converted-space"/>
          <w:rFonts w:ascii="Roboto" w:hAnsi="Roboto"/>
          <w:sz w:val="18"/>
          <w:szCs w:val="18"/>
        </w:rPr>
        <w:t> </w:t>
      </w:r>
      <w:r w:rsidRPr="00A23A84">
        <w:rPr>
          <w:rFonts w:ascii="Roboto" w:hAnsi="Roboto"/>
          <w:sz w:val="18"/>
          <w:szCs w:val="18"/>
        </w:rPr>
        <w:t>returns, recreate the service and call</w:t>
      </w:r>
      <w:r w:rsidRPr="00A23A84">
        <w:rPr>
          <w:rStyle w:val="apple-converted-space"/>
          <w:rFonts w:ascii="Roboto" w:hAnsi="Roboto"/>
          <w:sz w:val="18"/>
          <w:szCs w:val="18"/>
        </w:rPr>
        <w:t> </w:t>
      </w:r>
      <w:hyperlink r:id="rId304" w:anchor="onStartCommand(android.content.Intent, int, int)" w:history="1">
        <w:r w:rsidRPr="00A23A84">
          <w:rPr>
            <w:rStyle w:val="Hyperlink"/>
            <w:rFonts w:ascii="Consolas" w:hAnsi="Consolas" w:cs="Courier New"/>
            <w:color w:val="auto"/>
            <w:sz w:val="16"/>
            <w:szCs w:val="16"/>
          </w:rPr>
          <w:t>onStartCommand()</w:t>
        </w:r>
      </w:hyperlink>
      <w:r w:rsidRPr="00A23A84">
        <w:rPr>
          <w:rFonts w:ascii="Roboto" w:hAnsi="Roboto"/>
          <w:sz w:val="18"/>
          <w:szCs w:val="18"/>
        </w:rPr>
        <w:t>, but</w:t>
      </w:r>
      <w:r w:rsidRPr="00A23A84">
        <w:rPr>
          <w:rStyle w:val="apple-converted-space"/>
          <w:rFonts w:ascii="Roboto" w:hAnsi="Roboto"/>
          <w:sz w:val="18"/>
          <w:szCs w:val="18"/>
        </w:rPr>
        <w:t> </w:t>
      </w:r>
      <w:r w:rsidRPr="00A23A84">
        <w:rPr>
          <w:rStyle w:val="Emphasis"/>
          <w:rFonts w:ascii="Roboto" w:hAnsi="Roboto"/>
          <w:sz w:val="18"/>
          <w:szCs w:val="18"/>
        </w:rPr>
        <w:t>do not</w:t>
      </w:r>
      <w:r w:rsidRPr="00A23A84">
        <w:rPr>
          <w:rStyle w:val="apple-converted-space"/>
          <w:rFonts w:ascii="Roboto" w:hAnsi="Roboto"/>
          <w:sz w:val="18"/>
          <w:szCs w:val="18"/>
        </w:rPr>
        <w:t> </w:t>
      </w:r>
      <w:r w:rsidRPr="00A23A84">
        <w:rPr>
          <w:rFonts w:ascii="Roboto" w:hAnsi="Roboto"/>
          <w:sz w:val="18"/>
          <w:szCs w:val="18"/>
        </w:rPr>
        <w:t>redeliver the last intent. Instead, the system calls</w:t>
      </w:r>
      <w:r w:rsidRPr="00A23A84">
        <w:rPr>
          <w:rStyle w:val="apple-converted-space"/>
          <w:rFonts w:ascii="Roboto" w:hAnsi="Roboto"/>
          <w:sz w:val="18"/>
          <w:szCs w:val="18"/>
        </w:rPr>
        <w:t> </w:t>
      </w:r>
      <w:hyperlink r:id="rId305" w:anchor="onStartCommand(android.content.Intent, int, int)" w:history="1">
        <w:r w:rsidRPr="00A23A84">
          <w:rPr>
            <w:rStyle w:val="Hyperlink"/>
            <w:rFonts w:ascii="Consolas" w:hAnsi="Consolas" w:cs="Courier New"/>
            <w:color w:val="auto"/>
            <w:sz w:val="16"/>
            <w:szCs w:val="16"/>
          </w:rPr>
          <w:t>onStartCommand()</w:t>
        </w:r>
      </w:hyperlink>
      <w:r w:rsidRPr="00A23A84">
        <w:rPr>
          <w:rStyle w:val="apple-converted-space"/>
          <w:rFonts w:ascii="Roboto" w:hAnsi="Roboto"/>
          <w:sz w:val="18"/>
          <w:szCs w:val="18"/>
        </w:rPr>
        <w:t> </w:t>
      </w:r>
      <w:r w:rsidRPr="00A23A84">
        <w:rPr>
          <w:rFonts w:ascii="Roboto" w:hAnsi="Roboto"/>
          <w:sz w:val="18"/>
          <w:szCs w:val="18"/>
        </w:rPr>
        <w:t xml:space="preserve">with a null intent unless there are pending intents to </w:t>
      </w:r>
      <w:r w:rsidRPr="00A23A84">
        <w:rPr>
          <w:rFonts w:ascii="Roboto" w:hAnsi="Roboto"/>
          <w:sz w:val="18"/>
          <w:szCs w:val="18"/>
        </w:rPr>
        <w:lastRenderedPageBreak/>
        <w:t>start the service. In that case, those intents are delivered. This is suitable for media players (or similar services) that are not executing commands but are running indefinitely and waiting for a job.</w:t>
      </w:r>
    </w:p>
    <w:p w:rsidR="00FE5A3F" w:rsidRPr="00A23A84" w:rsidRDefault="00EA43E9" w:rsidP="00A23A84">
      <w:pPr>
        <w:shd w:val="clear" w:color="auto" w:fill="FFFFFF"/>
        <w:spacing w:before="301" w:after="150"/>
        <w:rPr>
          <w:rFonts w:ascii="Roboto" w:hAnsi="Roboto"/>
          <w:b/>
          <w:sz w:val="20"/>
          <w:szCs w:val="20"/>
        </w:rPr>
      </w:pPr>
      <w:hyperlink r:id="rId306" w:anchor="START_REDELIVER_INTENT" w:history="1">
        <w:r w:rsidR="00FE5A3F" w:rsidRPr="00A23A84">
          <w:rPr>
            <w:rStyle w:val="Hyperlink"/>
            <w:rFonts w:ascii="Consolas" w:hAnsi="Consolas" w:cs="Courier New"/>
            <w:b/>
            <w:color w:val="auto"/>
            <w:sz w:val="20"/>
            <w:szCs w:val="20"/>
          </w:rPr>
          <w:t>START_REDELIVER_INTENT</w:t>
        </w:r>
      </w:hyperlink>
    </w:p>
    <w:p w:rsidR="00FE5A3F" w:rsidRPr="00A23A84" w:rsidRDefault="00FE5A3F" w:rsidP="00A23A84">
      <w:pPr>
        <w:shd w:val="clear" w:color="auto" w:fill="FFFFFF"/>
        <w:spacing w:after="125"/>
        <w:rPr>
          <w:rFonts w:ascii="Roboto" w:hAnsi="Roboto"/>
          <w:sz w:val="18"/>
          <w:szCs w:val="18"/>
        </w:rPr>
      </w:pPr>
      <w:r w:rsidRPr="00A23A84">
        <w:rPr>
          <w:rFonts w:ascii="Roboto" w:hAnsi="Roboto"/>
          <w:sz w:val="18"/>
          <w:szCs w:val="18"/>
        </w:rPr>
        <w:t>If the system kills the service after</w:t>
      </w:r>
      <w:r w:rsidRPr="00A23A84">
        <w:rPr>
          <w:rStyle w:val="apple-converted-space"/>
          <w:rFonts w:ascii="Roboto" w:hAnsi="Roboto"/>
          <w:sz w:val="18"/>
          <w:szCs w:val="18"/>
        </w:rPr>
        <w:t> </w:t>
      </w:r>
      <w:hyperlink r:id="rId307" w:anchor="onStartCommand(android.content.Intent, int, int)" w:history="1">
        <w:r w:rsidRPr="00A23A84">
          <w:rPr>
            <w:rStyle w:val="Hyperlink"/>
            <w:rFonts w:ascii="Consolas" w:hAnsi="Consolas" w:cs="Courier New"/>
            <w:color w:val="auto"/>
            <w:sz w:val="16"/>
            <w:szCs w:val="16"/>
          </w:rPr>
          <w:t>onStartCommand()</w:t>
        </w:r>
      </w:hyperlink>
      <w:r w:rsidRPr="00A23A84">
        <w:rPr>
          <w:rStyle w:val="apple-converted-space"/>
          <w:rFonts w:ascii="Roboto" w:hAnsi="Roboto"/>
          <w:sz w:val="18"/>
          <w:szCs w:val="18"/>
        </w:rPr>
        <w:t> </w:t>
      </w:r>
      <w:r w:rsidRPr="00A23A84">
        <w:rPr>
          <w:rFonts w:ascii="Roboto" w:hAnsi="Roboto"/>
          <w:sz w:val="18"/>
          <w:szCs w:val="18"/>
        </w:rPr>
        <w:t>returns, recreate the service and call</w:t>
      </w:r>
      <w:r w:rsidRPr="00A23A84">
        <w:rPr>
          <w:rStyle w:val="apple-converted-space"/>
          <w:rFonts w:ascii="Roboto" w:hAnsi="Roboto"/>
          <w:sz w:val="18"/>
          <w:szCs w:val="18"/>
        </w:rPr>
        <w:t> </w:t>
      </w:r>
      <w:hyperlink r:id="rId308" w:anchor="onStartCommand(android.content.Intent, int, int)" w:history="1">
        <w:r w:rsidRPr="00A23A84">
          <w:rPr>
            <w:rStyle w:val="Hyperlink"/>
            <w:rFonts w:ascii="Consolas" w:hAnsi="Consolas" w:cs="Courier New"/>
            <w:color w:val="auto"/>
            <w:sz w:val="16"/>
            <w:szCs w:val="16"/>
          </w:rPr>
          <w:t>onStartCommand()</w:t>
        </w:r>
      </w:hyperlink>
      <w:r w:rsidRPr="00A23A84">
        <w:rPr>
          <w:rStyle w:val="apple-converted-space"/>
          <w:rFonts w:ascii="Roboto" w:hAnsi="Roboto"/>
          <w:sz w:val="18"/>
          <w:szCs w:val="18"/>
        </w:rPr>
        <w:t> </w:t>
      </w:r>
      <w:r w:rsidRPr="00A23A84">
        <w:rPr>
          <w:rFonts w:ascii="Roboto" w:hAnsi="Roboto"/>
          <w:sz w:val="18"/>
          <w:szCs w:val="18"/>
        </w:rPr>
        <w:t>with the last intent that was delivered to the service. Any pending intents are delivered in turn. This is suitable for services that are actively performing a job that should be immediately resumed, such as downloading a file.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For more details about these return values, see the linked reference documentation for each constant.</w:t>
      </w:r>
    </w:p>
    <w:p w:rsidR="00FE5A3F" w:rsidRPr="00A23A84" w:rsidRDefault="00FE5A3F" w:rsidP="00A23A84">
      <w:pPr>
        <w:pStyle w:val="Heading3"/>
        <w:shd w:val="clear" w:color="auto" w:fill="FFFFFF"/>
        <w:spacing w:before="0" w:line="401" w:lineRule="atLeast"/>
        <w:rPr>
          <w:rFonts w:ascii="Roboto" w:hAnsi="Roboto"/>
          <w:b w:val="0"/>
          <w:bCs w:val="0"/>
          <w:color w:val="auto"/>
          <w:sz w:val="30"/>
          <w:szCs w:val="30"/>
        </w:rPr>
      </w:pPr>
      <w:r w:rsidRPr="00A23A84">
        <w:rPr>
          <w:rFonts w:ascii="Roboto" w:hAnsi="Roboto"/>
          <w:b w:val="0"/>
          <w:bCs w:val="0"/>
          <w:color w:val="auto"/>
          <w:sz w:val="30"/>
          <w:szCs w:val="30"/>
        </w:rPr>
        <w:t>Starting a service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You can start a service from an activity or other application component by passing an</w:t>
      </w:r>
      <w:r w:rsidRPr="00A23A84">
        <w:rPr>
          <w:rStyle w:val="apple-converted-space"/>
          <w:rFonts w:ascii="Roboto" w:eastAsiaTheme="majorEastAsia" w:hAnsi="Roboto"/>
          <w:sz w:val="18"/>
          <w:szCs w:val="18"/>
        </w:rPr>
        <w:t> </w:t>
      </w:r>
      <w:hyperlink r:id="rId309" w:history="1">
        <w:r w:rsidRPr="00A23A84">
          <w:rPr>
            <w:rStyle w:val="Hyperlink"/>
            <w:rFonts w:ascii="Consolas" w:eastAsiaTheme="majorEastAsia" w:hAnsi="Consolas" w:cs="Courier New"/>
            <w:color w:val="auto"/>
            <w:sz w:val="16"/>
            <w:szCs w:val="16"/>
          </w:rPr>
          <w:t>Intent</w:t>
        </w:r>
      </w:hyperlink>
      <w:r w:rsidRPr="00A23A84">
        <w:rPr>
          <w:rStyle w:val="apple-converted-space"/>
          <w:rFonts w:ascii="Roboto" w:eastAsiaTheme="majorEastAsia" w:hAnsi="Roboto"/>
          <w:sz w:val="18"/>
          <w:szCs w:val="18"/>
        </w:rPr>
        <w:t> </w:t>
      </w:r>
      <w:r w:rsidRPr="00A23A84">
        <w:rPr>
          <w:rFonts w:ascii="Roboto" w:hAnsi="Roboto"/>
          <w:sz w:val="18"/>
          <w:szCs w:val="18"/>
        </w:rPr>
        <w:t>(specifying the service to start) to</w:t>
      </w:r>
      <w:r w:rsidRPr="00A23A84">
        <w:rPr>
          <w:rStyle w:val="apple-converted-space"/>
          <w:rFonts w:ascii="Roboto" w:eastAsiaTheme="majorEastAsia" w:hAnsi="Roboto"/>
          <w:sz w:val="18"/>
          <w:szCs w:val="18"/>
        </w:rPr>
        <w:t> </w:t>
      </w:r>
      <w:hyperlink r:id="rId310"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Fonts w:ascii="Roboto" w:hAnsi="Roboto"/>
          <w:sz w:val="18"/>
          <w:szCs w:val="18"/>
        </w:rPr>
        <w:t>. The Android system calls the service's</w:t>
      </w:r>
      <w:r w:rsidRPr="00A23A84">
        <w:rPr>
          <w:rStyle w:val="apple-converted-space"/>
          <w:rFonts w:ascii="Roboto" w:eastAsiaTheme="majorEastAsia" w:hAnsi="Roboto"/>
          <w:sz w:val="18"/>
          <w:szCs w:val="18"/>
        </w:rPr>
        <w:t> </w:t>
      </w:r>
      <w:hyperlink r:id="rId311"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method and passes it the</w:t>
      </w:r>
      <w:r w:rsidRPr="00A23A84">
        <w:rPr>
          <w:rStyle w:val="apple-converted-space"/>
          <w:rFonts w:ascii="Roboto" w:eastAsiaTheme="majorEastAsia" w:hAnsi="Roboto"/>
          <w:sz w:val="18"/>
          <w:szCs w:val="18"/>
        </w:rPr>
        <w:t> </w:t>
      </w:r>
      <w:hyperlink r:id="rId312" w:history="1">
        <w:r w:rsidRPr="00A23A84">
          <w:rPr>
            <w:rStyle w:val="Hyperlink"/>
            <w:rFonts w:ascii="Consolas" w:eastAsiaTheme="majorEastAsia" w:hAnsi="Consolas" w:cs="Courier New"/>
            <w:color w:val="auto"/>
            <w:sz w:val="16"/>
            <w:szCs w:val="16"/>
          </w:rPr>
          <w:t>Intent</w:t>
        </w:r>
      </w:hyperlink>
      <w:r w:rsidRPr="00A23A84">
        <w:rPr>
          <w:rFonts w:ascii="Roboto" w:hAnsi="Roboto"/>
          <w:sz w:val="18"/>
          <w:szCs w:val="18"/>
        </w:rPr>
        <w:t>.</w:t>
      </w:r>
      <w:r w:rsidR="00A23A84">
        <w:rPr>
          <w:rFonts w:ascii="Roboto" w:hAnsi="Roboto"/>
          <w:sz w:val="18"/>
          <w:szCs w:val="18"/>
        </w:rPr>
        <w:t xml:space="preserve"> </w:t>
      </w:r>
      <w:r w:rsidRPr="00A23A84">
        <w:rPr>
          <w:rStyle w:val="Strong"/>
          <w:rFonts w:ascii="Roboto" w:hAnsi="Roboto"/>
          <w:sz w:val="18"/>
          <w:szCs w:val="18"/>
        </w:rPr>
        <w:t>Note</w:t>
      </w:r>
      <w:r w:rsidRPr="00A23A84">
        <w:rPr>
          <w:rFonts w:ascii="Roboto" w:hAnsi="Roboto"/>
          <w:sz w:val="18"/>
          <w:szCs w:val="18"/>
        </w:rPr>
        <w:t>: Never call</w:t>
      </w:r>
      <w:r w:rsidRPr="00A23A84">
        <w:rPr>
          <w:rStyle w:val="apple-converted-space"/>
          <w:rFonts w:ascii="Roboto" w:eastAsiaTheme="majorEastAsia" w:hAnsi="Roboto"/>
          <w:sz w:val="18"/>
          <w:szCs w:val="18"/>
        </w:rPr>
        <w:t> </w:t>
      </w:r>
      <w:hyperlink r:id="rId313"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directly.</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For example, an activity can start the example service in the previous section (</w:t>
      </w:r>
      <w:r w:rsidRPr="00A23A84">
        <w:rPr>
          <w:rStyle w:val="HTMLCode"/>
          <w:rFonts w:ascii="Consolas" w:eastAsiaTheme="majorEastAsia" w:hAnsi="Consolas"/>
          <w:sz w:val="16"/>
          <w:szCs w:val="16"/>
        </w:rPr>
        <w:t>HelloService</w:t>
      </w:r>
      <w:r w:rsidRPr="00A23A84">
        <w:rPr>
          <w:rFonts w:ascii="Roboto" w:hAnsi="Roboto"/>
          <w:sz w:val="18"/>
          <w:szCs w:val="18"/>
        </w:rPr>
        <w:t>) using an explicit intent with</w:t>
      </w:r>
      <w:r w:rsidRPr="00A23A84">
        <w:rPr>
          <w:rStyle w:val="apple-converted-space"/>
          <w:rFonts w:ascii="Roboto" w:eastAsiaTheme="majorEastAsia" w:hAnsi="Roboto"/>
          <w:sz w:val="18"/>
          <w:szCs w:val="18"/>
        </w:rPr>
        <w:t> </w:t>
      </w:r>
      <w:hyperlink r:id="rId314"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Fonts w:ascii="Roboto" w:hAnsi="Roboto"/>
          <w:sz w:val="18"/>
          <w:szCs w:val="18"/>
        </w:rPr>
        <w:t>, as shown here:</w:t>
      </w:r>
    </w:p>
    <w:p w:rsidR="00FE5A3F" w:rsidRPr="00A23A84" w:rsidRDefault="00FE5A3F" w:rsidP="00A23A84">
      <w:pPr>
        <w:pStyle w:val="HTMLPreformatted"/>
        <w:pBdr>
          <w:top w:val="single" w:sz="4" w:space="12" w:color="DDDDDD"/>
          <w:left w:val="single" w:sz="4" w:space="12" w:color="DDDDDD"/>
          <w:bottom w:val="single" w:sz="4" w:space="12" w:color="DDDDDD"/>
          <w:right w:val="single" w:sz="4" w:space="12" w:color="DDDDDD"/>
        </w:pBdr>
        <w:shd w:val="clear" w:color="auto" w:fill="F7F7F7"/>
        <w:spacing w:after="240" w:line="225" w:lineRule="atLeast"/>
        <w:rPr>
          <w:rFonts w:ascii="Consolas" w:hAnsi="Consolas"/>
          <w:sz w:val="16"/>
          <w:szCs w:val="16"/>
        </w:rPr>
      </w:pPr>
      <w:r w:rsidRPr="00A23A84">
        <w:rPr>
          <w:rStyle w:val="typ"/>
          <w:rFonts w:ascii="Consolas" w:hAnsi="Consolas"/>
          <w:sz w:val="16"/>
          <w:szCs w:val="16"/>
        </w:rPr>
        <w:t>Intent</w:t>
      </w:r>
      <w:r w:rsidRPr="00A23A84">
        <w:rPr>
          <w:rStyle w:val="pln"/>
          <w:rFonts w:ascii="Consolas" w:hAnsi="Consolas"/>
          <w:sz w:val="16"/>
          <w:szCs w:val="16"/>
        </w:rPr>
        <w:t xml:space="preserve"> intent </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kwd"/>
          <w:rFonts w:ascii="Consolas" w:hAnsi="Consolas"/>
          <w:sz w:val="16"/>
          <w:szCs w:val="16"/>
        </w:rPr>
        <w:t>new</w:t>
      </w:r>
      <w:r w:rsidRPr="00A23A84">
        <w:rPr>
          <w:rStyle w:val="pln"/>
          <w:rFonts w:ascii="Consolas" w:hAnsi="Consolas"/>
          <w:sz w:val="16"/>
          <w:szCs w:val="16"/>
        </w:rPr>
        <w:t xml:space="preserve"> </w:t>
      </w:r>
      <w:r w:rsidRPr="00A23A84">
        <w:rPr>
          <w:rStyle w:val="typ"/>
          <w:rFonts w:ascii="Consolas" w:hAnsi="Consolas"/>
          <w:sz w:val="16"/>
          <w:szCs w:val="16"/>
        </w:rPr>
        <w:t>Intent</w:t>
      </w:r>
      <w:r w:rsidRPr="00A23A84">
        <w:rPr>
          <w:rStyle w:val="pun"/>
          <w:rFonts w:ascii="Consolas" w:hAnsi="Consolas"/>
          <w:sz w:val="16"/>
          <w:szCs w:val="16"/>
        </w:rPr>
        <w:t>(</w:t>
      </w:r>
      <w:r w:rsidRPr="00A23A84">
        <w:rPr>
          <w:rStyle w:val="kwd"/>
          <w:rFonts w:ascii="Consolas" w:hAnsi="Consolas"/>
          <w:sz w:val="16"/>
          <w:szCs w:val="16"/>
        </w:rPr>
        <w:t>this</w:t>
      </w:r>
      <w:r w:rsidRPr="00A23A84">
        <w:rPr>
          <w:rStyle w:val="pun"/>
          <w:rFonts w:ascii="Consolas" w:hAnsi="Consolas"/>
          <w:sz w:val="16"/>
          <w:szCs w:val="16"/>
        </w:rPr>
        <w:t>,</w:t>
      </w:r>
      <w:r w:rsidRPr="00A23A84">
        <w:rPr>
          <w:rStyle w:val="pln"/>
          <w:rFonts w:ascii="Consolas" w:hAnsi="Consolas"/>
          <w:sz w:val="16"/>
          <w:szCs w:val="16"/>
        </w:rPr>
        <w:t xml:space="preserve"> </w:t>
      </w:r>
      <w:r w:rsidRPr="00A23A84">
        <w:rPr>
          <w:rStyle w:val="typ"/>
          <w:rFonts w:ascii="Consolas" w:hAnsi="Consolas"/>
          <w:sz w:val="16"/>
          <w:szCs w:val="16"/>
        </w:rPr>
        <w:t>HelloService</w:t>
      </w:r>
      <w:r w:rsidRPr="00A23A84">
        <w:rPr>
          <w:rStyle w:val="pun"/>
          <w:rFonts w:ascii="Consolas" w:hAnsi="Consolas"/>
          <w:sz w:val="16"/>
          <w:szCs w:val="16"/>
        </w:rPr>
        <w:t>.</w:t>
      </w:r>
      <w:r w:rsidRPr="00A23A84">
        <w:rPr>
          <w:rStyle w:val="kwd"/>
          <w:rFonts w:ascii="Consolas" w:hAnsi="Consolas"/>
          <w:sz w:val="16"/>
          <w:szCs w:val="16"/>
        </w:rPr>
        <w:t>class</w:t>
      </w:r>
      <w:r w:rsidRPr="00A23A84">
        <w:rPr>
          <w:rStyle w:val="pun"/>
          <w:rFonts w:ascii="Consolas" w:hAnsi="Consolas"/>
          <w:sz w:val="16"/>
          <w:szCs w:val="16"/>
        </w:rPr>
        <w:t>);</w:t>
      </w:r>
      <w:r w:rsidRPr="00A23A84">
        <w:rPr>
          <w:rFonts w:ascii="Consolas" w:hAnsi="Consolas"/>
          <w:sz w:val="16"/>
          <w:szCs w:val="16"/>
        </w:rPr>
        <w:br/>
      </w:r>
      <w:r w:rsidRPr="00A23A84">
        <w:rPr>
          <w:rStyle w:val="pln"/>
          <w:rFonts w:ascii="Consolas" w:hAnsi="Consolas"/>
          <w:sz w:val="16"/>
          <w:szCs w:val="16"/>
        </w:rPr>
        <w:t>startService</w:t>
      </w:r>
      <w:r w:rsidRPr="00A23A84">
        <w:rPr>
          <w:rStyle w:val="pun"/>
          <w:rFonts w:ascii="Consolas" w:hAnsi="Consolas"/>
          <w:sz w:val="16"/>
          <w:szCs w:val="16"/>
        </w:rPr>
        <w:t>(</w:t>
      </w:r>
      <w:r w:rsidRPr="00A23A84">
        <w:rPr>
          <w:rStyle w:val="pln"/>
          <w:rFonts w:ascii="Consolas" w:hAnsi="Consolas"/>
          <w:sz w:val="16"/>
          <w:szCs w:val="16"/>
        </w:rPr>
        <w:t>intent</w:t>
      </w:r>
      <w:r w:rsidRPr="00A23A84">
        <w:rPr>
          <w:rStyle w:val="pun"/>
          <w:rFonts w:ascii="Consolas" w:hAnsi="Consolas"/>
          <w:sz w:val="16"/>
          <w:szCs w:val="16"/>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w:t>
      </w:r>
      <w:r w:rsidRPr="00A23A84">
        <w:rPr>
          <w:rStyle w:val="apple-converted-space"/>
          <w:rFonts w:ascii="Roboto" w:eastAsiaTheme="majorEastAsia" w:hAnsi="Roboto"/>
          <w:sz w:val="18"/>
          <w:szCs w:val="18"/>
        </w:rPr>
        <w:t> </w:t>
      </w:r>
      <w:hyperlink r:id="rId315"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Style w:val="apple-converted-space"/>
          <w:rFonts w:ascii="Roboto" w:eastAsiaTheme="majorEastAsia" w:hAnsi="Roboto"/>
          <w:sz w:val="18"/>
          <w:szCs w:val="18"/>
        </w:rPr>
        <w:t> </w:t>
      </w:r>
      <w:r w:rsidRPr="00A23A84">
        <w:rPr>
          <w:rFonts w:ascii="Roboto" w:hAnsi="Roboto"/>
          <w:sz w:val="18"/>
          <w:szCs w:val="18"/>
        </w:rPr>
        <w:t>method returns immediately, and the Android system calls the service's</w:t>
      </w:r>
      <w:r w:rsidRPr="00A23A84">
        <w:rPr>
          <w:rStyle w:val="apple-converted-space"/>
          <w:rFonts w:ascii="Roboto" w:eastAsiaTheme="majorEastAsia" w:hAnsi="Roboto"/>
          <w:sz w:val="18"/>
          <w:szCs w:val="18"/>
        </w:rPr>
        <w:t> </w:t>
      </w:r>
      <w:hyperlink r:id="rId316"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method. If the service is not already running, the system first calls</w:t>
      </w:r>
      <w:r w:rsidRPr="00A23A84">
        <w:rPr>
          <w:rStyle w:val="apple-converted-space"/>
          <w:rFonts w:ascii="Roboto" w:eastAsiaTheme="majorEastAsia" w:hAnsi="Roboto"/>
          <w:sz w:val="18"/>
          <w:szCs w:val="18"/>
        </w:rPr>
        <w:t> </w:t>
      </w:r>
      <w:hyperlink r:id="rId317" w:anchor="onCreate()" w:history="1">
        <w:r w:rsidRPr="00A23A84">
          <w:rPr>
            <w:rStyle w:val="Hyperlink"/>
            <w:rFonts w:ascii="Consolas" w:eastAsiaTheme="majorEastAsia" w:hAnsi="Consolas" w:cs="Courier New"/>
            <w:color w:val="auto"/>
            <w:sz w:val="16"/>
            <w:szCs w:val="16"/>
          </w:rPr>
          <w:t>onCreate()</w:t>
        </w:r>
      </w:hyperlink>
      <w:r w:rsidRPr="00A23A84">
        <w:rPr>
          <w:rFonts w:ascii="Roboto" w:hAnsi="Roboto"/>
          <w:sz w:val="18"/>
          <w:szCs w:val="18"/>
        </w:rPr>
        <w:t>, and then it calls</w:t>
      </w:r>
      <w:r w:rsidRPr="00A23A84">
        <w:rPr>
          <w:rStyle w:val="apple-converted-space"/>
          <w:rFonts w:ascii="Roboto" w:eastAsiaTheme="majorEastAsia" w:hAnsi="Roboto"/>
          <w:sz w:val="18"/>
          <w:szCs w:val="18"/>
        </w:rPr>
        <w:t> </w:t>
      </w:r>
      <w:hyperlink r:id="rId318"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If the service does not also provide binding, the intent that is delivered with</w:t>
      </w:r>
      <w:r w:rsidRPr="00A23A84">
        <w:rPr>
          <w:rStyle w:val="apple-converted-space"/>
          <w:rFonts w:ascii="Roboto" w:eastAsiaTheme="majorEastAsia" w:hAnsi="Roboto"/>
          <w:sz w:val="18"/>
          <w:szCs w:val="18"/>
        </w:rPr>
        <w:t> </w:t>
      </w:r>
      <w:hyperlink r:id="rId319"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Style w:val="apple-converted-space"/>
          <w:rFonts w:ascii="Roboto" w:eastAsiaTheme="majorEastAsia" w:hAnsi="Roboto"/>
          <w:sz w:val="18"/>
          <w:szCs w:val="18"/>
        </w:rPr>
        <w:t> </w:t>
      </w:r>
      <w:r w:rsidRPr="00A23A84">
        <w:rPr>
          <w:rFonts w:ascii="Roboto" w:hAnsi="Roboto"/>
          <w:sz w:val="18"/>
          <w:szCs w:val="18"/>
        </w:rPr>
        <w:t>is the only mode of communication between the application component and the service. However, if you want the service to send a result back, the client that starts the service can create a</w:t>
      </w:r>
      <w:r w:rsidRPr="00A23A84">
        <w:rPr>
          <w:rStyle w:val="apple-converted-space"/>
          <w:rFonts w:ascii="Roboto" w:eastAsiaTheme="majorEastAsia" w:hAnsi="Roboto"/>
          <w:sz w:val="18"/>
          <w:szCs w:val="18"/>
        </w:rPr>
        <w:t> </w:t>
      </w:r>
      <w:hyperlink r:id="rId320" w:history="1">
        <w:r w:rsidRPr="00A23A84">
          <w:rPr>
            <w:rStyle w:val="Hyperlink"/>
            <w:rFonts w:ascii="Consolas" w:eastAsiaTheme="majorEastAsia" w:hAnsi="Consolas" w:cs="Courier New"/>
            <w:color w:val="auto"/>
            <w:sz w:val="16"/>
            <w:szCs w:val="16"/>
          </w:rPr>
          <w:t>PendingIntent</w:t>
        </w:r>
      </w:hyperlink>
      <w:r w:rsidRPr="00A23A84">
        <w:rPr>
          <w:rStyle w:val="apple-converted-space"/>
          <w:rFonts w:ascii="Roboto" w:eastAsiaTheme="majorEastAsia" w:hAnsi="Roboto"/>
          <w:sz w:val="18"/>
          <w:szCs w:val="18"/>
        </w:rPr>
        <w:t> </w:t>
      </w:r>
      <w:r w:rsidRPr="00A23A84">
        <w:rPr>
          <w:rFonts w:ascii="Roboto" w:hAnsi="Roboto"/>
          <w:sz w:val="18"/>
          <w:szCs w:val="18"/>
        </w:rPr>
        <w:t>for a broadcast (with</w:t>
      </w:r>
      <w:r w:rsidRPr="00A23A84">
        <w:rPr>
          <w:rStyle w:val="apple-converted-space"/>
          <w:rFonts w:ascii="Roboto" w:eastAsiaTheme="majorEastAsia" w:hAnsi="Roboto"/>
          <w:sz w:val="18"/>
          <w:szCs w:val="18"/>
        </w:rPr>
        <w:t> </w:t>
      </w:r>
      <w:hyperlink r:id="rId321" w:anchor="getBroadcast(android.content.Context, int, android.content.Intent, int)" w:history="1">
        <w:r w:rsidRPr="00A23A84">
          <w:rPr>
            <w:rStyle w:val="Hyperlink"/>
            <w:rFonts w:ascii="Consolas" w:eastAsiaTheme="majorEastAsia" w:hAnsi="Consolas" w:cs="Courier New"/>
            <w:color w:val="auto"/>
            <w:sz w:val="16"/>
            <w:szCs w:val="16"/>
          </w:rPr>
          <w:t>getBroadcast()</w:t>
        </w:r>
      </w:hyperlink>
      <w:r w:rsidRPr="00A23A84">
        <w:rPr>
          <w:rFonts w:ascii="Roboto" w:hAnsi="Roboto"/>
          <w:sz w:val="18"/>
          <w:szCs w:val="18"/>
        </w:rPr>
        <w:t>) and deliver it to the service in the</w:t>
      </w:r>
      <w:r w:rsidRPr="00A23A84">
        <w:rPr>
          <w:rStyle w:val="apple-converted-space"/>
          <w:rFonts w:ascii="Roboto" w:eastAsiaTheme="majorEastAsia" w:hAnsi="Roboto"/>
          <w:sz w:val="18"/>
          <w:szCs w:val="18"/>
        </w:rPr>
        <w:t> </w:t>
      </w:r>
      <w:hyperlink r:id="rId322" w:history="1">
        <w:r w:rsidRPr="00A23A84">
          <w:rPr>
            <w:rStyle w:val="Hyperlink"/>
            <w:rFonts w:ascii="Consolas" w:eastAsiaTheme="majorEastAsia" w:hAnsi="Consolas" w:cs="Courier New"/>
            <w:color w:val="auto"/>
            <w:sz w:val="16"/>
            <w:szCs w:val="16"/>
          </w:rPr>
          <w:t>Intent</w:t>
        </w:r>
      </w:hyperlink>
      <w:r w:rsidRPr="00A23A84">
        <w:rPr>
          <w:rStyle w:val="apple-converted-space"/>
          <w:rFonts w:ascii="Roboto" w:eastAsiaTheme="majorEastAsia" w:hAnsi="Roboto"/>
          <w:sz w:val="18"/>
          <w:szCs w:val="18"/>
        </w:rPr>
        <w:t> </w:t>
      </w:r>
      <w:r w:rsidRPr="00A23A84">
        <w:rPr>
          <w:rFonts w:ascii="Roboto" w:hAnsi="Roboto"/>
          <w:sz w:val="18"/>
          <w:szCs w:val="18"/>
        </w:rPr>
        <w:t>that starts the service. The service can then use the broadcast to deliver a result.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Multiple requests to start the service result in multiple corresponding calls to the service's</w:t>
      </w:r>
      <w:r w:rsidRPr="00A23A84">
        <w:rPr>
          <w:rStyle w:val="apple-converted-space"/>
          <w:rFonts w:ascii="Roboto" w:eastAsiaTheme="majorEastAsia" w:hAnsi="Roboto"/>
          <w:sz w:val="18"/>
          <w:szCs w:val="18"/>
        </w:rPr>
        <w:t> </w:t>
      </w:r>
      <w:hyperlink r:id="rId323"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 However, only one request to stop the service (with</w:t>
      </w:r>
      <w:r w:rsidRPr="00A23A84">
        <w:rPr>
          <w:rStyle w:val="apple-converted-space"/>
          <w:rFonts w:ascii="Roboto" w:eastAsiaTheme="majorEastAsia" w:hAnsi="Roboto"/>
          <w:sz w:val="18"/>
          <w:szCs w:val="18"/>
        </w:rPr>
        <w:t> </w:t>
      </w:r>
      <w:hyperlink r:id="rId324" w:anchor="stopSelf()" w:history="1">
        <w:r w:rsidRPr="00A23A84">
          <w:rPr>
            <w:rStyle w:val="Hyperlink"/>
            <w:rFonts w:ascii="Consolas" w:eastAsiaTheme="majorEastAsia" w:hAnsi="Consolas" w:cs="Courier New"/>
            <w:color w:val="auto"/>
            <w:sz w:val="16"/>
            <w:szCs w:val="16"/>
          </w:rPr>
          <w:t>stopSelf()</w:t>
        </w:r>
      </w:hyperlink>
      <w:r w:rsidRPr="00A23A84">
        <w:rPr>
          <w:rStyle w:val="apple-converted-space"/>
          <w:rFonts w:ascii="Roboto" w:eastAsiaTheme="majorEastAsia" w:hAnsi="Roboto"/>
          <w:sz w:val="18"/>
          <w:szCs w:val="18"/>
        </w:rPr>
        <w:t> </w:t>
      </w:r>
      <w:r w:rsidRPr="00A23A84">
        <w:rPr>
          <w:rFonts w:ascii="Roboto" w:hAnsi="Roboto"/>
          <w:sz w:val="18"/>
          <w:szCs w:val="18"/>
        </w:rPr>
        <w:t>or</w:t>
      </w:r>
      <w:r w:rsidRPr="00A23A84">
        <w:rPr>
          <w:rStyle w:val="apple-converted-space"/>
          <w:rFonts w:ascii="Roboto" w:eastAsiaTheme="majorEastAsia" w:hAnsi="Roboto"/>
          <w:sz w:val="18"/>
          <w:szCs w:val="18"/>
        </w:rPr>
        <w:t> </w:t>
      </w:r>
      <w:hyperlink r:id="rId325"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Fonts w:ascii="Roboto" w:hAnsi="Roboto"/>
          <w:sz w:val="18"/>
          <w:szCs w:val="18"/>
        </w:rPr>
        <w:t>) is required to stop it.</w:t>
      </w:r>
    </w:p>
    <w:p w:rsidR="00FE5A3F" w:rsidRPr="00A23A84" w:rsidRDefault="00FE5A3F" w:rsidP="00A23A84">
      <w:pPr>
        <w:pStyle w:val="Heading3"/>
        <w:shd w:val="clear" w:color="auto" w:fill="FFFFFF"/>
        <w:spacing w:before="0" w:line="401" w:lineRule="atLeast"/>
        <w:rPr>
          <w:rFonts w:ascii="Roboto" w:hAnsi="Roboto"/>
          <w:b w:val="0"/>
          <w:bCs w:val="0"/>
          <w:color w:val="auto"/>
          <w:sz w:val="30"/>
          <w:szCs w:val="30"/>
        </w:rPr>
      </w:pPr>
      <w:r w:rsidRPr="00A23A84">
        <w:rPr>
          <w:rFonts w:ascii="Roboto" w:hAnsi="Roboto"/>
          <w:b w:val="0"/>
          <w:bCs w:val="0"/>
          <w:color w:val="auto"/>
          <w:sz w:val="30"/>
          <w:szCs w:val="30"/>
        </w:rPr>
        <w:t>Stopping a service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A started service must manage its own lifecycle. That is, the system does not stop or destroy the service unless it must recover system memory and the service continues to run after</w:t>
      </w:r>
      <w:r w:rsidRPr="00A23A84">
        <w:rPr>
          <w:rStyle w:val="apple-converted-space"/>
          <w:rFonts w:ascii="Roboto" w:eastAsiaTheme="majorEastAsia" w:hAnsi="Roboto"/>
          <w:sz w:val="18"/>
          <w:szCs w:val="18"/>
        </w:rPr>
        <w:t> </w:t>
      </w:r>
      <w:hyperlink r:id="rId326"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returns. The service must stop itself by calling</w:t>
      </w:r>
      <w:r w:rsidRPr="00A23A84">
        <w:rPr>
          <w:rStyle w:val="apple-converted-space"/>
          <w:rFonts w:ascii="Roboto" w:eastAsiaTheme="majorEastAsia" w:hAnsi="Roboto"/>
          <w:sz w:val="18"/>
          <w:szCs w:val="18"/>
        </w:rPr>
        <w:t> </w:t>
      </w:r>
      <w:hyperlink r:id="rId327" w:anchor="stopSelf()" w:history="1">
        <w:r w:rsidRPr="00A23A84">
          <w:rPr>
            <w:rStyle w:val="Hyperlink"/>
            <w:rFonts w:ascii="Consolas" w:eastAsiaTheme="majorEastAsia" w:hAnsi="Consolas" w:cs="Courier New"/>
            <w:color w:val="auto"/>
            <w:sz w:val="16"/>
            <w:szCs w:val="16"/>
          </w:rPr>
          <w:t>stopSelf()</w:t>
        </w:r>
      </w:hyperlink>
      <w:r w:rsidRPr="00A23A84">
        <w:rPr>
          <w:rFonts w:ascii="Roboto" w:hAnsi="Roboto"/>
          <w:sz w:val="18"/>
          <w:szCs w:val="18"/>
        </w:rPr>
        <w:t>, or another component can stop it by calling</w:t>
      </w:r>
      <w:r w:rsidRPr="00A23A84">
        <w:rPr>
          <w:rStyle w:val="apple-converted-space"/>
          <w:rFonts w:ascii="Roboto" w:eastAsiaTheme="majorEastAsia" w:hAnsi="Roboto"/>
          <w:sz w:val="18"/>
          <w:szCs w:val="18"/>
        </w:rPr>
        <w:t> </w:t>
      </w:r>
      <w:hyperlink r:id="rId328"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Once requested to stop with</w:t>
      </w:r>
      <w:r w:rsidRPr="00A23A84">
        <w:rPr>
          <w:rStyle w:val="apple-converted-space"/>
          <w:rFonts w:ascii="Roboto" w:eastAsiaTheme="majorEastAsia" w:hAnsi="Roboto"/>
          <w:sz w:val="18"/>
          <w:szCs w:val="18"/>
        </w:rPr>
        <w:t> </w:t>
      </w:r>
      <w:hyperlink r:id="rId329" w:anchor="stopSelf()" w:history="1">
        <w:r w:rsidRPr="00A23A84">
          <w:rPr>
            <w:rStyle w:val="Hyperlink"/>
            <w:rFonts w:ascii="Consolas" w:eastAsiaTheme="majorEastAsia" w:hAnsi="Consolas" w:cs="Courier New"/>
            <w:color w:val="auto"/>
            <w:sz w:val="16"/>
            <w:szCs w:val="16"/>
          </w:rPr>
          <w:t>stopSelf()</w:t>
        </w:r>
      </w:hyperlink>
      <w:r w:rsidRPr="00A23A84">
        <w:rPr>
          <w:rStyle w:val="apple-converted-space"/>
          <w:rFonts w:ascii="Roboto" w:eastAsiaTheme="majorEastAsia" w:hAnsi="Roboto"/>
          <w:sz w:val="18"/>
          <w:szCs w:val="18"/>
        </w:rPr>
        <w:t> </w:t>
      </w:r>
      <w:r w:rsidRPr="00A23A84">
        <w:rPr>
          <w:rFonts w:ascii="Roboto" w:hAnsi="Roboto"/>
          <w:sz w:val="18"/>
          <w:szCs w:val="18"/>
        </w:rPr>
        <w:t>or</w:t>
      </w:r>
      <w:r w:rsidRPr="00A23A84">
        <w:rPr>
          <w:rStyle w:val="apple-converted-space"/>
          <w:rFonts w:ascii="Roboto" w:eastAsiaTheme="majorEastAsia" w:hAnsi="Roboto"/>
          <w:sz w:val="18"/>
          <w:szCs w:val="18"/>
        </w:rPr>
        <w:t> </w:t>
      </w:r>
      <w:hyperlink r:id="rId330"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Fonts w:ascii="Roboto" w:hAnsi="Roboto"/>
          <w:sz w:val="18"/>
          <w:szCs w:val="18"/>
        </w:rPr>
        <w:t>, the system destroys the service as soon as possible.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If your service handles multiple requests to</w:t>
      </w:r>
      <w:r w:rsidRPr="00A23A84">
        <w:rPr>
          <w:rStyle w:val="apple-converted-space"/>
          <w:rFonts w:ascii="Roboto" w:eastAsiaTheme="majorEastAsia" w:hAnsi="Roboto"/>
          <w:sz w:val="18"/>
          <w:szCs w:val="18"/>
        </w:rPr>
        <w:t> </w:t>
      </w:r>
      <w:hyperlink r:id="rId331"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Style w:val="apple-converted-space"/>
          <w:rFonts w:ascii="Roboto" w:eastAsiaTheme="majorEastAsia" w:hAnsi="Roboto"/>
          <w:sz w:val="18"/>
          <w:szCs w:val="18"/>
        </w:rPr>
        <w:t> </w:t>
      </w:r>
      <w:r w:rsidRPr="00A23A84">
        <w:rPr>
          <w:rFonts w:ascii="Roboto" w:hAnsi="Roboto"/>
          <w:sz w:val="18"/>
          <w:szCs w:val="18"/>
        </w:rPr>
        <w:t>concurrently, you shouldn't stop the service when you're done processing a start request, as you might have received a new start request (stopping at the end of the first request would terminate the second one). To avoid this problem, you can use</w:t>
      </w:r>
      <w:r w:rsidRPr="00A23A84">
        <w:rPr>
          <w:rStyle w:val="apple-converted-space"/>
          <w:rFonts w:ascii="Roboto" w:eastAsiaTheme="majorEastAsia" w:hAnsi="Roboto"/>
          <w:sz w:val="18"/>
          <w:szCs w:val="18"/>
        </w:rPr>
        <w:t> </w:t>
      </w:r>
      <w:hyperlink r:id="rId332" w:anchor="stopSelf(int)" w:history="1">
        <w:r w:rsidRPr="00A23A84">
          <w:rPr>
            <w:rStyle w:val="Hyperlink"/>
            <w:rFonts w:ascii="Consolas" w:eastAsiaTheme="majorEastAsia" w:hAnsi="Consolas" w:cs="Courier New"/>
            <w:color w:val="auto"/>
            <w:sz w:val="16"/>
            <w:szCs w:val="16"/>
          </w:rPr>
          <w:t>stopSelf(int)</w:t>
        </w:r>
      </w:hyperlink>
      <w:r w:rsidRPr="00A23A84">
        <w:rPr>
          <w:rStyle w:val="apple-converted-space"/>
          <w:rFonts w:ascii="Roboto" w:eastAsiaTheme="majorEastAsia" w:hAnsi="Roboto"/>
          <w:sz w:val="18"/>
          <w:szCs w:val="18"/>
        </w:rPr>
        <w:t> </w:t>
      </w:r>
      <w:r w:rsidRPr="00A23A84">
        <w:rPr>
          <w:rFonts w:ascii="Roboto" w:hAnsi="Roboto"/>
          <w:sz w:val="18"/>
          <w:szCs w:val="18"/>
        </w:rPr>
        <w:t>to ensure that your request to stop the service is always based on the most recent start request. That is, when you call</w:t>
      </w:r>
      <w:r w:rsidRPr="00A23A84">
        <w:rPr>
          <w:rStyle w:val="apple-converted-space"/>
          <w:rFonts w:ascii="Roboto" w:eastAsiaTheme="majorEastAsia" w:hAnsi="Roboto"/>
          <w:sz w:val="18"/>
          <w:szCs w:val="18"/>
        </w:rPr>
        <w:t> </w:t>
      </w:r>
      <w:hyperlink r:id="rId333" w:anchor="stopSelf(int)" w:history="1">
        <w:r w:rsidRPr="00A23A84">
          <w:rPr>
            <w:rStyle w:val="Hyperlink"/>
            <w:rFonts w:ascii="Consolas" w:eastAsiaTheme="majorEastAsia" w:hAnsi="Consolas" w:cs="Courier New"/>
            <w:color w:val="auto"/>
            <w:sz w:val="16"/>
            <w:szCs w:val="16"/>
          </w:rPr>
          <w:t>stopSelf(int)</w:t>
        </w:r>
      </w:hyperlink>
      <w:r w:rsidRPr="00A23A84">
        <w:rPr>
          <w:rFonts w:ascii="Roboto" w:hAnsi="Roboto"/>
          <w:sz w:val="18"/>
          <w:szCs w:val="18"/>
        </w:rPr>
        <w:t>, you pass the ID of the start request (the</w:t>
      </w:r>
      <w:r w:rsidRPr="00A23A84">
        <w:rPr>
          <w:rStyle w:val="apple-converted-space"/>
          <w:rFonts w:ascii="Roboto" w:eastAsiaTheme="majorEastAsia" w:hAnsi="Roboto"/>
          <w:sz w:val="18"/>
          <w:szCs w:val="18"/>
        </w:rPr>
        <w:t> </w:t>
      </w:r>
      <w:r w:rsidRPr="00A23A84">
        <w:rPr>
          <w:rStyle w:val="HTMLCode"/>
          <w:rFonts w:ascii="Consolas" w:eastAsiaTheme="majorEastAsia" w:hAnsi="Consolas"/>
          <w:sz w:val="16"/>
          <w:szCs w:val="16"/>
        </w:rPr>
        <w:t>startId</w:t>
      </w:r>
      <w:r w:rsidRPr="00A23A84">
        <w:rPr>
          <w:rStyle w:val="apple-converted-space"/>
          <w:rFonts w:ascii="Roboto" w:eastAsiaTheme="majorEastAsia" w:hAnsi="Roboto"/>
          <w:sz w:val="18"/>
          <w:szCs w:val="18"/>
        </w:rPr>
        <w:t> </w:t>
      </w:r>
      <w:r w:rsidRPr="00A23A84">
        <w:rPr>
          <w:rFonts w:ascii="Roboto" w:hAnsi="Roboto"/>
          <w:sz w:val="18"/>
          <w:szCs w:val="18"/>
        </w:rPr>
        <w:t>delivered to</w:t>
      </w:r>
      <w:r w:rsidRPr="00A23A84">
        <w:rPr>
          <w:rStyle w:val="apple-converted-space"/>
          <w:rFonts w:ascii="Roboto" w:eastAsiaTheme="majorEastAsia" w:hAnsi="Roboto"/>
          <w:sz w:val="18"/>
          <w:szCs w:val="18"/>
        </w:rPr>
        <w:t> </w:t>
      </w:r>
      <w:hyperlink r:id="rId334"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 to which your stop request corresponds. Then, if the service receives a new start request before you are able to call</w:t>
      </w:r>
      <w:r w:rsidRPr="00A23A84">
        <w:rPr>
          <w:rStyle w:val="apple-converted-space"/>
          <w:rFonts w:ascii="Roboto" w:eastAsiaTheme="majorEastAsia" w:hAnsi="Roboto"/>
          <w:sz w:val="18"/>
          <w:szCs w:val="18"/>
        </w:rPr>
        <w:t> </w:t>
      </w:r>
      <w:hyperlink r:id="rId335" w:anchor="stopSelf(int)" w:history="1">
        <w:r w:rsidRPr="00A23A84">
          <w:rPr>
            <w:rStyle w:val="Hyperlink"/>
            <w:rFonts w:ascii="Consolas" w:eastAsiaTheme="majorEastAsia" w:hAnsi="Consolas" w:cs="Courier New"/>
            <w:color w:val="auto"/>
            <w:sz w:val="16"/>
            <w:szCs w:val="16"/>
          </w:rPr>
          <w:t>stopSelf(int)</w:t>
        </w:r>
      </w:hyperlink>
      <w:r w:rsidRPr="00A23A84">
        <w:rPr>
          <w:rFonts w:ascii="Roboto" w:hAnsi="Roboto"/>
          <w:sz w:val="18"/>
          <w:szCs w:val="18"/>
        </w:rPr>
        <w:t>, the ID does not match and the service does not stop.</w:t>
      </w:r>
    </w:p>
    <w:p w:rsidR="00FE5A3F" w:rsidRPr="00A23A84" w:rsidRDefault="00FE5A3F" w:rsidP="00A23A84">
      <w:pPr>
        <w:pStyle w:val="caution"/>
        <w:shd w:val="clear" w:color="auto" w:fill="FFFFFF"/>
        <w:spacing w:before="200" w:beforeAutospacing="0" w:after="200" w:afterAutospacing="0"/>
        <w:rPr>
          <w:rFonts w:ascii="Roboto" w:hAnsi="Roboto"/>
          <w:sz w:val="18"/>
          <w:szCs w:val="18"/>
        </w:rPr>
      </w:pPr>
      <w:r w:rsidRPr="00A23A84">
        <w:rPr>
          <w:rStyle w:val="Strong"/>
          <w:rFonts w:ascii="Roboto" w:hAnsi="Roboto"/>
          <w:sz w:val="18"/>
          <w:szCs w:val="18"/>
        </w:rPr>
        <w:t>Caution:</w:t>
      </w:r>
      <w:r w:rsidRPr="00A23A84">
        <w:rPr>
          <w:rStyle w:val="apple-converted-space"/>
          <w:rFonts w:ascii="Roboto" w:eastAsiaTheme="majorEastAsia" w:hAnsi="Roboto"/>
          <w:sz w:val="18"/>
          <w:szCs w:val="18"/>
        </w:rPr>
        <w:t> </w:t>
      </w:r>
      <w:r w:rsidRPr="00A23A84">
        <w:rPr>
          <w:rFonts w:ascii="Roboto" w:hAnsi="Roboto"/>
          <w:sz w:val="18"/>
          <w:szCs w:val="18"/>
        </w:rPr>
        <w:t>To avoid wasting system resources and consuming battery power, ensure that your application stops its services when it's done working. If necessary, other components can stop the service by calling</w:t>
      </w:r>
      <w:r w:rsidRPr="00A23A84">
        <w:rPr>
          <w:rStyle w:val="apple-converted-space"/>
          <w:rFonts w:ascii="Roboto" w:eastAsiaTheme="majorEastAsia" w:hAnsi="Roboto"/>
          <w:sz w:val="18"/>
          <w:szCs w:val="18"/>
        </w:rPr>
        <w:t> </w:t>
      </w:r>
      <w:hyperlink r:id="rId336"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Fonts w:ascii="Roboto" w:hAnsi="Roboto"/>
          <w:sz w:val="18"/>
          <w:szCs w:val="18"/>
        </w:rPr>
        <w:t>. Even if you enable binding for the service, you must always stop the service yourself if it ever receives a call to</w:t>
      </w:r>
      <w:r w:rsidRPr="00A23A84">
        <w:rPr>
          <w:rStyle w:val="apple-converted-space"/>
          <w:rFonts w:ascii="Roboto" w:eastAsiaTheme="majorEastAsia" w:hAnsi="Roboto"/>
          <w:sz w:val="18"/>
          <w:szCs w:val="18"/>
        </w:rPr>
        <w:t> </w:t>
      </w:r>
      <w:hyperlink r:id="rId337"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For more information about the lifecycle of a service, see the section below about</w:t>
      </w:r>
      <w:r w:rsidRPr="00A23A84">
        <w:rPr>
          <w:rStyle w:val="apple-converted-space"/>
          <w:rFonts w:ascii="Roboto" w:eastAsiaTheme="majorEastAsia" w:hAnsi="Roboto"/>
          <w:sz w:val="18"/>
          <w:szCs w:val="18"/>
        </w:rPr>
        <w:t> </w:t>
      </w:r>
      <w:hyperlink r:id="rId338" w:anchor="Lifecycle" w:history="1">
        <w:r w:rsidRPr="00A23A84">
          <w:rPr>
            <w:rStyle w:val="Hyperlink"/>
            <w:rFonts w:ascii="Roboto" w:eastAsiaTheme="majorEastAsia" w:hAnsi="Roboto"/>
            <w:color w:val="auto"/>
            <w:sz w:val="18"/>
            <w:szCs w:val="18"/>
          </w:rPr>
          <w:t>Managing the Lifecycle of a Service</w:t>
        </w:r>
      </w:hyperlink>
      <w:r w:rsidRPr="00A23A84">
        <w:rPr>
          <w:rFonts w:ascii="Roboto" w:hAnsi="Roboto"/>
          <w:sz w:val="18"/>
          <w:szCs w:val="18"/>
        </w:rPr>
        <w:t>.</w:t>
      </w:r>
    </w:p>
    <w:p w:rsidR="00FE5A3F" w:rsidRPr="00A23A84" w:rsidRDefault="00FE5A3F" w:rsidP="00A23A84">
      <w:pPr>
        <w:pStyle w:val="Heading2"/>
        <w:shd w:val="clear" w:color="auto" w:fill="FFFFFF"/>
        <w:spacing w:before="0" w:line="401" w:lineRule="atLeast"/>
        <w:rPr>
          <w:rFonts w:ascii="Roboto" w:hAnsi="Roboto"/>
          <w:b w:val="0"/>
          <w:bCs w:val="0"/>
          <w:color w:val="auto"/>
          <w:sz w:val="35"/>
          <w:szCs w:val="35"/>
        </w:rPr>
      </w:pPr>
      <w:r w:rsidRPr="00A23A84">
        <w:rPr>
          <w:rFonts w:ascii="Roboto" w:hAnsi="Roboto"/>
          <w:b w:val="0"/>
          <w:bCs w:val="0"/>
          <w:color w:val="auto"/>
          <w:sz w:val="35"/>
          <w:szCs w:val="35"/>
        </w:rPr>
        <w:t>Creating a bound service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A </w:t>
      </w:r>
      <w:r w:rsidRPr="00A23A84">
        <w:rPr>
          <w:rFonts w:ascii="Roboto" w:hAnsi="Roboto"/>
          <w:sz w:val="18"/>
          <w:szCs w:val="18"/>
          <w:highlight w:val="yellow"/>
        </w:rPr>
        <w:t>bound service is one that allows application components to bind to it by calling</w:t>
      </w:r>
      <w:r w:rsidRPr="00A23A84">
        <w:rPr>
          <w:rStyle w:val="apple-converted-space"/>
          <w:rFonts w:ascii="Roboto" w:eastAsiaTheme="majorEastAsia" w:hAnsi="Roboto"/>
          <w:sz w:val="18"/>
          <w:szCs w:val="18"/>
        </w:rPr>
        <w:t> </w:t>
      </w:r>
      <w:hyperlink r:id="rId339" w:anchor="bindService(android.content.Intent, android.content.ServiceConnection, int)" w:history="1">
        <w:r w:rsidRPr="00A23A84">
          <w:rPr>
            <w:rStyle w:val="Hyperlink"/>
            <w:rFonts w:ascii="Consolas" w:eastAsiaTheme="majorEastAsia" w:hAnsi="Consolas" w:cs="Courier New"/>
            <w:color w:val="auto"/>
            <w:sz w:val="16"/>
            <w:szCs w:val="16"/>
          </w:rPr>
          <w:t>bindService()</w:t>
        </w:r>
      </w:hyperlink>
      <w:r w:rsidRPr="00A23A84">
        <w:rPr>
          <w:rStyle w:val="apple-converted-space"/>
          <w:rFonts w:ascii="Roboto" w:eastAsiaTheme="majorEastAsia" w:hAnsi="Roboto"/>
          <w:sz w:val="18"/>
          <w:szCs w:val="18"/>
        </w:rPr>
        <w:t> </w:t>
      </w:r>
      <w:r w:rsidRPr="00A23A84">
        <w:rPr>
          <w:rFonts w:ascii="Roboto" w:hAnsi="Roboto"/>
          <w:sz w:val="18"/>
          <w:szCs w:val="18"/>
        </w:rPr>
        <w:t xml:space="preserve">to create a long-standing connection. It generally </w:t>
      </w:r>
      <w:r w:rsidRPr="00A23A84">
        <w:rPr>
          <w:rFonts w:ascii="Roboto" w:hAnsi="Roboto"/>
          <w:b/>
          <w:sz w:val="18"/>
          <w:szCs w:val="18"/>
        </w:rPr>
        <w:t>doesn't allow</w:t>
      </w:r>
      <w:r w:rsidRPr="00A23A84">
        <w:rPr>
          <w:rFonts w:ascii="Roboto" w:hAnsi="Roboto"/>
          <w:sz w:val="18"/>
          <w:szCs w:val="18"/>
        </w:rPr>
        <w:t xml:space="preserve"> components to</w:t>
      </w:r>
      <w:r w:rsidRPr="00A23A84">
        <w:rPr>
          <w:rStyle w:val="apple-converted-space"/>
          <w:rFonts w:ascii="Roboto" w:eastAsiaTheme="majorEastAsia" w:hAnsi="Roboto"/>
          <w:sz w:val="18"/>
          <w:szCs w:val="18"/>
        </w:rPr>
        <w:t> </w:t>
      </w:r>
      <w:r w:rsidRPr="00A23A84">
        <w:rPr>
          <w:rStyle w:val="Emphasis"/>
          <w:rFonts w:ascii="Roboto" w:hAnsi="Roboto"/>
          <w:sz w:val="18"/>
          <w:szCs w:val="18"/>
        </w:rPr>
        <w:t>start</w:t>
      </w:r>
      <w:r w:rsidRPr="00A23A84">
        <w:rPr>
          <w:rStyle w:val="apple-converted-space"/>
          <w:rFonts w:ascii="Roboto" w:eastAsiaTheme="majorEastAsia" w:hAnsi="Roboto"/>
          <w:sz w:val="18"/>
          <w:szCs w:val="18"/>
        </w:rPr>
        <w:t> </w:t>
      </w:r>
      <w:r w:rsidRPr="00A23A84">
        <w:rPr>
          <w:rFonts w:ascii="Roboto" w:hAnsi="Roboto"/>
          <w:sz w:val="18"/>
          <w:szCs w:val="18"/>
        </w:rPr>
        <w:t>it by calling</w:t>
      </w:r>
      <w:r w:rsidRPr="00A23A84">
        <w:rPr>
          <w:rStyle w:val="apple-converted-space"/>
          <w:rFonts w:ascii="Roboto" w:eastAsiaTheme="majorEastAsia" w:hAnsi="Roboto"/>
          <w:sz w:val="18"/>
          <w:szCs w:val="18"/>
        </w:rPr>
        <w:t> </w:t>
      </w:r>
      <w:hyperlink r:id="rId340"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Create a </w:t>
      </w:r>
      <w:r w:rsidRPr="00A23A84">
        <w:rPr>
          <w:rFonts w:ascii="Roboto" w:hAnsi="Roboto"/>
          <w:sz w:val="18"/>
          <w:szCs w:val="18"/>
          <w:highlight w:val="yellow"/>
        </w:rPr>
        <w:t>bound service when you want to interact with the service from activities and other components</w:t>
      </w:r>
      <w:r w:rsidRPr="00A23A84">
        <w:rPr>
          <w:rFonts w:ascii="Roboto" w:hAnsi="Roboto"/>
          <w:sz w:val="18"/>
          <w:szCs w:val="18"/>
        </w:rPr>
        <w:t xml:space="preserve"> in your application or to expose some of your application's functionality to other applications through interprocess communication (IPC).</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To </w:t>
      </w:r>
      <w:r w:rsidRPr="00A23A84">
        <w:rPr>
          <w:rFonts w:ascii="Roboto" w:hAnsi="Roboto"/>
          <w:sz w:val="18"/>
          <w:szCs w:val="18"/>
          <w:highlight w:val="yellow"/>
        </w:rPr>
        <w:t>create a bound service, implement the</w:t>
      </w:r>
      <w:r w:rsidRPr="00A23A84">
        <w:rPr>
          <w:rStyle w:val="apple-converted-space"/>
          <w:rFonts w:ascii="Roboto" w:eastAsiaTheme="majorEastAsia" w:hAnsi="Roboto"/>
          <w:sz w:val="18"/>
          <w:szCs w:val="18"/>
        </w:rPr>
        <w:t> </w:t>
      </w:r>
      <w:hyperlink r:id="rId341" w:anchor="onBind(android.content.Intent)" w:history="1">
        <w:r w:rsidRPr="00A23A84">
          <w:rPr>
            <w:rStyle w:val="Hyperlink"/>
            <w:rFonts w:ascii="Consolas" w:eastAsiaTheme="majorEastAsia" w:hAnsi="Consolas" w:cs="Courier New"/>
            <w:color w:val="auto"/>
            <w:sz w:val="16"/>
            <w:szCs w:val="16"/>
          </w:rPr>
          <w:t>onBind()</w:t>
        </w:r>
      </w:hyperlink>
      <w:r w:rsidRPr="00A23A84">
        <w:rPr>
          <w:rStyle w:val="apple-converted-space"/>
          <w:rFonts w:ascii="Roboto" w:eastAsiaTheme="majorEastAsia" w:hAnsi="Roboto"/>
          <w:sz w:val="18"/>
          <w:szCs w:val="18"/>
        </w:rPr>
        <w:t> </w:t>
      </w:r>
      <w:r w:rsidRPr="00A23A84">
        <w:rPr>
          <w:rFonts w:ascii="Roboto" w:hAnsi="Roboto"/>
          <w:sz w:val="18"/>
          <w:szCs w:val="18"/>
          <w:highlight w:val="yellow"/>
        </w:rPr>
        <w:t>callback method to return an</w:t>
      </w:r>
      <w:r w:rsidRPr="00A23A84">
        <w:rPr>
          <w:rStyle w:val="apple-converted-space"/>
          <w:rFonts w:ascii="Roboto" w:eastAsiaTheme="majorEastAsia" w:hAnsi="Roboto"/>
          <w:sz w:val="18"/>
          <w:szCs w:val="18"/>
        </w:rPr>
        <w:t> </w:t>
      </w:r>
      <w:hyperlink r:id="rId342" w:history="1">
        <w:r w:rsidRPr="00A23A84">
          <w:rPr>
            <w:rStyle w:val="Hyperlink"/>
            <w:rFonts w:ascii="Consolas" w:eastAsiaTheme="majorEastAsia" w:hAnsi="Consolas" w:cs="Courier New"/>
            <w:color w:val="auto"/>
            <w:sz w:val="16"/>
            <w:szCs w:val="16"/>
          </w:rPr>
          <w:t>IBinder</w:t>
        </w:r>
      </w:hyperlink>
      <w:r w:rsidRPr="00A23A84">
        <w:rPr>
          <w:rStyle w:val="apple-converted-space"/>
          <w:rFonts w:ascii="Roboto" w:eastAsiaTheme="majorEastAsia" w:hAnsi="Roboto"/>
          <w:sz w:val="18"/>
          <w:szCs w:val="18"/>
        </w:rPr>
        <w:t> </w:t>
      </w:r>
      <w:r w:rsidRPr="00A23A84">
        <w:rPr>
          <w:rFonts w:ascii="Roboto" w:hAnsi="Roboto"/>
          <w:sz w:val="18"/>
          <w:szCs w:val="18"/>
        </w:rPr>
        <w:t>that defines the interface for communication with the service. Other application components can then call</w:t>
      </w:r>
      <w:r w:rsidRPr="00A23A84">
        <w:rPr>
          <w:rStyle w:val="apple-converted-space"/>
          <w:rFonts w:ascii="Roboto" w:eastAsiaTheme="majorEastAsia" w:hAnsi="Roboto"/>
          <w:sz w:val="18"/>
          <w:szCs w:val="18"/>
        </w:rPr>
        <w:t> </w:t>
      </w:r>
      <w:hyperlink r:id="rId343" w:anchor="bindService(android.content.Intent, android.content.ServiceConnection, int)" w:history="1">
        <w:r w:rsidRPr="00A23A84">
          <w:rPr>
            <w:rStyle w:val="Hyperlink"/>
            <w:rFonts w:ascii="Consolas" w:eastAsiaTheme="majorEastAsia" w:hAnsi="Consolas" w:cs="Courier New"/>
            <w:color w:val="auto"/>
            <w:sz w:val="16"/>
            <w:szCs w:val="16"/>
          </w:rPr>
          <w:t>bindService()</w:t>
        </w:r>
      </w:hyperlink>
      <w:r w:rsidRPr="00A23A84">
        <w:rPr>
          <w:rStyle w:val="apple-converted-space"/>
          <w:rFonts w:ascii="Roboto" w:eastAsiaTheme="majorEastAsia" w:hAnsi="Roboto"/>
          <w:sz w:val="18"/>
          <w:szCs w:val="18"/>
        </w:rPr>
        <w:t> </w:t>
      </w:r>
      <w:r w:rsidRPr="00A23A84">
        <w:rPr>
          <w:rFonts w:ascii="Roboto" w:hAnsi="Roboto"/>
          <w:sz w:val="18"/>
          <w:szCs w:val="18"/>
        </w:rPr>
        <w:t xml:space="preserve">to retrieve the interface and begin calling methods on the service. The service lives only to serve the application component that is bound to it, so when </w:t>
      </w:r>
      <w:r w:rsidRPr="00A23A84">
        <w:rPr>
          <w:rFonts w:ascii="Roboto" w:hAnsi="Roboto"/>
          <w:sz w:val="18"/>
          <w:szCs w:val="18"/>
        </w:rPr>
        <w:lastRenderedPageBreak/>
        <w:t>there are no components bound to the service, the system destroys it. You do</w:t>
      </w:r>
      <w:r w:rsidRPr="00A23A84">
        <w:rPr>
          <w:rStyle w:val="apple-converted-space"/>
          <w:rFonts w:ascii="Roboto" w:eastAsiaTheme="majorEastAsia" w:hAnsi="Roboto"/>
          <w:sz w:val="18"/>
          <w:szCs w:val="18"/>
        </w:rPr>
        <w:t> </w:t>
      </w:r>
      <w:r w:rsidRPr="00A23A84">
        <w:rPr>
          <w:rStyle w:val="Emphasis"/>
          <w:rFonts w:ascii="Roboto" w:hAnsi="Roboto"/>
          <w:sz w:val="18"/>
          <w:szCs w:val="18"/>
        </w:rPr>
        <w:t>not</w:t>
      </w:r>
      <w:r w:rsidRPr="00A23A84">
        <w:rPr>
          <w:rStyle w:val="apple-converted-space"/>
          <w:rFonts w:ascii="Roboto" w:eastAsiaTheme="majorEastAsia" w:hAnsi="Roboto"/>
          <w:sz w:val="18"/>
          <w:szCs w:val="18"/>
        </w:rPr>
        <w:t> </w:t>
      </w:r>
      <w:r w:rsidRPr="00A23A84">
        <w:rPr>
          <w:rFonts w:ascii="Roboto" w:hAnsi="Roboto"/>
          <w:sz w:val="18"/>
          <w:szCs w:val="18"/>
        </w:rPr>
        <w:t>need to stop a bound service in the same way that you must when the service is started through</w:t>
      </w:r>
      <w:r w:rsidRPr="00A23A84">
        <w:rPr>
          <w:rStyle w:val="apple-converted-space"/>
          <w:rFonts w:ascii="Roboto" w:eastAsiaTheme="majorEastAsia" w:hAnsi="Roboto"/>
          <w:sz w:val="18"/>
          <w:szCs w:val="18"/>
        </w:rPr>
        <w:t> </w:t>
      </w:r>
      <w:hyperlink r:id="rId344" w:anchor="onStartCommand(android.content.Intent, int, int)" w:history="1">
        <w:r w:rsidRPr="00A23A84">
          <w:rPr>
            <w:rStyle w:val="Hyperlink"/>
            <w:rFonts w:ascii="Consolas" w:eastAsiaTheme="majorEastAsia" w:hAnsi="Consolas" w:cs="Courier New"/>
            <w:color w:val="auto"/>
            <w:sz w:val="16"/>
            <w:szCs w:val="16"/>
          </w:rPr>
          <w:t>onStartCommand()</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highlight w:val="yellow"/>
        </w:rPr>
        <w:t>To create a bound service, you must define the interface that specifies how a client can communicate with the</w:t>
      </w:r>
      <w:r w:rsidRPr="00A23A84">
        <w:rPr>
          <w:rFonts w:ascii="Roboto" w:hAnsi="Roboto"/>
          <w:sz w:val="18"/>
          <w:szCs w:val="18"/>
        </w:rPr>
        <w:t xml:space="preserve"> service. This interface between the service and a client must be an implementation of</w:t>
      </w:r>
      <w:r w:rsidRPr="00A23A84">
        <w:rPr>
          <w:rStyle w:val="apple-converted-space"/>
          <w:rFonts w:ascii="Roboto" w:eastAsiaTheme="majorEastAsia" w:hAnsi="Roboto"/>
          <w:sz w:val="18"/>
          <w:szCs w:val="18"/>
        </w:rPr>
        <w:t> </w:t>
      </w:r>
      <w:hyperlink r:id="rId345" w:history="1">
        <w:r w:rsidRPr="00A23A84">
          <w:rPr>
            <w:rStyle w:val="Hyperlink"/>
            <w:rFonts w:ascii="Consolas" w:eastAsiaTheme="majorEastAsia" w:hAnsi="Consolas" w:cs="Courier New"/>
            <w:color w:val="auto"/>
            <w:sz w:val="16"/>
            <w:szCs w:val="16"/>
          </w:rPr>
          <w:t>IBinder</w:t>
        </w:r>
      </w:hyperlink>
      <w:r w:rsidRPr="00A23A84">
        <w:rPr>
          <w:rStyle w:val="apple-converted-space"/>
          <w:rFonts w:ascii="Roboto" w:eastAsiaTheme="majorEastAsia" w:hAnsi="Roboto"/>
          <w:sz w:val="18"/>
          <w:szCs w:val="18"/>
        </w:rPr>
        <w:t> </w:t>
      </w:r>
      <w:r w:rsidRPr="00A23A84">
        <w:rPr>
          <w:rFonts w:ascii="Roboto" w:hAnsi="Roboto"/>
          <w:sz w:val="18"/>
          <w:szCs w:val="18"/>
        </w:rPr>
        <w:t>and is what your service must return from the</w:t>
      </w:r>
      <w:r w:rsidRPr="00A23A84">
        <w:rPr>
          <w:rStyle w:val="apple-converted-space"/>
          <w:rFonts w:ascii="Roboto" w:eastAsiaTheme="majorEastAsia" w:hAnsi="Roboto"/>
          <w:sz w:val="18"/>
          <w:szCs w:val="18"/>
        </w:rPr>
        <w:t> </w:t>
      </w:r>
      <w:hyperlink r:id="rId346" w:anchor="onBind(android.content.Intent)" w:history="1">
        <w:r w:rsidRPr="00A23A84">
          <w:rPr>
            <w:rStyle w:val="Hyperlink"/>
            <w:rFonts w:ascii="Consolas" w:eastAsiaTheme="majorEastAsia" w:hAnsi="Consolas" w:cs="Courier New"/>
            <w:color w:val="auto"/>
            <w:sz w:val="16"/>
            <w:szCs w:val="16"/>
          </w:rPr>
          <w:t>onBind()</w:t>
        </w:r>
      </w:hyperlink>
      <w:r w:rsidRPr="00A23A84">
        <w:rPr>
          <w:rStyle w:val="apple-converted-space"/>
          <w:rFonts w:ascii="Roboto" w:eastAsiaTheme="majorEastAsia" w:hAnsi="Roboto"/>
          <w:sz w:val="18"/>
          <w:szCs w:val="18"/>
        </w:rPr>
        <w:t> </w:t>
      </w:r>
      <w:r w:rsidRPr="00A23A84">
        <w:rPr>
          <w:rFonts w:ascii="Roboto" w:hAnsi="Roboto"/>
          <w:sz w:val="18"/>
          <w:szCs w:val="18"/>
        </w:rPr>
        <w:t>callback method. After the client receives the</w:t>
      </w:r>
      <w:r w:rsidRPr="00A23A84">
        <w:rPr>
          <w:rStyle w:val="apple-converted-space"/>
          <w:rFonts w:ascii="Roboto" w:eastAsiaTheme="majorEastAsia" w:hAnsi="Roboto"/>
          <w:sz w:val="18"/>
          <w:szCs w:val="18"/>
        </w:rPr>
        <w:t> </w:t>
      </w:r>
      <w:hyperlink r:id="rId347" w:history="1">
        <w:r w:rsidRPr="00A23A84">
          <w:rPr>
            <w:rStyle w:val="Hyperlink"/>
            <w:rFonts w:ascii="Consolas" w:eastAsiaTheme="majorEastAsia" w:hAnsi="Consolas" w:cs="Courier New"/>
            <w:color w:val="auto"/>
            <w:sz w:val="16"/>
            <w:szCs w:val="16"/>
          </w:rPr>
          <w:t>IBinder</w:t>
        </w:r>
      </w:hyperlink>
      <w:r w:rsidRPr="00A23A84">
        <w:rPr>
          <w:rFonts w:ascii="Roboto" w:hAnsi="Roboto"/>
          <w:sz w:val="18"/>
          <w:szCs w:val="18"/>
        </w:rPr>
        <w:t>, it can begin interacting with the service through that interface.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highlight w:val="yellow"/>
        </w:rPr>
        <w:t>Multiple clients can bind to the service</w:t>
      </w:r>
      <w:r w:rsidRPr="00A23A84">
        <w:rPr>
          <w:rFonts w:ascii="Roboto" w:hAnsi="Roboto"/>
          <w:sz w:val="18"/>
          <w:szCs w:val="18"/>
        </w:rPr>
        <w:t xml:space="preserve"> simultaneously. When a client is done interacting with the service, it calls</w:t>
      </w:r>
      <w:r w:rsidRPr="00A23A84">
        <w:rPr>
          <w:rStyle w:val="apple-converted-space"/>
          <w:rFonts w:ascii="Roboto" w:eastAsiaTheme="majorEastAsia" w:hAnsi="Roboto"/>
          <w:sz w:val="18"/>
          <w:szCs w:val="18"/>
        </w:rPr>
        <w:t> </w:t>
      </w:r>
      <w:hyperlink r:id="rId348" w:anchor="unbindService(android.content.ServiceConnection)" w:history="1">
        <w:r w:rsidRPr="00A23A84">
          <w:rPr>
            <w:rStyle w:val="Hyperlink"/>
            <w:rFonts w:ascii="Consolas" w:eastAsiaTheme="majorEastAsia" w:hAnsi="Consolas" w:cs="Courier New"/>
            <w:color w:val="auto"/>
            <w:sz w:val="16"/>
            <w:szCs w:val="16"/>
          </w:rPr>
          <w:t>unbindService()</w:t>
        </w:r>
      </w:hyperlink>
      <w:r w:rsidRPr="00A23A84">
        <w:rPr>
          <w:rStyle w:val="apple-converted-space"/>
          <w:rFonts w:ascii="Roboto" w:eastAsiaTheme="majorEastAsia" w:hAnsi="Roboto"/>
          <w:sz w:val="18"/>
          <w:szCs w:val="18"/>
        </w:rPr>
        <w:t> </w:t>
      </w:r>
      <w:r w:rsidRPr="00A23A84">
        <w:rPr>
          <w:rFonts w:ascii="Roboto" w:hAnsi="Roboto"/>
          <w:sz w:val="18"/>
          <w:szCs w:val="18"/>
        </w:rPr>
        <w:t>to unbind. When there are no clients bound to the service, the system destroys the service.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There are multiple ways to implement a bound service, and the implementation is more complicated than a started service. For these reasons, the bound service discussion appears in a separate document about</w:t>
      </w:r>
      <w:r w:rsidRPr="00A23A84">
        <w:rPr>
          <w:rStyle w:val="apple-converted-space"/>
          <w:rFonts w:ascii="Roboto" w:eastAsiaTheme="majorEastAsia" w:hAnsi="Roboto"/>
          <w:sz w:val="18"/>
          <w:szCs w:val="18"/>
        </w:rPr>
        <w:t> </w:t>
      </w:r>
      <w:hyperlink r:id="rId349" w:history="1">
        <w:r w:rsidRPr="00A23A84">
          <w:rPr>
            <w:rStyle w:val="Hyperlink"/>
            <w:rFonts w:ascii="Roboto" w:eastAsiaTheme="majorEastAsia" w:hAnsi="Roboto"/>
            <w:color w:val="auto"/>
            <w:sz w:val="18"/>
            <w:szCs w:val="18"/>
          </w:rPr>
          <w:t>Bound Services</w:t>
        </w:r>
      </w:hyperlink>
      <w:r w:rsidRPr="00A23A84">
        <w:rPr>
          <w:rFonts w:ascii="Roboto" w:hAnsi="Roboto"/>
          <w:sz w:val="18"/>
          <w:szCs w:val="18"/>
        </w:rPr>
        <w:t>.</w:t>
      </w:r>
    </w:p>
    <w:p w:rsidR="00FE5A3F" w:rsidRPr="00A23A84" w:rsidRDefault="00FE5A3F" w:rsidP="00A23A84">
      <w:pPr>
        <w:pStyle w:val="Heading2"/>
        <w:shd w:val="clear" w:color="auto" w:fill="FFFFFF"/>
        <w:spacing w:before="0" w:line="401" w:lineRule="atLeast"/>
        <w:rPr>
          <w:rFonts w:ascii="Roboto" w:hAnsi="Roboto"/>
          <w:b w:val="0"/>
          <w:bCs w:val="0"/>
          <w:color w:val="auto"/>
          <w:sz w:val="35"/>
          <w:szCs w:val="35"/>
        </w:rPr>
      </w:pPr>
      <w:r w:rsidRPr="00A23A84">
        <w:rPr>
          <w:rFonts w:ascii="Roboto" w:hAnsi="Roboto"/>
          <w:b w:val="0"/>
          <w:bCs w:val="0"/>
          <w:color w:val="auto"/>
          <w:sz w:val="35"/>
          <w:szCs w:val="35"/>
        </w:rPr>
        <w:t>Sending notifications to the user</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When a service is running, it can notify the user of events using</w:t>
      </w:r>
      <w:r w:rsidRPr="00A23A84">
        <w:rPr>
          <w:rStyle w:val="apple-converted-space"/>
          <w:rFonts w:ascii="Roboto" w:eastAsiaTheme="majorEastAsia" w:hAnsi="Roboto"/>
          <w:sz w:val="18"/>
          <w:szCs w:val="18"/>
        </w:rPr>
        <w:t> </w:t>
      </w:r>
      <w:hyperlink r:id="rId350" w:history="1">
        <w:r w:rsidRPr="00A23A84">
          <w:rPr>
            <w:rStyle w:val="Hyperlink"/>
            <w:rFonts w:ascii="Roboto" w:eastAsiaTheme="majorEastAsia" w:hAnsi="Roboto"/>
            <w:color w:val="auto"/>
            <w:sz w:val="18"/>
            <w:szCs w:val="18"/>
          </w:rPr>
          <w:t>Toast Notifications</w:t>
        </w:r>
      </w:hyperlink>
      <w:r w:rsidRPr="00A23A84">
        <w:rPr>
          <w:rStyle w:val="apple-converted-space"/>
          <w:rFonts w:ascii="Roboto" w:eastAsiaTheme="majorEastAsia" w:hAnsi="Roboto"/>
          <w:sz w:val="18"/>
          <w:szCs w:val="18"/>
        </w:rPr>
        <w:t> </w:t>
      </w:r>
      <w:r w:rsidRPr="00A23A84">
        <w:rPr>
          <w:rFonts w:ascii="Roboto" w:hAnsi="Roboto"/>
          <w:sz w:val="18"/>
          <w:szCs w:val="18"/>
        </w:rPr>
        <w:t>or</w:t>
      </w:r>
      <w:r w:rsidRPr="00A23A84">
        <w:rPr>
          <w:rStyle w:val="apple-converted-space"/>
          <w:rFonts w:ascii="Roboto" w:eastAsiaTheme="majorEastAsia" w:hAnsi="Roboto"/>
          <w:sz w:val="18"/>
          <w:szCs w:val="18"/>
        </w:rPr>
        <w:t> </w:t>
      </w:r>
      <w:hyperlink r:id="rId351" w:history="1">
        <w:r w:rsidRPr="00A23A84">
          <w:rPr>
            <w:rStyle w:val="Hyperlink"/>
            <w:rFonts w:ascii="Roboto" w:eastAsiaTheme="majorEastAsia" w:hAnsi="Roboto"/>
            <w:color w:val="auto"/>
            <w:sz w:val="18"/>
            <w:szCs w:val="18"/>
          </w:rPr>
          <w:t>Status Bar Notifications</w:t>
        </w:r>
      </w:hyperlink>
      <w:r w:rsidRPr="00A23A84">
        <w:rPr>
          <w:rFonts w:ascii="Roboto" w:hAnsi="Roboto"/>
          <w:sz w:val="18"/>
          <w:szCs w:val="18"/>
        </w:rPr>
        <w:t>.</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A </w:t>
      </w:r>
      <w:r w:rsidRPr="00A23A84">
        <w:rPr>
          <w:rFonts w:ascii="Roboto" w:hAnsi="Roboto"/>
          <w:b/>
          <w:sz w:val="18"/>
          <w:szCs w:val="18"/>
          <w:highlight w:val="yellow"/>
        </w:rPr>
        <w:t>toast notification</w:t>
      </w:r>
      <w:r w:rsidRPr="00A23A84">
        <w:rPr>
          <w:rFonts w:ascii="Roboto" w:hAnsi="Roboto"/>
          <w:sz w:val="18"/>
          <w:szCs w:val="18"/>
          <w:highlight w:val="yellow"/>
        </w:rPr>
        <w:t xml:space="preserve"> is a message that appears on the surface of the current window for only a moment before</w:t>
      </w:r>
      <w:r w:rsidRPr="00A23A84">
        <w:rPr>
          <w:rFonts w:ascii="Roboto" w:hAnsi="Roboto"/>
          <w:sz w:val="18"/>
          <w:szCs w:val="18"/>
        </w:rPr>
        <w:t xml:space="preserve"> disappearing. A status bar notification provides an icon in the status bar with a message, which the user can select in order to take an action (such as start an activity).</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Usually, a </w:t>
      </w:r>
      <w:r w:rsidRPr="00A23A84">
        <w:rPr>
          <w:rFonts w:ascii="Roboto" w:hAnsi="Roboto"/>
          <w:b/>
          <w:sz w:val="18"/>
          <w:szCs w:val="18"/>
          <w:highlight w:val="yellow"/>
        </w:rPr>
        <w:t>status bar notification</w:t>
      </w:r>
      <w:r w:rsidRPr="00A23A84">
        <w:rPr>
          <w:rFonts w:ascii="Roboto" w:hAnsi="Roboto"/>
          <w:sz w:val="18"/>
          <w:szCs w:val="18"/>
          <w:highlight w:val="yellow"/>
        </w:rPr>
        <w:t xml:space="preserve"> is the best technique to use when background</w:t>
      </w:r>
      <w:r w:rsidRPr="00A23A84">
        <w:rPr>
          <w:rFonts w:ascii="Roboto" w:hAnsi="Roboto"/>
          <w:sz w:val="18"/>
          <w:szCs w:val="18"/>
        </w:rPr>
        <w:t xml:space="preserve"> work such as a file download has completed, and the user can now act on it. When the user selects the notification from the expanded view, the notification can start an activity (such as to display the downloaded file).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See the</w:t>
      </w:r>
      <w:r w:rsidRPr="00A23A84">
        <w:rPr>
          <w:rStyle w:val="apple-converted-space"/>
          <w:rFonts w:ascii="Roboto" w:eastAsiaTheme="majorEastAsia" w:hAnsi="Roboto"/>
          <w:sz w:val="18"/>
          <w:szCs w:val="18"/>
        </w:rPr>
        <w:t> </w:t>
      </w:r>
      <w:hyperlink r:id="rId352" w:history="1">
        <w:r w:rsidRPr="00A23A84">
          <w:rPr>
            <w:rStyle w:val="Hyperlink"/>
            <w:rFonts w:ascii="Roboto" w:eastAsiaTheme="majorEastAsia" w:hAnsi="Roboto"/>
            <w:color w:val="auto"/>
            <w:sz w:val="18"/>
            <w:szCs w:val="18"/>
          </w:rPr>
          <w:t>Toast Notifications</w:t>
        </w:r>
      </w:hyperlink>
      <w:r w:rsidRPr="00A23A84">
        <w:rPr>
          <w:rStyle w:val="apple-converted-space"/>
          <w:rFonts w:ascii="Roboto" w:eastAsiaTheme="majorEastAsia" w:hAnsi="Roboto"/>
          <w:sz w:val="18"/>
          <w:szCs w:val="18"/>
        </w:rPr>
        <w:t> </w:t>
      </w:r>
      <w:r w:rsidRPr="00A23A84">
        <w:rPr>
          <w:rFonts w:ascii="Roboto" w:hAnsi="Roboto"/>
          <w:sz w:val="18"/>
          <w:szCs w:val="18"/>
        </w:rPr>
        <w:t>or</w:t>
      </w:r>
      <w:r w:rsidRPr="00A23A84">
        <w:rPr>
          <w:rStyle w:val="apple-converted-space"/>
          <w:rFonts w:ascii="Roboto" w:eastAsiaTheme="majorEastAsia" w:hAnsi="Roboto"/>
          <w:sz w:val="18"/>
          <w:szCs w:val="18"/>
        </w:rPr>
        <w:t> </w:t>
      </w:r>
      <w:hyperlink r:id="rId353" w:history="1">
        <w:r w:rsidRPr="00A23A84">
          <w:rPr>
            <w:rStyle w:val="Hyperlink"/>
            <w:rFonts w:ascii="Roboto" w:eastAsiaTheme="majorEastAsia" w:hAnsi="Roboto"/>
            <w:color w:val="auto"/>
            <w:sz w:val="18"/>
            <w:szCs w:val="18"/>
          </w:rPr>
          <w:t>Status Bar Notifications</w:t>
        </w:r>
      </w:hyperlink>
      <w:r w:rsidRPr="00A23A84">
        <w:rPr>
          <w:rStyle w:val="apple-converted-space"/>
          <w:rFonts w:ascii="Roboto" w:eastAsiaTheme="majorEastAsia" w:hAnsi="Roboto"/>
          <w:sz w:val="18"/>
          <w:szCs w:val="18"/>
        </w:rPr>
        <w:t> </w:t>
      </w:r>
      <w:r w:rsidRPr="00A23A84">
        <w:rPr>
          <w:rFonts w:ascii="Roboto" w:hAnsi="Roboto"/>
          <w:sz w:val="18"/>
          <w:szCs w:val="18"/>
        </w:rPr>
        <w:t>developer guides for more information.</w:t>
      </w:r>
    </w:p>
    <w:p w:rsidR="00FE5A3F" w:rsidRPr="00A23A84" w:rsidRDefault="00FE5A3F" w:rsidP="00A23A84">
      <w:pPr>
        <w:pStyle w:val="Heading2"/>
        <w:shd w:val="clear" w:color="auto" w:fill="FFFFFF"/>
        <w:spacing w:before="0" w:line="401" w:lineRule="atLeast"/>
        <w:rPr>
          <w:rFonts w:ascii="Roboto" w:hAnsi="Roboto"/>
          <w:b w:val="0"/>
          <w:bCs w:val="0"/>
          <w:color w:val="auto"/>
          <w:sz w:val="35"/>
          <w:szCs w:val="35"/>
        </w:rPr>
      </w:pPr>
      <w:r w:rsidRPr="00A23A84">
        <w:rPr>
          <w:rFonts w:ascii="Roboto" w:hAnsi="Roboto"/>
          <w:b w:val="0"/>
          <w:bCs w:val="0"/>
          <w:color w:val="auto"/>
          <w:sz w:val="35"/>
          <w:szCs w:val="35"/>
        </w:rPr>
        <w:t>Running a service in the foreground</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A </w:t>
      </w:r>
      <w:r w:rsidRPr="00A23A84">
        <w:rPr>
          <w:rFonts w:ascii="Roboto" w:hAnsi="Roboto"/>
          <w:sz w:val="18"/>
          <w:szCs w:val="18"/>
          <w:highlight w:val="yellow"/>
        </w:rPr>
        <w:t>foreground service is a service that the user is actively aware of</w:t>
      </w:r>
      <w:r w:rsidRPr="00A23A84">
        <w:rPr>
          <w:rFonts w:ascii="Roboto" w:hAnsi="Roboto"/>
          <w:sz w:val="18"/>
          <w:szCs w:val="18"/>
        </w:rPr>
        <w:t xml:space="preserve"> and is not a candidate for the system to kill when low on memory. A foreground service must provide a notification for the status bar, which is placed under the</w:t>
      </w:r>
      <w:r w:rsidRPr="00A23A84">
        <w:rPr>
          <w:rStyle w:val="apple-converted-space"/>
          <w:rFonts w:ascii="Roboto" w:eastAsiaTheme="majorEastAsia" w:hAnsi="Roboto"/>
          <w:sz w:val="18"/>
          <w:szCs w:val="18"/>
        </w:rPr>
        <w:t> </w:t>
      </w:r>
      <w:r w:rsidRPr="00A23A84">
        <w:rPr>
          <w:rStyle w:val="Emphasis"/>
          <w:rFonts w:ascii="Roboto" w:hAnsi="Roboto"/>
          <w:sz w:val="18"/>
          <w:szCs w:val="18"/>
        </w:rPr>
        <w:t>Ongoing</w:t>
      </w:r>
      <w:r w:rsidRPr="00A23A84">
        <w:rPr>
          <w:rStyle w:val="apple-converted-space"/>
          <w:rFonts w:ascii="Roboto" w:eastAsiaTheme="majorEastAsia" w:hAnsi="Roboto"/>
          <w:sz w:val="18"/>
          <w:szCs w:val="18"/>
        </w:rPr>
        <w:t> </w:t>
      </w:r>
      <w:r w:rsidRPr="00A23A84">
        <w:rPr>
          <w:rFonts w:ascii="Roboto" w:hAnsi="Roboto"/>
          <w:sz w:val="18"/>
          <w:szCs w:val="18"/>
        </w:rPr>
        <w:t>heading. This means that the notification cannot be dismissed unless the service is either stopped or removed from the foreground.</w:t>
      </w:r>
    </w:p>
    <w:p w:rsidR="00FE5A3F"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For example, a music player that plays music from </w:t>
      </w:r>
      <w:r w:rsidRPr="00A23A84">
        <w:rPr>
          <w:rFonts w:ascii="Roboto" w:hAnsi="Roboto"/>
          <w:sz w:val="18"/>
          <w:szCs w:val="18"/>
          <w:highlight w:val="yellow"/>
        </w:rPr>
        <w:t>a service should be set to run in the foreground</w:t>
      </w:r>
      <w:r w:rsidRPr="00A23A84">
        <w:rPr>
          <w:rFonts w:ascii="Roboto" w:hAnsi="Roboto"/>
          <w:sz w:val="18"/>
          <w:szCs w:val="18"/>
        </w:rPr>
        <w:t>, because the user is explicitly aware of its operation. The notification in the status bar might indicate</w:t>
      </w:r>
      <w:r>
        <w:rPr>
          <w:rFonts w:ascii="Roboto" w:hAnsi="Roboto"/>
          <w:sz w:val="18"/>
          <w:szCs w:val="18"/>
        </w:rPr>
        <w:t xml:space="preserve"> the current song and allow the user to launch an activity to interact with the music player.</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 xml:space="preserve">To request </w:t>
      </w:r>
      <w:r w:rsidRPr="00A23A84">
        <w:rPr>
          <w:rFonts w:ascii="Roboto" w:hAnsi="Roboto"/>
          <w:sz w:val="18"/>
          <w:szCs w:val="18"/>
          <w:highlight w:val="yellow"/>
        </w:rPr>
        <w:t>that your service run in the foreground, call</w:t>
      </w:r>
      <w:r w:rsidRPr="00A23A84">
        <w:rPr>
          <w:rStyle w:val="apple-converted-space"/>
          <w:rFonts w:ascii="Roboto" w:eastAsiaTheme="majorEastAsia" w:hAnsi="Roboto"/>
          <w:sz w:val="18"/>
          <w:szCs w:val="18"/>
        </w:rPr>
        <w:t> </w:t>
      </w:r>
      <w:hyperlink r:id="rId354" w:anchor="startForeground(int, android.app.Notification)" w:history="1">
        <w:r w:rsidRPr="00A23A84">
          <w:rPr>
            <w:rStyle w:val="Hyperlink"/>
            <w:rFonts w:ascii="Consolas" w:eastAsiaTheme="majorEastAsia" w:hAnsi="Consolas" w:cs="Courier New"/>
            <w:color w:val="auto"/>
            <w:sz w:val="16"/>
            <w:szCs w:val="16"/>
          </w:rPr>
          <w:t>startForeground()</w:t>
        </w:r>
      </w:hyperlink>
      <w:r w:rsidRPr="00A23A84">
        <w:rPr>
          <w:rFonts w:ascii="Roboto" w:hAnsi="Roboto"/>
          <w:sz w:val="18"/>
          <w:szCs w:val="18"/>
        </w:rPr>
        <w:t>. This method takes two parameters: an integer that uniquely identifies the notification and the</w:t>
      </w:r>
      <w:r w:rsidRPr="00A23A84">
        <w:rPr>
          <w:rStyle w:val="apple-converted-space"/>
          <w:rFonts w:ascii="Roboto" w:eastAsiaTheme="majorEastAsia" w:hAnsi="Roboto"/>
          <w:sz w:val="18"/>
          <w:szCs w:val="18"/>
        </w:rPr>
        <w:t> </w:t>
      </w:r>
      <w:hyperlink r:id="rId355" w:history="1">
        <w:r w:rsidRPr="00A23A84">
          <w:rPr>
            <w:rStyle w:val="Hyperlink"/>
            <w:rFonts w:ascii="Consolas" w:eastAsiaTheme="majorEastAsia" w:hAnsi="Consolas" w:cs="Courier New"/>
            <w:color w:val="auto"/>
            <w:sz w:val="16"/>
            <w:szCs w:val="16"/>
          </w:rPr>
          <w:t>Notification</w:t>
        </w:r>
      </w:hyperlink>
      <w:r w:rsidRPr="00A23A84">
        <w:rPr>
          <w:rStyle w:val="apple-converted-space"/>
          <w:rFonts w:ascii="Roboto" w:eastAsiaTheme="majorEastAsia" w:hAnsi="Roboto"/>
          <w:sz w:val="18"/>
          <w:szCs w:val="18"/>
        </w:rPr>
        <w:t> </w:t>
      </w:r>
      <w:r w:rsidRPr="00A23A84">
        <w:rPr>
          <w:rFonts w:ascii="Roboto" w:hAnsi="Roboto"/>
          <w:sz w:val="18"/>
          <w:szCs w:val="18"/>
        </w:rPr>
        <w:t xml:space="preserve">for the status bar. </w:t>
      </w:r>
      <w:r w:rsidRPr="00A23A84">
        <w:rPr>
          <w:rStyle w:val="Strong"/>
          <w:rFonts w:ascii="Roboto" w:hAnsi="Roboto"/>
          <w:sz w:val="18"/>
          <w:szCs w:val="18"/>
        </w:rPr>
        <w:t>Caution:</w:t>
      </w:r>
      <w:r w:rsidRPr="00A23A84">
        <w:rPr>
          <w:rStyle w:val="apple-converted-space"/>
          <w:rFonts w:ascii="Roboto" w:eastAsiaTheme="majorEastAsia" w:hAnsi="Roboto"/>
          <w:sz w:val="18"/>
          <w:szCs w:val="18"/>
        </w:rPr>
        <w:t> </w:t>
      </w:r>
      <w:r w:rsidRPr="00A23A84">
        <w:rPr>
          <w:rFonts w:ascii="Roboto" w:hAnsi="Roboto"/>
          <w:sz w:val="18"/>
          <w:szCs w:val="18"/>
        </w:rPr>
        <w:t>The integer ID that you give to</w:t>
      </w:r>
      <w:r w:rsidRPr="00A23A84">
        <w:rPr>
          <w:rStyle w:val="apple-converted-space"/>
          <w:rFonts w:ascii="Roboto" w:eastAsiaTheme="majorEastAsia" w:hAnsi="Roboto"/>
          <w:sz w:val="18"/>
          <w:szCs w:val="18"/>
        </w:rPr>
        <w:t> </w:t>
      </w:r>
      <w:hyperlink r:id="rId356" w:anchor="startForeground(int, android.app.Notification)" w:history="1">
        <w:r w:rsidRPr="00A23A84">
          <w:rPr>
            <w:rStyle w:val="Hyperlink"/>
            <w:rFonts w:ascii="Consolas" w:eastAsiaTheme="majorEastAsia" w:hAnsi="Consolas" w:cs="Courier New"/>
            <w:color w:val="auto"/>
            <w:sz w:val="16"/>
            <w:szCs w:val="16"/>
          </w:rPr>
          <w:t>startForeground()</w:t>
        </w:r>
      </w:hyperlink>
      <w:r w:rsidRPr="00A23A84">
        <w:rPr>
          <w:rStyle w:val="apple-converted-space"/>
          <w:rFonts w:ascii="Roboto" w:eastAsiaTheme="majorEastAsia" w:hAnsi="Roboto"/>
          <w:sz w:val="18"/>
          <w:szCs w:val="18"/>
        </w:rPr>
        <w:t> </w:t>
      </w:r>
      <w:r w:rsidRPr="00A23A84">
        <w:rPr>
          <w:rFonts w:ascii="Roboto" w:hAnsi="Roboto"/>
          <w:sz w:val="18"/>
          <w:szCs w:val="18"/>
        </w:rPr>
        <w:t>must not be 0.</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To remove the service from the foreground, call</w:t>
      </w:r>
      <w:r w:rsidRPr="00A23A84">
        <w:rPr>
          <w:rStyle w:val="apple-converted-space"/>
          <w:rFonts w:ascii="Roboto" w:eastAsiaTheme="majorEastAsia" w:hAnsi="Roboto"/>
          <w:sz w:val="18"/>
          <w:szCs w:val="18"/>
        </w:rPr>
        <w:t> </w:t>
      </w:r>
      <w:hyperlink r:id="rId357" w:anchor="stopForeground(boolean)" w:history="1">
        <w:r w:rsidRPr="00A23A84">
          <w:rPr>
            <w:rStyle w:val="Hyperlink"/>
            <w:rFonts w:ascii="Consolas" w:eastAsiaTheme="majorEastAsia" w:hAnsi="Consolas" w:cs="Courier New"/>
            <w:color w:val="auto"/>
            <w:sz w:val="16"/>
            <w:szCs w:val="16"/>
          </w:rPr>
          <w:t>stopForeground()</w:t>
        </w:r>
      </w:hyperlink>
      <w:r w:rsidRPr="00A23A84">
        <w:rPr>
          <w:rFonts w:ascii="Roboto" w:hAnsi="Roboto"/>
          <w:sz w:val="18"/>
          <w:szCs w:val="18"/>
        </w:rPr>
        <w:t>. This method takes a boolean, which indicates whether to remove the status bar notification as well. This method does</w:t>
      </w:r>
      <w:r w:rsidRPr="00A23A84">
        <w:rPr>
          <w:rStyle w:val="apple-converted-space"/>
          <w:rFonts w:ascii="Roboto" w:eastAsiaTheme="majorEastAsia" w:hAnsi="Roboto"/>
          <w:sz w:val="18"/>
          <w:szCs w:val="18"/>
        </w:rPr>
        <w:t> </w:t>
      </w:r>
      <w:r w:rsidRPr="00A23A84">
        <w:rPr>
          <w:rStyle w:val="Emphasis"/>
          <w:rFonts w:ascii="Roboto" w:hAnsi="Roboto"/>
          <w:sz w:val="18"/>
          <w:szCs w:val="18"/>
        </w:rPr>
        <w:t>not</w:t>
      </w:r>
      <w:r w:rsidRPr="00A23A84">
        <w:rPr>
          <w:rStyle w:val="apple-converted-space"/>
          <w:rFonts w:ascii="Roboto" w:eastAsiaTheme="majorEastAsia" w:hAnsi="Roboto"/>
          <w:sz w:val="18"/>
          <w:szCs w:val="18"/>
        </w:rPr>
        <w:t> </w:t>
      </w:r>
      <w:r w:rsidRPr="00A23A84">
        <w:rPr>
          <w:rFonts w:ascii="Roboto" w:hAnsi="Roboto"/>
          <w:sz w:val="18"/>
          <w:szCs w:val="18"/>
        </w:rPr>
        <w:t>stop the service. However, if you stop the service while it's still running in the foreground, the notification is also removed.</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For more information about notifications, see</w:t>
      </w:r>
      <w:r w:rsidRPr="00A23A84">
        <w:rPr>
          <w:rStyle w:val="apple-converted-space"/>
          <w:rFonts w:ascii="Roboto" w:eastAsiaTheme="majorEastAsia" w:hAnsi="Roboto"/>
          <w:sz w:val="18"/>
          <w:szCs w:val="18"/>
        </w:rPr>
        <w:t> </w:t>
      </w:r>
      <w:hyperlink r:id="rId358" w:history="1">
        <w:r w:rsidRPr="00A23A84">
          <w:rPr>
            <w:rStyle w:val="Hyperlink"/>
            <w:rFonts w:ascii="Roboto" w:eastAsiaTheme="majorEastAsia" w:hAnsi="Roboto"/>
            <w:color w:val="auto"/>
            <w:sz w:val="18"/>
            <w:szCs w:val="18"/>
          </w:rPr>
          <w:t>Creating Status Bar Notifications</w:t>
        </w:r>
      </w:hyperlink>
      <w:r w:rsidRPr="00A23A84">
        <w:rPr>
          <w:rFonts w:ascii="Roboto" w:hAnsi="Roboto"/>
          <w:sz w:val="18"/>
          <w:szCs w:val="18"/>
        </w:rPr>
        <w:t>.</w:t>
      </w:r>
    </w:p>
    <w:p w:rsidR="00FE5A3F" w:rsidRPr="00A23A84" w:rsidRDefault="00FE5A3F" w:rsidP="00A23A84">
      <w:pPr>
        <w:pStyle w:val="Heading2"/>
        <w:shd w:val="clear" w:color="auto" w:fill="FFFFFF"/>
        <w:spacing w:before="0" w:line="401" w:lineRule="atLeast"/>
        <w:rPr>
          <w:rFonts w:ascii="Roboto" w:hAnsi="Roboto"/>
          <w:b w:val="0"/>
          <w:bCs w:val="0"/>
          <w:color w:val="auto"/>
          <w:sz w:val="35"/>
          <w:szCs w:val="35"/>
        </w:rPr>
      </w:pPr>
      <w:r w:rsidRPr="00A23A84">
        <w:rPr>
          <w:rFonts w:ascii="Roboto" w:hAnsi="Roboto"/>
          <w:b w:val="0"/>
          <w:bCs w:val="0"/>
          <w:color w:val="auto"/>
          <w:sz w:val="35"/>
          <w:szCs w:val="35"/>
        </w:rPr>
        <w:t>Managing the lifecycle of a service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 lifecycle of a service is much simpler than that of an activity. However, it's even more important that you pay close attention to how your service is created and destroyed because a service can run in the background without the user being aware.</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rPr>
        <w:t>The service lifecycle—from when it's created to when it's destroyed—can follow either of these two paths:</w:t>
      </w:r>
    </w:p>
    <w:p w:rsidR="00FE5A3F" w:rsidRPr="00A23A84" w:rsidRDefault="00FE5A3F" w:rsidP="003E3ED9">
      <w:pPr>
        <w:numPr>
          <w:ilvl w:val="0"/>
          <w:numId w:val="74"/>
        </w:numPr>
        <w:shd w:val="clear" w:color="auto" w:fill="FFFFFF"/>
        <w:tabs>
          <w:tab w:val="clear" w:pos="720"/>
          <w:tab w:val="num" w:pos="-5182"/>
        </w:tabs>
        <w:spacing w:after="150" w:line="240" w:lineRule="auto"/>
        <w:ind w:left="360"/>
        <w:rPr>
          <w:rFonts w:ascii="Roboto" w:hAnsi="Roboto"/>
          <w:sz w:val="18"/>
          <w:szCs w:val="18"/>
        </w:rPr>
      </w:pPr>
      <w:r w:rsidRPr="00A23A84">
        <w:rPr>
          <w:rFonts w:ascii="Roboto" w:hAnsi="Roboto"/>
          <w:sz w:val="18"/>
          <w:szCs w:val="18"/>
        </w:rPr>
        <w:t>A started service</w:t>
      </w:r>
    </w:p>
    <w:p w:rsidR="00FE5A3F" w:rsidRPr="00A23A84" w:rsidRDefault="00FE5A3F" w:rsidP="00A23A84">
      <w:pPr>
        <w:pStyle w:val="NormalWeb"/>
        <w:shd w:val="clear" w:color="auto" w:fill="FFFFFF"/>
        <w:spacing w:before="75" w:beforeAutospacing="0" w:after="75" w:afterAutospacing="0"/>
        <w:ind w:left="360"/>
        <w:rPr>
          <w:rFonts w:ascii="Roboto" w:hAnsi="Roboto"/>
          <w:sz w:val="18"/>
          <w:szCs w:val="18"/>
        </w:rPr>
      </w:pPr>
      <w:r w:rsidRPr="00A23A84">
        <w:rPr>
          <w:rFonts w:ascii="Roboto" w:hAnsi="Roboto"/>
          <w:sz w:val="18"/>
          <w:szCs w:val="18"/>
        </w:rPr>
        <w:t>The service is created when another component calls</w:t>
      </w:r>
      <w:r w:rsidRPr="00A23A84">
        <w:rPr>
          <w:rStyle w:val="apple-converted-space"/>
          <w:rFonts w:ascii="Roboto" w:eastAsiaTheme="majorEastAsia" w:hAnsi="Roboto"/>
          <w:sz w:val="18"/>
          <w:szCs w:val="18"/>
        </w:rPr>
        <w:t> </w:t>
      </w:r>
      <w:hyperlink r:id="rId359"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Fonts w:ascii="Roboto" w:hAnsi="Roboto"/>
          <w:sz w:val="18"/>
          <w:szCs w:val="18"/>
        </w:rPr>
        <w:t>. The service then runs indefinitely and must stop itself by calling</w:t>
      </w:r>
      <w:r w:rsidRPr="00A23A84">
        <w:rPr>
          <w:rStyle w:val="apple-converted-space"/>
          <w:rFonts w:ascii="Roboto" w:eastAsiaTheme="majorEastAsia" w:hAnsi="Roboto"/>
          <w:sz w:val="18"/>
          <w:szCs w:val="18"/>
        </w:rPr>
        <w:t> </w:t>
      </w:r>
      <w:hyperlink r:id="rId360" w:anchor="stopSelf()" w:history="1">
        <w:r w:rsidRPr="00A23A84">
          <w:rPr>
            <w:rStyle w:val="Hyperlink"/>
            <w:rFonts w:ascii="Consolas" w:eastAsiaTheme="majorEastAsia" w:hAnsi="Consolas" w:cs="Courier New"/>
            <w:color w:val="auto"/>
            <w:sz w:val="16"/>
            <w:szCs w:val="16"/>
          </w:rPr>
          <w:t>stopSelf()</w:t>
        </w:r>
      </w:hyperlink>
      <w:r w:rsidRPr="00A23A84">
        <w:rPr>
          <w:rFonts w:ascii="Roboto" w:hAnsi="Roboto"/>
          <w:sz w:val="18"/>
          <w:szCs w:val="18"/>
        </w:rPr>
        <w:t>. Another component can also stop the service by calling</w:t>
      </w:r>
      <w:r w:rsidRPr="00A23A84">
        <w:rPr>
          <w:rStyle w:val="apple-converted-space"/>
          <w:rFonts w:ascii="Roboto" w:eastAsiaTheme="majorEastAsia" w:hAnsi="Roboto"/>
          <w:sz w:val="18"/>
          <w:szCs w:val="18"/>
        </w:rPr>
        <w:t> </w:t>
      </w:r>
      <w:hyperlink r:id="rId361"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Fonts w:ascii="Roboto" w:hAnsi="Roboto"/>
          <w:sz w:val="18"/>
          <w:szCs w:val="18"/>
        </w:rPr>
        <w:t>. When the service is stopped, the system destroys it.</w:t>
      </w:r>
    </w:p>
    <w:p w:rsidR="00FE5A3F" w:rsidRPr="00A23A84" w:rsidRDefault="00FE5A3F" w:rsidP="003E3ED9">
      <w:pPr>
        <w:numPr>
          <w:ilvl w:val="0"/>
          <w:numId w:val="74"/>
        </w:numPr>
        <w:shd w:val="clear" w:color="auto" w:fill="FFFFFF"/>
        <w:tabs>
          <w:tab w:val="clear" w:pos="720"/>
          <w:tab w:val="num" w:pos="-5182"/>
        </w:tabs>
        <w:spacing w:after="150" w:line="240" w:lineRule="auto"/>
        <w:ind w:left="360"/>
        <w:rPr>
          <w:rFonts w:ascii="Roboto" w:hAnsi="Roboto"/>
          <w:sz w:val="18"/>
          <w:szCs w:val="18"/>
        </w:rPr>
      </w:pPr>
      <w:r w:rsidRPr="00A23A84">
        <w:rPr>
          <w:rFonts w:ascii="Roboto" w:hAnsi="Roboto"/>
          <w:sz w:val="18"/>
          <w:szCs w:val="18"/>
        </w:rPr>
        <w:t>A bound service</w:t>
      </w:r>
    </w:p>
    <w:p w:rsidR="00FE5A3F" w:rsidRPr="00A23A84" w:rsidRDefault="00FE5A3F" w:rsidP="00A23A84">
      <w:pPr>
        <w:pStyle w:val="NormalWeb"/>
        <w:shd w:val="clear" w:color="auto" w:fill="FFFFFF"/>
        <w:spacing w:before="75" w:beforeAutospacing="0" w:after="75" w:afterAutospacing="0"/>
        <w:ind w:left="360"/>
        <w:rPr>
          <w:rFonts w:ascii="Roboto" w:hAnsi="Roboto"/>
          <w:sz w:val="18"/>
          <w:szCs w:val="18"/>
        </w:rPr>
      </w:pPr>
      <w:r w:rsidRPr="00A23A84">
        <w:rPr>
          <w:rFonts w:ascii="Roboto" w:hAnsi="Roboto"/>
          <w:sz w:val="18"/>
          <w:szCs w:val="18"/>
        </w:rPr>
        <w:t>The service is created when another component (a client) calls</w:t>
      </w:r>
      <w:r w:rsidRPr="00A23A84">
        <w:rPr>
          <w:rStyle w:val="apple-converted-space"/>
          <w:rFonts w:ascii="Roboto" w:eastAsiaTheme="majorEastAsia" w:hAnsi="Roboto"/>
          <w:sz w:val="18"/>
          <w:szCs w:val="18"/>
        </w:rPr>
        <w:t> </w:t>
      </w:r>
      <w:hyperlink r:id="rId362" w:anchor="bindService(android.content.Intent, android.content.ServiceConnection, int)" w:history="1">
        <w:r w:rsidRPr="00A23A84">
          <w:rPr>
            <w:rStyle w:val="Hyperlink"/>
            <w:rFonts w:ascii="Consolas" w:eastAsiaTheme="majorEastAsia" w:hAnsi="Consolas" w:cs="Courier New"/>
            <w:color w:val="auto"/>
            <w:sz w:val="16"/>
            <w:szCs w:val="16"/>
          </w:rPr>
          <w:t>bindService()</w:t>
        </w:r>
      </w:hyperlink>
      <w:r w:rsidRPr="00A23A84">
        <w:rPr>
          <w:rFonts w:ascii="Roboto" w:hAnsi="Roboto"/>
          <w:sz w:val="18"/>
          <w:szCs w:val="18"/>
        </w:rPr>
        <w:t>. The client then communicates with the service through an</w:t>
      </w:r>
      <w:r w:rsidRPr="00A23A84">
        <w:rPr>
          <w:rStyle w:val="apple-converted-space"/>
          <w:rFonts w:ascii="Roboto" w:eastAsiaTheme="majorEastAsia" w:hAnsi="Roboto"/>
          <w:sz w:val="18"/>
          <w:szCs w:val="18"/>
        </w:rPr>
        <w:t> </w:t>
      </w:r>
      <w:hyperlink r:id="rId363" w:history="1">
        <w:r w:rsidRPr="00A23A84">
          <w:rPr>
            <w:rStyle w:val="Hyperlink"/>
            <w:rFonts w:ascii="Consolas" w:eastAsiaTheme="majorEastAsia" w:hAnsi="Consolas" w:cs="Courier New"/>
            <w:color w:val="auto"/>
            <w:sz w:val="16"/>
            <w:szCs w:val="16"/>
          </w:rPr>
          <w:t>IBinder</w:t>
        </w:r>
      </w:hyperlink>
      <w:r w:rsidRPr="00A23A84">
        <w:rPr>
          <w:rFonts w:ascii="Roboto" w:hAnsi="Roboto"/>
          <w:sz w:val="18"/>
          <w:szCs w:val="18"/>
        </w:rPr>
        <w:t>interface. The client can close the connection by calling</w:t>
      </w:r>
      <w:r w:rsidRPr="00A23A84">
        <w:rPr>
          <w:rStyle w:val="apple-converted-space"/>
          <w:rFonts w:ascii="Roboto" w:eastAsiaTheme="majorEastAsia" w:hAnsi="Roboto"/>
          <w:sz w:val="18"/>
          <w:szCs w:val="18"/>
        </w:rPr>
        <w:t> </w:t>
      </w:r>
      <w:hyperlink r:id="rId364" w:anchor="unbindService(android.content.ServiceConnection)" w:history="1">
        <w:r w:rsidRPr="00A23A84">
          <w:rPr>
            <w:rStyle w:val="Hyperlink"/>
            <w:rFonts w:ascii="Consolas" w:eastAsiaTheme="majorEastAsia" w:hAnsi="Consolas" w:cs="Courier New"/>
            <w:color w:val="auto"/>
            <w:sz w:val="16"/>
            <w:szCs w:val="16"/>
          </w:rPr>
          <w:t>unbindService()</w:t>
        </w:r>
      </w:hyperlink>
      <w:r w:rsidRPr="00A23A84">
        <w:rPr>
          <w:rFonts w:ascii="Roboto" w:hAnsi="Roboto"/>
          <w:sz w:val="18"/>
          <w:szCs w:val="18"/>
        </w:rPr>
        <w:t>. Multiple clients can bind to the same service and when all of them unbind, the system destroys the service. The service does</w:t>
      </w:r>
      <w:r w:rsidRPr="00A23A84">
        <w:rPr>
          <w:rStyle w:val="apple-converted-space"/>
          <w:rFonts w:ascii="Roboto" w:eastAsiaTheme="majorEastAsia" w:hAnsi="Roboto"/>
          <w:sz w:val="18"/>
          <w:szCs w:val="18"/>
        </w:rPr>
        <w:t> </w:t>
      </w:r>
      <w:r w:rsidRPr="00A23A84">
        <w:rPr>
          <w:rStyle w:val="Emphasis"/>
          <w:rFonts w:ascii="Roboto" w:hAnsi="Roboto"/>
          <w:sz w:val="18"/>
          <w:szCs w:val="18"/>
        </w:rPr>
        <w:t>not</w:t>
      </w:r>
      <w:r w:rsidRPr="00A23A84">
        <w:rPr>
          <w:rStyle w:val="apple-converted-space"/>
          <w:rFonts w:ascii="Roboto" w:eastAsiaTheme="majorEastAsia" w:hAnsi="Roboto"/>
          <w:sz w:val="18"/>
          <w:szCs w:val="18"/>
        </w:rPr>
        <w:t> </w:t>
      </w:r>
      <w:r w:rsidRPr="00A23A84">
        <w:rPr>
          <w:rFonts w:ascii="Roboto" w:hAnsi="Roboto"/>
          <w:sz w:val="18"/>
          <w:szCs w:val="18"/>
        </w:rPr>
        <w:t>need to stop itself.</w:t>
      </w:r>
    </w:p>
    <w:p w:rsidR="00FE5A3F" w:rsidRPr="00A23A84" w:rsidRDefault="00FE5A3F" w:rsidP="00A23A84">
      <w:pPr>
        <w:pStyle w:val="NormalWeb"/>
        <w:shd w:val="clear" w:color="auto" w:fill="FFFFFF"/>
        <w:spacing w:before="0" w:beforeAutospacing="0" w:after="150" w:afterAutospacing="0"/>
        <w:ind w:left="110"/>
        <w:rPr>
          <w:rFonts w:ascii="Roboto" w:hAnsi="Roboto"/>
          <w:sz w:val="18"/>
          <w:szCs w:val="18"/>
        </w:rPr>
      </w:pPr>
      <w:r w:rsidRPr="00A23A84">
        <w:rPr>
          <w:rFonts w:ascii="Roboto" w:hAnsi="Roboto"/>
          <w:sz w:val="18"/>
          <w:szCs w:val="18"/>
        </w:rPr>
        <w:t>These two paths are not entirely separate. You can bind to a service that is already started with</w:t>
      </w:r>
      <w:r w:rsidRPr="00A23A84">
        <w:rPr>
          <w:rStyle w:val="apple-converted-space"/>
          <w:rFonts w:ascii="Roboto" w:eastAsiaTheme="majorEastAsia" w:hAnsi="Roboto"/>
          <w:sz w:val="18"/>
          <w:szCs w:val="18"/>
        </w:rPr>
        <w:t> </w:t>
      </w:r>
      <w:hyperlink r:id="rId365"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Fonts w:ascii="Roboto" w:hAnsi="Roboto"/>
          <w:sz w:val="18"/>
          <w:szCs w:val="18"/>
        </w:rPr>
        <w:t>. For example, you can start a background music service by calling</w:t>
      </w:r>
      <w:r w:rsidRPr="00A23A84">
        <w:rPr>
          <w:rStyle w:val="apple-converted-space"/>
          <w:rFonts w:ascii="Roboto" w:eastAsiaTheme="majorEastAsia" w:hAnsi="Roboto"/>
          <w:sz w:val="18"/>
          <w:szCs w:val="18"/>
        </w:rPr>
        <w:t> </w:t>
      </w:r>
      <w:hyperlink r:id="rId366" w:anchor="startService(android.content.Intent)" w:history="1">
        <w:r w:rsidRPr="00A23A84">
          <w:rPr>
            <w:rStyle w:val="Hyperlink"/>
            <w:rFonts w:ascii="Consolas" w:eastAsiaTheme="majorEastAsia" w:hAnsi="Consolas" w:cs="Courier New"/>
            <w:color w:val="auto"/>
            <w:sz w:val="16"/>
            <w:szCs w:val="16"/>
          </w:rPr>
          <w:t>startService()</w:t>
        </w:r>
      </w:hyperlink>
      <w:r w:rsidRPr="00A23A84">
        <w:rPr>
          <w:rStyle w:val="apple-converted-space"/>
          <w:rFonts w:ascii="Roboto" w:eastAsiaTheme="majorEastAsia" w:hAnsi="Roboto"/>
          <w:sz w:val="18"/>
          <w:szCs w:val="18"/>
        </w:rPr>
        <w:t> </w:t>
      </w:r>
      <w:r w:rsidRPr="00A23A84">
        <w:rPr>
          <w:rFonts w:ascii="Roboto" w:hAnsi="Roboto"/>
          <w:sz w:val="18"/>
          <w:szCs w:val="18"/>
        </w:rPr>
        <w:t>with an</w:t>
      </w:r>
      <w:r w:rsidRPr="00A23A84">
        <w:rPr>
          <w:rStyle w:val="apple-converted-space"/>
          <w:rFonts w:ascii="Roboto" w:eastAsiaTheme="majorEastAsia" w:hAnsi="Roboto"/>
          <w:sz w:val="18"/>
          <w:szCs w:val="18"/>
        </w:rPr>
        <w:t> </w:t>
      </w:r>
      <w:hyperlink r:id="rId367" w:history="1">
        <w:r w:rsidRPr="00A23A84">
          <w:rPr>
            <w:rStyle w:val="Hyperlink"/>
            <w:rFonts w:ascii="Consolas" w:eastAsiaTheme="majorEastAsia" w:hAnsi="Consolas" w:cs="Courier New"/>
            <w:color w:val="auto"/>
            <w:sz w:val="16"/>
            <w:szCs w:val="16"/>
          </w:rPr>
          <w:t>Intent</w:t>
        </w:r>
      </w:hyperlink>
      <w:r w:rsidRPr="00A23A84">
        <w:rPr>
          <w:rStyle w:val="apple-converted-space"/>
          <w:rFonts w:ascii="Roboto" w:eastAsiaTheme="majorEastAsia" w:hAnsi="Roboto"/>
          <w:sz w:val="18"/>
          <w:szCs w:val="18"/>
        </w:rPr>
        <w:t> </w:t>
      </w:r>
      <w:r w:rsidRPr="00A23A84">
        <w:rPr>
          <w:rFonts w:ascii="Roboto" w:hAnsi="Roboto"/>
          <w:sz w:val="18"/>
          <w:szCs w:val="18"/>
        </w:rPr>
        <w:t xml:space="preserve">that identifies the music to play. Later, possibly when the user wants to exercise some control over the player or get information about the current </w:t>
      </w:r>
      <w:r w:rsidRPr="00A23A84">
        <w:rPr>
          <w:rFonts w:ascii="Roboto" w:hAnsi="Roboto"/>
          <w:sz w:val="18"/>
          <w:szCs w:val="18"/>
        </w:rPr>
        <w:lastRenderedPageBreak/>
        <w:t>song, an activity can bind to the service by calling</w:t>
      </w:r>
      <w:r w:rsidRPr="00A23A84">
        <w:rPr>
          <w:rStyle w:val="apple-converted-space"/>
          <w:rFonts w:ascii="Roboto" w:eastAsiaTheme="majorEastAsia" w:hAnsi="Roboto"/>
          <w:sz w:val="18"/>
          <w:szCs w:val="18"/>
        </w:rPr>
        <w:t> </w:t>
      </w:r>
      <w:hyperlink r:id="rId368" w:anchor="bindService(android.content.Intent, android.content.ServiceConnection, int)" w:history="1">
        <w:r w:rsidRPr="00A23A84">
          <w:rPr>
            <w:rStyle w:val="Hyperlink"/>
            <w:rFonts w:ascii="Consolas" w:eastAsiaTheme="majorEastAsia" w:hAnsi="Consolas" w:cs="Courier New"/>
            <w:color w:val="auto"/>
            <w:sz w:val="16"/>
            <w:szCs w:val="16"/>
          </w:rPr>
          <w:t>bindService()</w:t>
        </w:r>
      </w:hyperlink>
      <w:r w:rsidRPr="00A23A84">
        <w:rPr>
          <w:rFonts w:ascii="Roboto" w:hAnsi="Roboto"/>
          <w:sz w:val="18"/>
          <w:szCs w:val="18"/>
        </w:rPr>
        <w:t>. In cases such as this,</w:t>
      </w:r>
      <w:r w:rsidRPr="00A23A84">
        <w:rPr>
          <w:rStyle w:val="apple-converted-space"/>
          <w:rFonts w:ascii="Roboto" w:eastAsiaTheme="majorEastAsia" w:hAnsi="Roboto"/>
          <w:sz w:val="18"/>
          <w:szCs w:val="18"/>
        </w:rPr>
        <w:t> </w:t>
      </w:r>
      <w:hyperlink r:id="rId369" w:anchor="stopService(android.content.Intent)" w:history="1">
        <w:r w:rsidRPr="00A23A84">
          <w:rPr>
            <w:rStyle w:val="Hyperlink"/>
            <w:rFonts w:ascii="Consolas" w:eastAsiaTheme="majorEastAsia" w:hAnsi="Consolas" w:cs="Courier New"/>
            <w:color w:val="auto"/>
            <w:sz w:val="16"/>
            <w:szCs w:val="16"/>
          </w:rPr>
          <w:t>stopService()</w:t>
        </w:r>
      </w:hyperlink>
      <w:r w:rsidRPr="00A23A84">
        <w:rPr>
          <w:rStyle w:val="apple-converted-space"/>
          <w:rFonts w:ascii="Roboto" w:eastAsiaTheme="majorEastAsia" w:hAnsi="Roboto"/>
          <w:sz w:val="18"/>
          <w:szCs w:val="18"/>
        </w:rPr>
        <w:t> </w:t>
      </w:r>
      <w:r w:rsidRPr="00A23A84">
        <w:rPr>
          <w:rFonts w:ascii="Roboto" w:hAnsi="Roboto"/>
          <w:sz w:val="18"/>
          <w:szCs w:val="18"/>
        </w:rPr>
        <w:t>or</w:t>
      </w:r>
      <w:r w:rsidRPr="00A23A84">
        <w:rPr>
          <w:rStyle w:val="apple-converted-space"/>
          <w:rFonts w:ascii="Roboto" w:eastAsiaTheme="majorEastAsia" w:hAnsi="Roboto"/>
          <w:sz w:val="18"/>
          <w:szCs w:val="18"/>
        </w:rPr>
        <w:t> </w:t>
      </w:r>
      <w:hyperlink r:id="rId370" w:anchor="stopSelf()" w:history="1">
        <w:r w:rsidRPr="00A23A84">
          <w:rPr>
            <w:rStyle w:val="Hyperlink"/>
            <w:rFonts w:ascii="Consolas" w:eastAsiaTheme="majorEastAsia" w:hAnsi="Consolas" w:cs="Courier New"/>
            <w:color w:val="auto"/>
            <w:sz w:val="16"/>
            <w:szCs w:val="16"/>
          </w:rPr>
          <w:t>stopSelf()</w:t>
        </w:r>
      </w:hyperlink>
      <w:r w:rsidRPr="00A23A84">
        <w:rPr>
          <w:rStyle w:val="apple-converted-space"/>
          <w:rFonts w:ascii="Roboto" w:eastAsiaTheme="majorEastAsia" w:hAnsi="Roboto"/>
          <w:sz w:val="18"/>
          <w:szCs w:val="18"/>
        </w:rPr>
        <w:t> </w:t>
      </w:r>
      <w:r w:rsidRPr="00A23A84">
        <w:rPr>
          <w:rFonts w:ascii="Roboto" w:hAnsi="Roboto"/>
          <w:sz w:val="18"/>
          <w:szCs w:val="18"/>
        </w:rPr>
        <w:t>doesn't actually stop the service until all of the clients unbind.</w:t>
      </w:r>
    </w:p>
    <w:p w:rsidR="00FE5A3F" w:rsidRPr="00A23A84" w:rsidRDefault="00FE5A3F" w:rsidP="00FE5A3F">
      <w:pPr>
        <w:pStyle w:val="Heading3"/>
        <w:shd w:val="clear" w:color="auto" w:fill="FFFFFF"/>
        <w:spacing w:before="0" w:line="401" w:lineRule="atLeast"/>
        <w:rPr>
          <w:rFonts w:ascii="Roboto" w:hAnsi="Roboto"/>
          <w:b w:val="0"/>
          <w:bCs w:val="0"/>
          <w:color w:val="auto"/>
          <w:sz w:val="30"/>
          <w:szCs w:val="30"/>
        </w:rPr>
      </w:pPr>
      <w:r w:rsidRPr="00A23A84">
        <w:rPr>
          <w:rFonts w:ascii="Roboto" w:hAnsi="Roboto"/>
          <w:b w:val="0"/>
          <w:bCs w:val="0"/>
          <w:color w:val="auto"/>
          <w:sz w:val="30"/>
          <w:szCs w:val="30"/>
        </w:rPr>
        <w:t>Implementing the lifecycle callbacks</w:t>
      </w:r>
    </w:p>
    <w:p w:rsidR="00FE5A3F" w:rsidRPr="00A23A84" w:rsidRDefault="00FE5A3F" w:rsidP="00A23A84">
      <w:pPr>
        <w:pStyle w:val="NormalWeb"/>
        <w:shd w:val="clear" w:color="auto" w:fill="FFFFFF"/>
        <w:spacing w:before="0" w:beforeAutospacing="0" w:after="150" w:afterAutospacing="0"/>
        <w:rPr>
          <w:rFonts w:ascii="Roboto" w:hAnsi="Roboto"/>
          <w:sz w:val="18"/>
          <w:szCs w:val="18"/>
        </w:rPr>
      </w:pPr>
      <w:r w:rsidRPr="00A23A84">
        <w:rPr>
          <w:rFonts w:ascii="Roboto" w:hAnsi="Roboto"/>
          <w:sz w:val="18"/>
          <w:szCs w:val="18"/>
          <w:highlight w:val="yellow"/>
        </w:rPr>
        <w:t>Like</w:t>
      </w:r>
      <w:r w:rsidRPr="00A23A84">
        <w:rPr>
          <w:rFonts w:ascii="Roboto" w:hAnsi="Roboto"/>
          <w:sz w:val="18"/>
          <w:szCs w:val="18"/>
        </w:rPr>
        <w:t xml:space="preserve"> an activity, a service </w:t>
      </w:r>
      <w:r w:rsidRPr="00A23A84">
        <w:rPr>
          <w:rFonts w:ascii="Roboto" w:hAnsi="Roboto"/>
          <w:sz w:val="18"/>
          <w:szCs w:val="18"/>
          <w:highlight w:val="yellow"/>
        </w:rPr>
        <w:t>has lifecycle callback methods</w:t>
      </w:r>
      <w:r w:rsidRPr="00A23A84">
        <w:rPr>
          <w:rFonts w:ascii="Roboto" w:hAnsi="Roboto"/>
          <w:sz w:val="18"/>
          <w:szCs w:val="18"/>
        </w:rPr>
        <w:t xml:space="preserve"> that you can implement to monitor changes in the service's state and perform work at the appropriate times</w:t>
      </w:r>
      <w:r w:rsidR="00A23A84" w:rsidRPr="00A23A84">
        <w:rPr>
          <w:rFonts w:ascii="Roboto" w:hAnsi="Roboto"/>
          <w:sz w:val="18"/>
          <w:szCs w:val="18"/>
        </w:rPr>
        <w:t>.</w:t>
      </w:r>
    </w:p>
    <w:p w:rsidR="00FE5A3F" w:rsidRPr="00A23A84" w:rsidRDefault="00FE5A3F" w:rsidP="00FE5A3F">
      <w:pPr>
        <w:pStyle w:val="note"/>
        <w:shd w:val="clear" w:color="auto" w:fill="FFFFFF"/>
        <w:spacing w:before="200" w:beforeAutospacing="0" w:after="200" w:afterAutospacing="0"/>
        <w:rPr>
          <w:rFonts w:ascii="Roboto" w:hAnsi="Roboto"/>
          <w:sz w:val="18"/>
          <w:szCs w:val="18"/>
        </w:rPr>
      </w:pPr>
      <w:r w:rsidRPr="00A23A84">
        <w:rPr>
          <w:rFonts w:ascii="Roboto" w:hAnsi="Roboto"/>
          <w:sz w:val="18"/>
          <w:szCs w:val="18"/>
          <w:highlight w:val="yellow"/>
        </w:rPr>
        <w:t>Unlike</w:t>
      </w:r>
      <w:r w:rsidRPr="00A23A84">
        <w:rPr>
          <w:rFonts w:ascii="Roboto" w:hAnsi="Roboto"/>
          <w:sz w:val="18"/>
          <w:szCs w:val="18"/>
        </w:rPr>
        <w:t xml:space="preserve"> the activity lifecycle callback methods, you are</w:t>
      </w:r>
      <w:r w:rsidRPr="00A23A84">
        <w:rPr>
          <w:rStyle w:val="apple-converted-space"/>
          <w:rFonts w:ascii="Roboto" w:eastAsiaTheme="majorEastAsia" w:hAnsi="Roboto"/>
          <w:sz w:val="18"/>
          <w:szCs w:val="18"/>
        </w:rPr>
        <w:t> </w:t>
      </w:r>
      <w:r w:rsidRPr="00A23A84">
        <w:rPr>
          <w:rStyle w:val="Emphasis"/>
          <w:rFonts w:ascii="Roboto" w:hAnsi="Roboto"/>
          <w:sz w:val="18"/>
          <w:szCs w:val="18"/>
        </w:rPr>
        <w:t>not</w:t>
      </w:r>
      <w:r w:rsidRPr="00A23A84">
        <w:rPr>
          <w:rStyle w:val="apple-converted-space"/>
          <w:rFonts w:ascii="Roboto" w:eastAsiaTheme="majorEastAsia" w:hAnsi="Roboto"/>
          <w:sz w:val="18"/>
          <w:szCs w:val="18"/>
        </w:rPr>
        <w:t> </w:t>
      </w:r>
      <w:r w:rsidRPr="00A23A84">
        <w:rPr>
          <w:rFonts w:ascii="Roboto" w:hAnsi="Roboto"/>
          <w:sz w:val="18"/>
          <w:szCs w:val="18"/>
        </w:rPr>
        <w:t>required to call the superclass implementation of these callback methods.</w:t>
      </w:r>
    </w:p>
    <w:p w:rsidR="00FE5A3F" w:rsidRDefault="00FE5A3F" w:rsidP="00FE5A3F">
      <w:pPr>
        <w:rPr>
          <w:rFonts w:ascii="Times New Roman" w:hAnsi="Times New Roman" w:cs="Times New Roman"/>
          <w:sz w:val="20"/>
          <w:szCs w:val="20"/>
          <w:u w:val="single"/>
          <w:lang w:val="en-US"/>
        </w:rPr>
      </w:pPr>
      <w:r>
        <w:rPr>
          <w:noProof/>
          <w:lang w:eastAsia="en-IN" w:bidi="hi-IN"/>
        </w:rPr>
        <w:drawing>
          <wp:inline distT="0" distB="0" distL="0" distR="0">
            <wp:extent cx="3703734" cy="3188473"/>
            <wp:effectExtent l="0" t="0" r="0" b="0"/>
            <wp:docPr id="166" name="Picture 166" descr="https://developer.android.com/images/service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developer.android.com/images/service_lifecycle.png"/>
                    <pic:cNvPicPr>
                      <a:picLocks noChangeAspect="1" noChangeArrowheads="1"/>
                    </pic:cNvPicPr>
                  </pic:nvPicPr>
                  <pic:blipFill>
                    <a:blip r:embed="rId371"/>
                    <a:srcRect/>
                    <a:stretch>
                      <a:fillRect/>
                    </a:stretch>
                  </pic:blipFill>
                  <pic:spPr bwMode="auto">
                    <a:xfrm>
                      <a:off x="0" y="0"/>
                      <a:ext cx="3705225" cy="3189757"/>
                    </a:xfrm>
                    <a:prstGeom prst="rect">
                      <a:avLst/>
                    </a:prstGeom>
                    <a:noFill/>
                    <a:ln w="9525">
                      <a:noFill/>
                      <a:miter lim="800000"/>
                      <a:headEnd/>
                      <a:tailEnd/>
                    </a:ln>
                  </pic:spPr>
                </pic:pic>
              </a:graphicData>
            </a:graphic>
          </wp:inline>
        </w:drawing>
      </w:r>
    </w:p>
    <w:p w:rsidR="00FE5A3F" w:rsidRDefault="00FE5A3F" w:rsidP="00FE5A3F">
      <w:pPr>
        <w:rPr>
          <w:rFonts w:ascii="Times New Roman" w:hAnsi="Times New Roman" w:cs="Times New Roman"/>
          <w:sz w:val="20"/>
          <w:szCs w:val="20"/>
          <w:u w:val="single"/>
          <w:lang w:val="en-US"/>
        </w:rPr>
      </w:pPr>
    </w:p>
    <w:p w:rsidR="00326F44" w:rsidRDefault="00326F44" w:rsidP="00326F44">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B17D71" w:rsidRPr="005C3B39" w:rsidRDefault="00244AF8" w:rsidP="00215CD2">
      <w:pPr>
        <w:pStyle w:val="ListParagraph"/>
        <w:numPr>
          <w:ilvl w:val="4"/>
          <w:numId w:val="1"/>
        </w:numPr>
        <w:ind w:left="1080"/>
        <w:rPr>
          <w:rFonts w:ascii="Times New Roman" w:hAnsi="Times New Roman" w:cs="Times New Roman"/>
          <w:sz w:val="18"/>
          <w:szCs w:val="18"/>
          <w:lang w:val="en-US"/>
        </w:rPr>
      </w:pPr>
      <w:r w:rsidRPr="005C3B39">
        <w:rPr>
          <w:rFonts w:ascii="Times New Roman" w:hAnsi="Times New Roman" w:cs="Times New Roman"/>
          <w:sz w:val="18"/>
          <w:szCs w:val="18"/>
          <w:lang w:val="en-US"/>
        </w:rPr>
        <w:t>Services</w:t>
      </w:r>
      <w:r w:rsidR="00801B3A" w:rsidRPr="005C3B39">
        <w:rPr>
          <w:rFonts w:ascii="Times New Roman" w:hAnsi="Times New Roman" w:cs="Times New Roman"/>
          <w:sz w:val="18"/>
          <w:szCs w:val="18"/>
          <w:lang w:val="en-US"/>
        </w:rPr>
        <w:t xml:space="preserve"> ...Services and Background Tasks</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Using Services in an App,</w:t>
      </w:r>
    </w:p>
    <w:p w:rsidR="00810563"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When and How to use a Service</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Exploring Service Types</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Lifecycle of a Service</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Running in the background</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Communicating with Services</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Creating a Self-Contained Service</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Using a Foreground Service</w:t>
      </w:r>
    </w:p>
    <w:p w:rsidR="0014110B" w:rsidRPr="005C3B39" w:rsidRDefault="0014110B" w:rsidP="00215CD2">
      <w:pPr>
        <w:pStyle w:val="ListParagraph"/>
        <w:numPr>
          <w:ilvl w:val="5"/>
          <w:numId w:val="1"/>
        </w:numPr>
        <w:ind w:left="1800"/>
        <w:rPr>
          <w:rFonts w:ascii="Times New Roman" w:hAnsi="Times New Roman" w:cs="Times New Roman"/>
          <w:sz w:val="18"/>
          <w:szCs w:val="18"/>
          <w:lang w:val="en-US"/>
        </w:rPr>
      </w:pPr>
      <w:r w:rsidRPr="005C3B39">
        <w:rPr>
          <w:rFonts w:ascii="Times New Roman" w:hAnsi="Times New Roman" w:cs="Times New Roman"/>
          <w:sz w:val="18"/>
          <w:szCs w:val="18"/>
          <w:lang w:val="en-US"/>
        </w:rPr>
        <w:t>Using an IntentService</w:t>
      </w:r>
    </w:p>
    <w:p w:rsidR="005C3B39" w:rsidRDefault="00122B25" w:rsidP="005C3B39">
      <w:pPr>
        <w:pStyle w:val="ListParagraph"/>
        <w:ind w:left="0"/>
        <w:rPr>
          <w:rFonts w:ascii="Times New Roman" w:hAnsi="Times New Roman" w:cs="Times New Roman"/>
          <w:sz w:val="20"/>
          <w:szCs w:val="20"/>
          <w:u w:val="single"/>
          <w:lang w:val="en-US"/>
        </w:rPr>
      </w:pPr>
      <w:r w:rsidRPr="00122B25">
        <w:rPr>
          <w:rFonts w:ascii="Times New Roman" w:hAnsi="Times New Roman" w:cs="Times New Roman"/>
          <w:sz w:val="20"/>
          <w:szCs w:val="20"/>
          <w:u w:val="single"/>
          <w:lang w:val="en-US"/>
        </w:rPr>
        <w:t xml:space="preserve">Illustrated Example </w:t>
      </w:r>
    </w:p>
    <w:p w:rsidR="008127D0" w:rsidRPr="005C3B39" w:rsidRDefault="008127D0" w:rsidP="003E3ED9">
      <w:pPr>
        <w:pStyle w:val="ListParagraph"/>
        <w:numPr>
          <w:ilvl w:val="0"/>
          <w:numId w:val="75"/>
        </w:numPr>
        <w:rPr>
          <w:rFonts w:ascii="Times New Roman" w:hAnsi="Times New Roman" w:cs="Times New Roman"/>
          <w:sz w:val="18"/>
          <w:szCs w:val="18"/>
          <w:lang w:val="en-US"/>
        </w:rPr>
      </w:pPr>
      <w:r w:rsidRPr="005C3B39">
        <w:rPr>
          <w:rFonts w:ascii="Times New Roman" w:hAnsi="Times New Roman" w:cs="Times New Roman"/>
          <w:sz w:val="18"/>
          <w:szCs w:val="18"/>
          <w:lang w:val="en-US"/>
        </w:rPr>
        <w:t>https://developer.android.com/guide/components/services.html</w:t>
      </w:r>
    </w:p>
    <w:p w:rsidR="005C3B39" w:rsidRPr="005C3B39" w:rsidRDefault="005C3B39" w:rsidP="003E3ED9">
      <w:pPr>
        <w:pStyle w:val="ListParagraph"/>
        <w:numPr>
          <w:ilvl w:val="0"/>
          <w:numId w:val="75"/>
        </w:numPr>
        <w:rPr>
          <w:rFonts w:ascii="Times New Roman" w:hAnsi="Times New Roman" w:cs="Times New Roman"/>
          <w:sz w:val="18"/>
          <w:szCs w:val="18"/>
          <w:lang w:val="en-US"/>
        </w:rPr>
      </w:pPr>
      <w:r w:rsidRPr="005C3B39">
        <w:rPr>
          <w:rFonts w:ascii="Times New Roman" w:hAnsi="Times New Roman" w:cs="Times New Roman"/>
          <w:sz w:val="18"/>
          <w:szCs w:val="18"/>
          <w:lang w:val="en-US"/>
        </w:rPr>
        <w:t>https://www.tutorialspoint.com/android/android_services.htm</w:t>
      </w:r>
    </w:p>
    <w:p w:rsidR="005C3B39" w:rsidRPr="005C3B39" w:rsidRDefault="005C3B39" w:rsidP="003E3ED9">
      <w:pPr>
        <w:pStyle w:val="ListParagraph"/>
        <w:numPr>
          <w:ilvl w:val="0"/>
          <w:numId w:val="75"/>
        </w:numPr>
        <w:rPr>
          <w:rFonts w:ascii="Times New Roman" w:hAnsi="Times New Roman" w:cs="Times New Roman"/>
          <w:sz w:val="18"/>
          <w:szCs w:val="18"/>
          <w:lang w:val="en-US"/>
        </w:rPr>
      </w:pPr>
      <w:r w:rsidRPr="005C3B39">
        <w:rPr>
          <w:rFonts w:ascii="Times New Roman" w:hAnsi="Times New Roman" w:cs="Times New Roman"/>
          <w:sz w:val="18"/>
          <w:szCs w:val="18"/>
          <w:lang w:val="en-US"/>
        </w:rPr>
        <w:t>https://www.javatpoint.com/android-service-tutorial</w:t>
      </w:r>
    </w:p>
    <w:p w:rsidR="005C3B39" w:rsidRPr="005C3B39" w:rsidRDefault="005C3B39" w:rsidP="003E3ED9">
      <w:pPr>
        <w:pStyle w:val="ListParagraph"/>
        <w:numPr>
          <w:ilvl w:val="0"/>
          <w:numId w:val="75"/>
        </w:numPr>
        <w:rPr>
          <w:rFonts w:ascii="Times New Roman" w:hAnsi="Times New Roman" w:cs="Times New Roman"/>
          <w:sz w:val="18"/>
          <w:szCs w:val="18"/>
          <w:lang w:val="en-US"/>
        </w:rPr>
      </w:pPr>
      <w:r w:rsidRPr="005C3B39">
        <w:rPr>
          <w:rFonts w:ascii="Times New Roman" w:hAnsi="Times New Roman" w:cs="Times New Roman"/>
          <w:sz w:val="18"/>
          <w:szCs w:val="18"/>
          <w:lang w:val="en-US"/>
        </w:rPr>
        <w:t>http://www.survivingwithandroid.com/2014/01/android-service-tutorial-2.html</w:t>
      </w:r>
    </w:p>
    <w:p w:rsidR="005C3B39" w:rsidRDefault="005C3B39" w:rsidP="003E3ED9">
      <w:pPr>
        <w:pStyle w:val="ListParagraph"/>
        <w:numPr>
          <w:ilvl w:val="0"/>
          <w:numId w:val="75"/>
        </w:numPr>
        <w:rPr>
          <w:rFonts w:ascii="Times New Roman" w:hAnsi="Times New Roman" w:cs="Times New Roman"/>
          <w:sz w:val="18"/>
          <w:szCs w:val="18"/>
          <w:lang w:val="en-US"/>
        </w:rPr>
      </w:pPr>
      <w:r w:rsidRPr="005C3B39">
        <w:rPr>
          <w:rFonts w:ascii="Times New Roman" w:hAnsi="Times New Roman" w:cs="Times New Roman"/>
          <w:sz w:val="18"/>
          <w:szCs w:val="18"/>
          <w:lang w:val="en-US"/>
        </w:rPr>
        <w:t>http://www.techotopia.com/index.php/Implementing_an_Android_Started_Service_%E2%80%93_A_Worked_Example</w:t>
      </w:r>
    </w:p>
    <w:p w:rsidR="005C3B39" w:rsidRDefault="005C3B39" w:rsidP="003E3ED9">
      <w:pPr>
        <w:pStyle w:val="ListParagraph"/>
        <w:numPr>
          <w:ilvl w:val="0"/>
          <w:numId w:val="75"/>
        </w:numPr>
        <w:rPr>
          <w:rFonts w:ascii="Times New Roman" w:hAnsi="Times New Roman" w:cs="Times New Roman"/>
          <w:sz w:val="18"/>
          <w:szCs w:val="18"/>
          <w:lang w:val="en-US"/>
        </w:rPr>
      </w:pPr>
      <w:r w:rsidRPr="005C3B39">
        <w:rPr>
          <w:rFonts w:ascii="Times New Roman" w:hAnsi="Times New Roman" w:cs="Times New Roman"/>
          <w:sz w:val="18"/>
          <w:szCs w:val="18"/>
          <w:lang w:val="en-US"/>
        </w:rPr>
        <w:t>http://programmerguru.com/android-tutorial/android-intent-example/</w:t>
      </w:r>
    </w:p>
    <w:p w:rsidR="005C3B39" w:rsidRDefault="005C3B39" w:rsidP="003E3ED9">
      <w:pPr>
        <w:pStyle w:val="ListParagraph"/>
        <w:numPr>
          <w:ilvl w:val="0"/>
          <w:numId w:val="75"/>
        </w:numPr>
        <w:rPr>
          <w:rFonts w:ascii="Times New Roman" w:hAnsi="Times New Roman" w:cs="Times New Roman"/>
          <w:sz w:val="18"/>
          <w:szCs w:val="18"/>
          <w:lang w:val="en-US"/>
        </w:rPr>
      </w:pPr>
      <w:r w:rsidRPr="005C3B39">
        <w:rPr>
          <w:rFonts w:ascii="Times New Roman" w:hAnsi="Times New Roman" w:cs="Times New Roman"/>
          <w:sz w:val="18"/>
          <w:szCs w:val="18"/>
          <w:lang w:val="en-US"/>
        </w:rPr>
        <w:t>https://www.mkyong.com/android/android-activity-from-one-screen-to-another-screen/</w:t>
      </w:r>
    </w:p>
    <w:p w:rsidR="005C3B39" w:rsidRPr="005C3B39" w:rsidRDefault="005C3B39" w:rsidP="003E3ED9">
      <w:pPr>
        <w:pStyle w:val="ListParagraph"/>
        <w:numPr>
          <w:ilvl w:val="0"/>
          <w:numId w:val="75"/>
        </w:numPr>
        <w:rPr>
          <w:rFonts w:ascii="Times New Roman" w:hAnsi="Times New Roman" w:cs="Times New Roman"/>
          <w:sz w:val="18"/>
          <w:szCs w:val="18"/>
          <w:lang w:val="en-US"/>
        </w:rPr>
      </w:pPr>
    </w:p>
    <w:p w:rsidR="00326F44" w:rsidRPr="005C3B39" w:rsidRDefault="00326F44" w:rsidP="003E3ED9">
      <w:pPr>
        <w:pStyle w:val="ListParagraph"/>
        <w:numPr>
          <w:ilvl w:val="0"/>
          <w:numId w:val="75"/>
        </w:numPr>
        <w:rPr>
          <w:rFonts w:ascii="Times New Roman" w:hAnsi="Times New Roman" w:cs="Times New Roman"/>
          <w:sz w:val="20"/>
          <w:szCs w:val="20"/>
          <w:lang w:val="en-US"/>
        </w:rPr>
      </w:pPr>
      <w:r w:rsidRPr="005C3B39">
        <w:rPr>
          <w:rFonts w:ascii="Times New Roman" w:hAnsi="Times New Roman" w:cs="Times New Roman"/>
          <w:sz w:val="20"/>
          <w:szCs w:val="20"/>
          <w:lang w:val="en-US"/>
        </w:rPr>
        <w:br w:type="page"/>
      </w:r>
    </w:p>
    <w:p w:rsidR="00326F44" w:rsidRDefault="00326F44" w:rsidP="00326F44">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lastRenderedPageBreak/>
        <w:t>Background</w:t>
      </w:r>
    </w:p>
    <w:p w:rsidR="007B44CF" w:rsidRDefault="007B44CF" w:rsidP="007B44CF">
      <w:pPr>
        <w:spacing w:after="0" w:line="240" w:lineRule="auto"/>
        <w:rPr>
          <w:rFonts w:ascii="Times New Roman" w:hAnsi="Times New Roman" w:cs="Times New Roman"/>
          <w:color w:val="000000"/>
          <w:sz w:val="20"/>
          <w:szCs w:val="20"/>
          <w:shd w:val="clear" w:color="auto" w:fill="F9F9F9"/>
        </w:rPr>
      </w:pPr>
      <w:r w:rsidRPr="007B44CF">
        <w:rPr>
          <w:rFonts w:ascii="Times New Roman" w:hAnsi="Times New Roman" w:cs="Times New Roman"/>
          <w:b/>
          <w:bCs/>
          <w:color w:val="000000"/>
          <w:sz w:val="20"/>
          <w:szCs w:val="20"/>
          <w:shd w:val="clear" w:color="auto" w:fill="F9F9F9"/>
        </w:rPr>
        <w:t>Broadcast Receivers</w:t>
      </w:r>
      <w:r w:rsidRPr="007B44CF">
        <w:rPr>
          <w:rStyle w:val="apple-converted-space"/>
          <w:rFonts w:ascii="Times New Roman" w:hAnsi="Times New Roman" w:cs="Times New Roman"/>
          <w:b/>
          <w:bCs/>
          <w:color w:val="000000"/>
          <w:sz w:val="20"/>
          <w:szCs w:val="20"/>
          <w:shd w:val="clear" w:color="auto" w:fill="F9F9F9"/>
        </w:rPr>
        <w:t> </w:t>
      </w:r>
      <w:r w:rsidRPr="007B44CF">
        <w:rPr>
          <w:rFonts w:ascii="Times New Roman" w:hAnsi="Times New Roman" w:cs="Times New Roman"/>
          <w:color w:val="000000"/>
          <w:sz w:val="20"/>
          <w:szCs w:val="20"/>
          <w:shd w:val="clear" w:color="auto" w:fill="F9F9F9"/>
        </w:rPr>
        <w:t xml:space="preserve">simply </w:t>
      </w:r>
      <w:r w:rsidRPr="007B44CF">
        <w:rPr>
          <w:rFonts w:ascii="Times New Roman" w:hAnsi="Times New Roman" w:cs="Times New Roman"/>
          <w:color w:val="000000"/>
          <w:sz w:val="20"/>
          <w:szCs w:val="20"/>
          <w:highlight w:val="yellow"/>
          <w:shd w:val="clear" w:color="auto" w:fill="F9F9F9"/>
        </w:rPr>
        <w:t>respond to broadcast messages from</w:t>
      </w:r>
      <w:r w:rsidRPr="007B44CF">
        <w:rPr>
          <w:rFonts w:ascii="Times New Roman" w:hAnsi="Times New Roman" w:cs="Times New Roman"/>
          <w:color w:val="000000"/>
          <w:sz w:val="20"/>
          <w:szCs w:val="20"/>
          <w:shd w:val="clear" w:color="auto" w:fill="F9F9F9"/>
        </w:rPr>
        <w:t xml:space="preserve"> other applications or </w:t>
      </w:r>
      <w:r w:rsidRPr="007B44CF">
        <w:rPr>
          <w:rFonts w:ascii="Times New Roman" w:hAnsi="Times New Roman" w:cs="Times New Roman"/>
          <w:color w:val="000000"/>
          <w:sz w:val="20"/>
          <w:szCs w:val="20"/>
          <w:highlight w:val="yellow"/>
          <w:shd w:val="clear" w:color="auto" w:fill="F9F9F9"/>
        </w:rPr>
        <w:t>from</w:t>
      </w:r>
      <w:r w:rsidRPr="007B44CF">
        <w:rPr>
          <w:rFonts w:ascii="Times New Roman" w:hAnsi="Times New Roman" w:cs="Times New Roman"/>
          <w:color w:val="000000"/>
          <w:sz w:val="20"/>
          <w:szCs w:val="20"/>
          <w:shd w:val="clear" w:color="auto" w:fill="F9F9F9"/>
        </w:rPr>
        <w:t xml:space="preserve"> the system itself. These messages are sometime called events or intents.</w:t>
      </w:r>
    </w:p>
    <w:p w:rsidR="007B44CF" w:rsidRDefault="007B44CF" w:rsidP="007B44CF">
      <w:pPr>
        <w:spacing w:after="0" w:line="240" w:lineRule="auto"/>
        <w:rPr>
          <w:rFonts w:ascii="Times New Roman" w:hAnsi="Times New Roman" w:cs="Times New Roman"/>
          <w:color w:val="000000"/>
          <w:sz w:val="20"/>
          <w:szCs w:val="20"/>
          <w:shd w:val="clear" w:color="auto" w:fill="F9F9F9"/>
        </w:rPr>
      </w:pPr>
    </w:p>
    <w:p w:rsidR="007B44CF" w:rsidRDefault="007B44CF" w:rsidP="007B44CF">
      <w:pPr>
        <w:spacing w:after="0" w:line="240" w:lineRule="auto"/>
        <w:rPr>
          <w:rFonts w:ascii="Times New Roman" w:hAnsi="Times New Roman" w:cs="Times New Roman"/>
          <w:color w:val="000000"/>
          <w:sz w:val="20"/>
          <w:szCs w:val="20"/>
          <w:shd w:val="clear" w:color="auto" w:fill="F9F9F9"/>
        </w:rPr>
      </w:pPr>
      <w:r w:rsidRPr="007B44CF">
        <w:rPr>
          <w:rFonts w:ascii="Times New Roman" w:hAnsi="Times New Roman" w:cs="Times New Roman"/>
          <w:color w:val="000000"/>
          <w:sz w:val="20"/>
          <w:szCs w:val="20"/>
          <w:shd w:val="clear" w:color="auto" w:fill="F9F9F9"/>
        </w:rPr>
        <w:t xml:space="preserve"> </w:t>
      </w:r>
      <w:r w:rsidRPr="007B44CF">
        <w:rPr>
          <w:rFonts w:ascii="Times New Roman" w:hAnsi="Times New Roman" w:cs="Times New Roman"/>
          <w:color w:val="000000"/>
          <w:sz w:val="20"/>
          <w:szCs w:val="20"/>
          <w:highlight w:val="yellow"/>
          <w:shd w:val="clear" w:color="auto" w:fill="F9F9F9"/>
        </w:rPr>
        <w:t>For example</w:t>
      </w:r>
      <w:r w:rsidRPr="007B44CF">
        <w:rPr>
          <w:rFonts w:ascii="Times New Roman" w:hAnsi="Times New Roman" w:cs="Times New Roman"/>
          <w:color w:val="000000"/>
          <w:sz w:val="20"/>
          <w:szCs w:val="20"/>
          <w:shd w:val="clear" w:color="auto" w:fill="F9F9F9"/>
        </w:rPr>
        <w:t>,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7B44CF" w:rsidRPr="007B44CF" w:rsidRDefault="007B44CF" w:rsidP="007B44CF">
      <w:pPr>
        <w:spacing w:after="0" w:line="240" w:lineRule="auto"/>
        <w:rPr>
          <w:rFonts w:ascii="Times New Roman" w:hAnsi="Times New Roman" w:cs="Times New Roman"/>
          <w:color w:val="000000"/>
          <w:sz w:val="20"/>
          <w:szCs w:val="20"/>
          <w:shd w:val="clear" w:color="auto" w:fill="F9F9F9"/>
        </w:rPr>
      </w:pPr>
    </w:p>
    <w:p w:rsidR="007B44CF" w:rsidRPr="007B44CF" w:rsidRDefault="007B44CF" w:rsidP="007B44CF">
      <w:pPr>
        <w:pStyle w:val="NormalWeb"/>
        <w:spacing w:before="0" w:beforeAutospacing="0" w:after="0" w:afterAutospacing="0"/>
        <w:ind w:left="48" w:right="48"/>
        <w:jc w:val="both"/>
        <w:rPr>
          <w:color w:val="000000"/>
          <w:sz w:val="20"/>
          <w:szCs w:val="20"/>
        </w:rPr>
      </w:pPr>
      <w:r w:rsidRPr="007B44CF">
        <w:rPr>
          <w:color w:val="000000"/>
          <w:sz w:val="20"/>
          <w:szCs w:val="20"/>
        </w:rPr>
        <w:t xml:space="preserve">There are following </w:t>
      </w:r>
      <w:r w:rsidRPr="007B44CF">
        <w:rPr>
          <w:color w:val="000000"/>
          <w:sz w:val="20"/>
          <w:szCs w:val="20"/>
          <w:highlight w:val="yellow"/>
        </w:rPr>
        <w:t>two important steps to make BroadcastReceiver</w:t>
      </w:r>
      <w:r w:rsidRPr="007B44CF">
        <w:rPr>
          <w:color w:val="000000"/>
          <w:sz w:val="20"/>
          <w:szCs w:val="20"/>
        </w:rPr>
        <w:t xml:space="preserve"> works for the system broadcasted intents −</w:t>
      </w:r>
    </w:p>
    <w:p w:rsidR="007B44CF" w:rsidRPr="007B44CF" w:rsidRDefault="007B44CF" w:rsidP="003E3ED9">
      <w:pPr>
        <w:pStyle w:val="NormalWeb"/>
        <w:numPr>
          <w:ilvl w:val="0"/>
          <w:numId w:val="76"/>
        </w:numPr>
        <w:spacing w:before="0" w:beforeAutospacing="0" w:after="0" w:afterAutospacing="0"/>
        <w:ind w:left="768" w:right="48"/>
        <w:jc w:val="both"/>
        <w:rPr>
          <w:color w:val="000000"/>
          <w:sz w:val="20"/>
          <w:szCs w:val="20"/>
        </w:rPr>
      </w:pPr>
      <w:r w:rsidRPr="007B44CF">
        <w:rPr>
          <w:color w:val="000000"/>
          <w:sz w:val="20"/>
          <w:szCs w:val="20"/>
        </w:rPr>
        <w:t>Creating the Broadcast Receiver.</w:t>
      </w:r>
    </w:p>
    <w:p w:rsidR="007B44CF" w:rsidRDefault="007B44CF" w:rsidP="003E3ED9">
      <w:pPr>
        <w:pStyle w:val="NormalWeb"/>
        <w:numPr>
          <w:ilvl w:val="0"/>
          <w:numId w:val="76"/>
        </w:numPr>
        <w:spacing w:before="0" w:beforeAutospacing="0" w:after="0" w:afterAutospacing="0"/>
        <w:ind w:left="768" w:right="48"/>
        <w:jc w:val="both"/>
        <w:rPr>
          <w:color w:val="000000"/>
          <w:sz w:val="20"/>
          <w:szCs w:val="20"/>
        </w:rPr>
      </w:pPr>
      <w:r w:rsidRPr="007B44CF">
        <w:rPr>
          <w:color w:val="000000"/>
          <w:sz w:val="20"/>
          <w:szCs w:val="20"/>
        </w:rPr>
        <w:t>Registering Broadcast Receiver</w:t>
      </w:r>
    </w:p>
    <w:p w:rsidR="007B44CF" w:rsidRPr="007B44CF" w:rsidRDefault="007B44CF" w:rsidP="003E3ED9">
      <w:pPr>
        <w:pStyle w:val="NormalWeb"/>
        <w:numPr>
          <w:ilvl w:val="0"/>
          <w:numId w:val="76"/>
        </w:numPr>
        <w:spacing w:before="0" w:beforeAutospacing="0" w:after="0" w:afterAutospacing="0"/>
        <w:ind w:left="768" w:right="48"/>
        <w:jc w:val="both"/>
        <w:rPr>
          <w:color w:val="000000"/>
          <w:sz w:val="20"/>
          <w:szCs w:val="20"/>
        </w:rPr>
      </w:pPr>
    </w:p>
    <w:p w:rsidR="007B44CF" w:rsidRPr="007B44CF" w:rsidRDefault="007B44CF" w:rsidP="007B44CF">
      <w:pPr>
        <w:pStyle w:val="NormalWeb"/>
        <w:spacing w:before="0" w:beforeAutospacing="0" w:after="0" w:afterAutospacing="0"/>
        <w:ind w:left="48" w:right="48"/>
        <w:jc w:val="both"/>
        <w:rPr>
          <w:color w:val="000000"/>
          <w:sz w:val="20"/>
          <w:szCs w:val="20"/>
        </w:rPr>
      </w:pPr>
      <w:r w:rsidRPr="007B44CF">
        <w:rPr>
          <w:color w:val="000000"/>
          <w:sz w:val="20"/>
          <w:szCs w:val="20"/>
        </w:rPr>
        <w:t xml:space="preserve">There is </w:t>
      </w:r>
      <w:r w:rsidRPr="00B4779D">
        <w:rPr>
          <w:b/>
          <w:color w:val="000000"/>
          <w:sz w:val="20"/>
          <w:szCs w:val="20"/>
        </w:rPr>
        <w:t>one additional steps in case you are going to implement your custom intents</w:t>
      </w:r>
      <w:r w:rsidRPr="007B44CF">
        <w:rPr>
          <w:color w:val="000000"/>
          <w:sz w:val="20"/>
          <w:szCs w:val="20"/>
        </w:rPr>
        <w:t xml:space="preserve"> then you will have to create and broadcast those intents.</w:t>
      </w:r>
    </w:p>
    <w:p w:rsidR="007B44CF" w:rsidRDefault="007B44CF" w:rsidP="007B44CF">
      <w:pPr>
        <w:pStyle w:val="NormalWeb"/>
        <w:shd w:val="clear" w:color="auto" w:fill="FFFFFF"/>
        <w:spacing w:before="0" w:beforeAutospacing="0" w:after="0" w:afterAutospacing="0"/>
        <w:rPr>
          <w:sz w:val="20"/>
          <w:szCs w:val="20"/>
        </w:rPr>
      </w:pPr>
    </w:p>
    <w:p w:rsidR="007B44CF" w:rsidRDefault="007B44CF" w:rsidP="007B44CF">
      <w:pPr>
        <w:pStyle w:val="NormalWeb"/>
        <w:shd w:val="clear" w:color="auto" w:fill="FFFFFF"/>
        <w:spacing w:before="0" w:beforeAutospacing="0" w:after="0" w:afterAutospacing="0"/>
        <w:rPr>
          <w:sz w:val="20"/>
          <w:szCs w:val="20"/>
        </w:rPr>
      </w:pPr>
      <w:r w:rsidRPr="007B44CF">
        <w:rPr>
          <w:sz w:val="20"/>
          <w:szCs w:val="20"/>
        </w:rPr>
        <w:t xml:space="preserve">Android apps can </w:t>
      </w:r>
      <w:r w:rsidRPr="007B44CF">
        <w:rPr>
          <w:b/>
          <w:sz w:val="20"/>
          <w:szCs w:val="20"/>
        </w:rPr>
        <w:t>send or receive</w:t>
      </w:r>
      <w:r w:rsidRPr="007B44CF">
        <w:rPr>
          <w:sz w:val="20"/>
          <w:szCs w:val="20"/>
        </w:rPr>
        <w:t xml:space="preserve"> broadcast messages from the Android system and other Android apps, similar to the</w:t>
      </w:r>
      <w:r w:rsidRPr="007B44CF">
        <w:rPr>
          <w:rStyle w:val="apple-converted-space"/>
          <w:rFonts w:eastAsiaTheme="majorEastAsia"/>
          <w:sz w:val="20"/>
          <w:szCs w:val="20"/>
        </w:rPr>
        <w:t> </w:t>
      </w:r>
      <w:hyperlink r:id="rId372" w:history="1">
        <w:r w:rsidRPr="007B44CF">
          <w:rPr>
            <w:rStyle w:val="Hyperlink"/>
            <w:rFonts w:eastAsiaTheme="majorEastAsia"/>
            <w:color w:val="039BE5"/>
            <w:sz w:val="20"/>
            <w:szCs w:val="20"/>
          </w:rPr>
          <w:t>publish-subscribe</w:t>
        </w:r>
      </w:hyperlink>
      <w:r w:rsidRPr="007B44CF">
        <w:rPr>
          <w:rStyle w:val="apple-converted-space"/>
          <w:rFonts w:eastAsiaTheme="majorEastAsia"/>
          <w:sz w:val="20"/>
          <w:szCs w:val="20"/>
        </w:rPr>
        <w:t> </w:t>
      </w:r>
      <w:r w:rsidRPr="007B44CF">
        <w:rPr>
          <w:sz w:val="20"/>
          <w:szCs w:val="20"/>
        </w:rPr>
        <w:t xml:space="preserve">design pattern. </w:t>
      </w:r>
    </w:p>
    <w:p w:rsidR="007B44CF" w:rsidRDefault="007B44CF" w:rsidP="007B44CF">
      <w:pPr>
        <w:pStyle w:val="NormalWeb"/>
        <w:shd w:val="clear" w:color="auto" w:fill="FFFFFF"/>
        <w:spacing w:before="0" w:beforeAutospacing="0" w:after="0" w:afterAutospacing="0"/>
        <w:rPr>
          <w:sz w:val="20"/>
          <w:szCs w:val="20"/>
        </w:rPr>
      </w:pPr>
    </w:p>
    <w:p w:rsidR="007B44CF" w:rsidRDefault="007B44CF" w:rsidP="007B44CF">
      <w:pPr>
        <w:pStyle w:val="NormalWeb"/>
        <w:shd w:val="clear" w:color="auto" w:fill="FFFFFF"/>
        <w:spacing w:before="0" w:beforeAutospacing="0" w:after="0" w:afterAutospacing="0"/>
        <w:rPr>
          <w:sz w:val="20"/>
          <w:szCs w:val="20"/>
        </w:rPr>
      </w:pPr>
      <w:r w:rsidRPr="007B44CF">
        <w:rPr>
          <w:sz w:val="20"/>
          <w:szCs w:val="20"/>
        </w:rPr>
        <w:t xml:space="preserve">These broadcasts are sent when an event of interest occurs. </w:t>
      </w:r>
    </w:p>
    <w:p w:rsidR="007B44CF" w:rsidRDefault="007B44CF" w:rsidP="007B44CF">
      <w:pPr>
        <w:pStyle w:val="NormalWeb"/>
        <w:shd w:val="clear" w:color="auto" w:fill="FFFFFF"/>
        <w:spacing w:before="0" w:beforeAutospacing="0" w:after="0" w:afterAutospacing="0"/>
        <w:rPr>
          <w:sz w:val="20"/>
          <w:szCs w:val="20"/>
        </w:rPr>
      </w:pPr>
    </w:p>
    <w:p w:rsidR="007B44CF" w:rsidRDefault="007B44CF" w:rsidP="007B44CF">
      <w:pPr>
        <w:pStyle w:val="NormalWeb"/>
        <w:shd w:val="clear" w:color="auto" w:fill="FFFFFF"/>
        <w:spacing w:before="0" w:beforeAutospacing="0" w:after="0" w:afterAutospacing="0"/>
        <w:rPr>
          <w:sz w:val="20"/>
          <w:szCs w:val="20"/>
        </w:rPr>
      </w:pPr>
      <w:r w:rsidRPr="007B44CF">
        <w:rPr>
          <w:sz w:val="20"/>
          <w:szCs w:val="20"/>
        </w:rPr>
        <w:t xml:space="preserve">For example, the Android system </w:t>
      </w:r>
      <w:r w:rsidRPr="007B44CF">
        <w:rPr>
          <w:sz w:val="20"/>
          <w:szCs w:val="20"/>
          <w:highlight w:val="yellow"/>
        </w:rPr>
        <w:t>sends broadcasts when various system events occur</w:t>
      </w:r>
      <w:r w:rsidRPr="007B44CF">
        <w:rPr>
          <w:sz w:val="20"/>
          <w:szCs w:val="20"/>
        </w:rPr>
        <w:t xml:space="preserve">, such as when the system </w:t>
      </w:r>
      <w:r w:rsidRPr="007B44CF">
        <w:rPr>
          <w:sz w:val="20"/>
          <w:szCs w:val="20"/>
          <w:highlight w:val="yellow"/>
        </w:rPr>
        <w:t>boots up or the device starts charging</w:t>
      </w:r>
      <w:r w:rsidRPr="007B44CF">
        <w:rPr>
          <w:sz w:val="20"/>
          <w:szCs w:val="20"/>
        </w:rPr>
        <w:t xml:space="preserve">. </w:t>
      </w:r>
    </w:p>
    <w:p w:rsidR="007B44CF" w:rsidRDefault="007B44CF" w:rsidP="007B44CF">
      <w:pPr>
        <w:pStyle w:val="NormalWeb"/>
        <w:shd w:val="clear" w:color="auto" w:fill="FFFFFF"/>
        <w:spacing w:before="0" w:beforeAutospacing="0" w:after="0" w:afterAutospacing="0"/>
        <w:rPr>
          <w:sz w:val="20"/>
          <w:szCs w:val="20"/>
        </w:rPr>
      </w:pPr>
    </w:p>
    <w:p w:rsidR="007B44CF" w:rsidRDefault="007B44CF" w:rsidP="007B44CF">
      <w:pPr>
        <w:pStyle w:val="NormalWeb"/>
        <w:shd w:val="clear" w:color="auto" w:fill="FFFFFF"/>
        <w:spacing w:before="0" w:beforeAutospacing="0" w:after="0" w:afterAutospacing="0"/>
        <w:rPr>
          <w:sz w:val="20"/>
          <w:szCs w:val="20"/>
        </w:rPr>
      </w:pPr>
      <w:r w:rsidRPr="007B44CF">
        <w:rPr>
          <w:sz w:val="20"/>
          <w:szCs w:val="20"/>
        </w:rPr>
        <w:t xml:space="preserve">Apps can also send custom broadcasts, for example, </w:t>
      </w:r>
      <w:r w:rsidRPr="007B44CF">
        <w:rPr>
          <w:sz w:val="20"/>
          <w:szCs w:val="20"/>
          <w:highlight w:val="yellow"/>
        </w:rPr>
        <w:t>to notify other apps of something</w:t>
      </w:r>
      <w:r w:rsidRPr="007B44CF">
        <w:rPr>
          <w:sz w:val="20"/>
          <w:szCs w:val="20"/>
        </w:rPr>
        <w:t xml:space="preserve"> that they might be interested in (for example, some new data has been downloaded).</w:t>
      </w:r>
    </w:p>
    <w:p w:rsidR="007B44CF" w:rsidRPr="007B44CF" w:rsidRDefault="007B44CF" w:rsidP="007B44CF">
      <w:pPr>
        <w:pStyle w:val="NormalWeb"/>
        <w:shd w:val="clear" w:color="auto" w:fill="FFFFFF"/>
        <w:spacing w:before="0" w:beforeAutospacing="0" w:after="0" w:afterAutospacing="0"/>
        <w:rPr>
          <w:sz w:val="20"/>
          <w:szCs w:val="20"/>
        </w:rPr>
      </w:pPr>
    </w:p>
    <w:p w:rsidR="007B44CF" w:rsidRPr="007B44CF" w:rsidRDefault="007B44CF" w:rsidP="007B44CF">
      <w:pPr>
        <w:pStyle w:val="NormalWeb"/>
        <w:shd w:val="clear" w:color="auto" w:fill="FFFFFF"/>
        <w:spacing w:before="0" w:beforeAutospacing="0" w:after="0" w:afterAutospacing="0"/>
        <w:rPr>
          <w:sz w:val="20"/>
          <w:szCs w:val="20"/>
        </w:rPr>
      </w:pPr>
      <w:r w:rsidRPr="007B44CF">
        <w:rPr>
          <w:sz w:val="20"/>
          <w:szCs w:val="20"/>
        </w:rPr>
        <w:t xml:space="preserve">Apps can </w:t>
      </w:r>
      <w:r w:rsidRPr="007B44CF">
        <w:rPr>
          <w:sz w:val="20"/>
          <w:szCs w:val="20"/>
          <w:highlight w:val="yellow"/>
        </w:rPr>
        <w:t>register to receive specific broadcasts</w:t>
      </w:r>
      <w:r w:rsidRPr="007B44CF">
        <w:rPr>
          <w:sz w:val="20"/>
          <w:szCs w:val="20"/>
        </w:rPr>
        <w:t>. When a broadcast is sent, the system automatically routes broadcasts to apps that have subscribed to receive that particular type of broadcast.</w:t>
      </w:r>
    </w:p>
    <w:p w:rsidR="00EF7BD7" w:rsidRDefault="00EF7BD7" w:rsidP="00EF7BD7">
      <w:pPr>
        <w:pStyle w:val="NormalWeb"/>
        <w:shd w:val="clear" w:color="auto" w:fill="FFFFFF"/>
        <w:spacing w:before="0" w:beforeAutospacing="0" w:after="0" w:afterAutospacing="0"/>
        <w:rPr>
          <w:sz w:val="20"/>
          <w:szCs w:val="20"/>
        </w:rPr>
      </w:pPr>
      <w:r>
        <w:rPr>
          <w:rFonts w:ascii="Georgia" w:hAnsi="Georgia"/>
          <w:color w:val="1A1A1A"/>
          <w:sz w:val="20"/>
          <w:szCs w:val="20"/>
        </w:rPr>
        <w:br/>
      </w:r>
      <w:r w:rsidRPr="00EF7BD7">
        <w:rPr>
          <w:sz w:val="20"/>
          <w:szCs w:val="20"/>
        </w:rPr>
        <w:t>A</w:t>
      </w:r>
      <w:r w:rsidRPr="00EF7BD7">
        <w:rPr>
          <w:rStyle w:val="apple-converted-space"/>
          <w:rFonts w:eastAsiaTheme="majorEastAsia"/>
          <w:sz w:val="20"/>
          <w:szCs w:val="20"/>
        </w:rPr>
        <w:t> </w:t>
      </w:r>
      <w:hyperlink r:id="rId373" w:history="1">
        <w:r w:rsidRPr="00EF7BD7">
          <w:rPr>
            <w:rStyle w:val="Hyperlink"/>
            <w:rFonts w:eastAsiaTheme="majorEastAsia"/>
            <w:b/>
            <w:color w:val="auto"/>
            <w:sz w:val="20"/>
            <w:szCs w:val="20"/>
          </w:rPr>
          <w:t>BroadcastReceiver</w:t>
        </w:r>
      </w:hyperlink>
      <w:r w:rsidRPr="00EF7BD7">
        <w:rPr>
          <w:rStyle w:val="apple-converted-space"/>
          <w:rFonts w:eastAsiaTheme="majorEastAsia"/>
          <w:b/>
          <w:sz w:val="20"/>
          <w:szCs w:val="20"/>
        </w:rPr>
        <w:t> </w:t>
      </w:r>
      <w:r w:rsidRPr="00EF7BD7">
        <w:rPr>
          <w:sz w:val="20"/>
          <w:szCs w:val="20"/>
        </w:rPr>
        <w:t xml:space="preserve">is an Android app component that responds to system-wide broadcast announcements. Imagine an event like external power being connected/disconnected from the device, screen turning on/off, battery getting low or picture captured. </w:t>
      </w:r>
    </w:p>
    <w:p w:rsidR="00B4779D" w:rsidRDefault="00B4779D" w:rsidP="00EF7BD7">
      <w:pPr>
        <w:pStyle w:val="NormalWeb"/>
        <w:shd w:val="clear" w:color="auto" w:fill="FFFFFF"/>
        <w:spacing w:before="0" w:beforeAutospacing="0" w:after="0" w:afterAutospacing="0"/>
        <w:rPr>
          <w:sz w:val="20"/>
          <w:szCs w:val="20"/>
        </w:rPr>
      </w:pPr>
    </w:p>
    <w:p w:rsidR="00B4779D" w:rsidRDefault="00EF7BD7" w:rsidP="00EF7BD7">
      <w:pPr>
        <w:pStyle w:val="NormalWeb"/>
        <w:shd w:val="clear" w:color="auto" w:fill="FFFFFF"/>
        <w:spacing w:before="0" w:beforeAutospacing="0" w:after="0" w:afterAutospacing="0"/>
        <w:rPr>
          <w:sz w:val="20"/>
          <w:szCs w:val="20"/>
        </w:rPr>
      </w:pPr>
      <w:r w:rsidRPr="00B4779D">
        <w:rPr>
          <w:b/>
          <w:sz w:val="20"/>
          <w:szCs w:val="20"/>
        </w:rPr>
        <w:t>All these events originate from the system.</w:t>
      </w:r>
      <w:r w:rsidRPr="00EF7BD7">
        <w:rPr>
          <w:sz w:val="20"/>
          <w:szCs w:val="20"/>
        </w:rPr>
        <w:t xml:space="preserve"> In</w:t>
      </w:r>
      <w:r w:rsidR="00B4779D">
        <w:rPr>
          <w:sz w:val="20"/>
          <w:szCs w:val="20"/>
        </w:rPr>
        <w:t xml:space="preserve"> </w:t>
      </w:r>
      <w:r w:rsidRPr="00EF7BD7">
        <w:rPr>
          <w:sz w:val="20"/>
          <w:szCs w:val="20"/>
        </w:rPr>
        <w:t xml:space="preserve">fact apps themselves can also initiate broadcasts – for example the SMS app broadcasting that an SMS has being received and let other apps know about this event so that they can trigger some action. </w:t>
      </w:r>
    </w:p>
    <w:p w:rsidR="00B4779D" w:rsidRDefault="00B4779D" w:rsidP="00EF7BD7">
      <w:pPr>
        <w:pStyle w:val="NormalWeb"/>
        <w:shd w:val="clear" w:color="auto" w:fill="FFFFFF"/>
        <w:spacing w:before="0" w:beforeAutospacing="0" w:after="0" w:afterAutospacing="0"/>
        <w:rPr>
          <w:sz w:val="20"/>
          <w:szCs w:val="20"/>
        </w:rPr>
      </w:pPr>
    </w:p>
    <w:p w:rsidR="00EF7BD7" w:rsidRDefault="00EF7BD7" w:rsidP="00EF7BD7">
      <w:pPr>
        <w:pStyle w:val="NormalWeb"/>
        <w:shd w:val="clear" w:color="auto" w:fill="FFFFFF"/>
        <w:spacing w:before="0" w:beforeAutospacing="0" w:after="0" w:afterAutospacing="0"/>
        <w:rPr>
          <w:sz w:val="20"/>
          <w:szCs w:val="20"/>
        </w:rPr>
      </w:pPr>
      <w:r w:rsidRPr="00B4779D">
        <w:rPr>
          <w:b/>
          <w:sz w:val="20"/>
          <w:szCs w:val="20"/>
        </w:rPr>
        <w:t>Unlike Activities broadcast receivers</w:t>
      </w:r>
      <w:r w:rsidRPr="00EF7BD7">
        <w:rPr>
          <w:sz w:val="20"/>
          <w:szCs w:val="20"/>
        </w:rPr>
        <w:t xml:space="preserve"> do not have any user interface but may create a status bar notification. It is intended to do minimal amount of work and can delegate hardcore jobs to Services. It receives an Intent object, so if you’ve read my previous articles on</w:t>
      </w:r>
      <w:r w:rsidRPr="00EF7BD7">
        <w:rPr>
          <w:rStyle w:val="apple-converted-space"/>
          <w:rFonts w:eastAsiaTheme="majorEastAsia"/>
          <w:sz w:val="20"/>
          <w:szCs w:val="20"/>
        </w:rPr>
        <w:t> </w:t>
      </w:r>
      <w:hyperlink r:id="rId374" w:history="1">
        <w:r w:rsidRPr="00EF7BD7">
          <w:rPr>
            <w:rStyle w:val="Hyperlink"/>
            <w:rFonts w:eastAsiaTheme="majorEastAsia"/>
            <w:color w:val="auto"/>
            <w:sz w:val="20"/>
            <w:szCs w:val="20"/>
          </w:rPr>
          <w:t>Intents</w:t>
        </w:r>
      </w:hyperlink>
      <w:r w:rsidRPr="00EF7BD7">
        <w:rPr>
          <w:rStyle w:val="apple-converted-space"/>
          <w:rFonts w:eastAsiaTheme="majorEastAsia"/>
          <w:sz w:val="20"/>
          <w:szCs w:val="20"/>
        </w:rPr>
        <w:t> </w:t>
      </w:r>
      <w:r w:rsidRPr="00EF7BD7">
        <w:rPr>
          <w:sz w:val="20"/>
          <w:szCs w:val="20"/>
        </w:rPr>
        <w:t>and</w:t>
      </w:r>
      <w:r w:rsidRPr="00EF7BD7">
        <w:rPr>
          <w:rStyle w:val="apple-converted-space"/>
          <w:rFonts w:eastAsiaTheme="majorEastAsia"/>
          <w:sz w:val="20"/>
          <w:szCs w:val="20"/>
        </w:rPr>
        <w:t> </w:t>
      </w:r>
      <w:hyperlink r:id="rId375" w:history="1">
        <w:r w:rsidRPr="00EF7BD7">
          <w:rPr>
            <w:rStyle w:val="Hyperlink"/>
            <w:rFonts w:eastAsiaTheme="majorEastAsia"/>
            <w:color w:val="auto"/>
            <w:sz w:val="20"/>
            <w:szCs w:val="20"/>
          </w:rPr>
          <w:t>Intent Filters</w:t>
        </w:r>
      </w:hyperlink>
      <w:r w:rsidR="00B4779D">
        <w:rPr>
          <w:sz w:val="20"/>
          <w:szCs w:val="20"/>
        </w:rPr>
        <w:t xml:space="preserve"> </w:t>
      </w:r>
      <w:r w:rsidRPr="00EF7BD7">
        <w:rPr>
          <w:sz w:val="20"/>
          <w:szCs w:val="20"/>
        </w:rPr>
        <w:t>you’ll have an easy time learning it.</w:t>
      </w:r>
    </w:p>
    <w:p w:rsidR="00EF7BD7" w:rsidRPr="00EF7BD7" w:rsidRDefault="00EF7BD7" w:rsidP="00EF7BD7">
      <w:pPr>
        <w:pStyle w:val="NormalWeb"/>
        <w:shd w:val="clear" w:color="auto" w:fill="FFFFFF"/>
        <w:spacing w:before="0" w:beforeAutospacing="0" w:after="0" w:afterAutospacing="0"/>
        <w:rPr>
          <w:sz w:val="20"/>
          <w:szCs w:val="20"/>
        </w:rPr>
      </w:pPr>
    </w:p>
    <w:p w:rsidR="00B4779D" w:rsidRDefault="00EF7BD7" w:rsidP="00EF7BD7">
      <w:pPr>
        <w:pStyle w:val="NormalWeb"/>
        <w:shd w:val="clear" w:color="auto" w:fill="FFFFFF"/>
        <w:spacing w:before="0" w:beforeAutospacing="0" w:after="0" w:afterAutospacing="0"/>
        <w:rPr>
          <w:sz w:val="20"/>
          <w:szCs w:val="20"/>
        </w:rPr>
      </w:pPr>
      <w:r w:rsidRPr="00EF7BD7">
        <w:rPr>
          <w:sz w:val="20"/>
          <w:szCs w:val="20"/>
        </w:rPr>
        <w:t xml:space="preserve">So </w:t>
      </w:r>
      <w:r w:rsidRPr="00EF7BD7">
        <w:rPr>
          <w:b/>
          <w:sz w:val="20"/>
          <w:szCs w:val="20"/>
        </w:rPr>
        <w:t>the gist is broadcast receivers</w:t>
      </w:r>
      <w:r w:rsidRPr="00EF7BD7">
        <w:rPr>
          <w:sz w:val="20"/>
          <w:szCs w:val="20"/>
        </w:rPr>
        <w:t xml:space="preserve"> are like dormant app components that can register for various system or application events (intents). Once any of those events occur the system notifies all the registered broadcast receivers and brings them up into action which could be notifying the user or perform some other job. </w:t>
      </w:r>
    </w:p>
    <w:p w:rsidR="00B4779D" w:rsidRDefault="00B4779D" w:rsidP="00EF7BD7">
      <w:pPr>
        <w:pStyle w:val="NormalWeb"/>
        <w:shd w:val="clear" w:color="auto" w:fill="FFFFFF"/>
        <w:spacing w:before="0" w:beforeAutospacing="0" w:after="0" w:afterAutospacing="0"/>
        <w:rPr>
          <w:sz w:val="20"/>
          <w:szCs w:val="20"/>
        </w:rPr>
      </w:pPr>
    </w:p>
    <w:p w:rsidR="00EF7BD7" w:rsidRPr="00EF7BD7" w:rsidRDefault="00EF7BD7" w:rsidP="00EF7BD7">
      <w:pPr>
        <w:pStyle w:val="NormalWeb"/>
        <w:shd w:val="clear" w:color="auto" w:fill="FFFFFF"/>
        <w:spacing w:before="0" w:beforeAutospacing="0" w:after="0" w:afterAutospacing="0"/>
        <w:rPr>
          <w:sz w:val="20"/>
          <w:szCs w:val="20"/>
        </w:rPr>
      </w:pPr>
      <w:r w:rsidRPr="00EF7BD7">
        <w:rPr>
          <w:sz w:val="20"/>
          <w:szCs w:val="20"/>
        </w:rPr>
        <w:t>The registration is done in the manifest file using intent filters (static) but can also be done programatically (dynamic).</w:t>
      </w:r>
    </w:p>
    <w:p w:rsidR="00EF7BD7" w:rsidRDefault="00EF7BD7" w:rsidP="00326F44">
      <w:pPr>
        <w:rPr>
          <w:rFonts w:ascii="Times New Roman" w:hAnsi="Times New Roman" w:cs="Times New Roman"/>
          <w:sz w:val="20"/>
          <w:szCs w:val="20"/>
          <w:u w:val="single"/>
          <w:lang w:val="en-US"/>
        </w:rPr>
      </w:pPr>
    </w:p>
    <w:p w:rsidR="00B4779D" w:rsidRDefault="00B4779D" w:rsidP="00326F44">
      <w:pPr>
        <w:rPr>
          <w:rFonts w:ascii="Times New Roman" w:hAnsi="Times New Roman" w:cs="Times New Roman"/>
          <w:sz w:val="20"/>
          <w:szCs w:val="20"/>
          <w:u w:val="single"/>
          <w:lang w:val="en-US"/>
        </w:rPr>
      </w:pPr>
    </w:p>
    <w:p w:rsidR="00B4779D" w:rsidRDefault="00B4779D" w:rsidP="00326F44">
      <w:pPr>
        <w:rPr>
          <w:rFonts w:ascii="Times New Roman" w:hAnsi="Times New Roman" w:cs="Times New Roman"/>
          <w:sz w:val="20"/>
          <w:szCs w:val="20"/>
          <w:u w:val="single"/>
          <w:lang w:val="en-US"/>
        </w:rPr>
      </w:pPr>
    </w:p>
    <w:p w:rsidR="00B4779D" w:rsidRDefault="00B4779D" w:rsidP="00326F44">
      <w:pPr>
        <w:rPr>
          <w:rFonts w:ascii="Times New Roman" w:hAnsi="Times New Roman" w:cs="Times New Roman"/>
          <w:sz w:val="20"/>
          <w:szCs w:val="20"/>
          <w:u w:val="single"/>
          <w:lang w:val="en-US"/>
        </w:rPr>
      </w:pPr>
    </w:p>
    <w:p w:rsidR="00B4779D" w:rsidRDefault="00B4779D" w:rsidP="00326F44">
      <w:pPr>
        <w:rPr>
          <w:rFonts w:ascii="Times New Roman" w:hAnsi="Times New Roman" w:cs="Times New Roman"/>
          <w:sz w:val="20"/>
          <w:szCs w:val="20"/>
          <w:u w:val="single"/>
          <w:lang w:val="en-US"/>
        </w:rPr>
      </w:pPr>
    </w:p>
    <w:p w:rsidR="00326F44" w:rsidRDefault="00326F44" w:rsidP="00326F44">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244AF8" w:rsidRPr="00810563" w:rsidRDefault="00244AF8" w:rsidP="00215CD2">
      <w:pPr>
        <w:pStyle w:val="ListParagraph"/>
        <w:numPr>
          <w:ilvl w:val="4"/>
          <w:numId w:val="1"/>
        </w:numPr>
        <w:ind w:left="1080"/>
        <w:rPr>
          <w:rFonts w:ascii="Times New Roman" w:hAnsi="Times New Roman" w:cs="Times New Roman"/>
          <w:sz w:val="24"/>
          <w:szCs w:val="24"/>
          <w:lang w:val="en-US"/>
        </w:rPr>
      </w:pPr>
      <w:r>
        <w:rPr>
          <w:rFonts w:ascii="Times New Roman" w:hAnsi="Times New Roman" w:cs="Times New Roman"/>
          <w:sz w:val="20"/>
          <w:szCs w:val="20"/>
          <w:lang w:val="en-US"/>
        </w:rPr>
        <w:lastRenderedPageBreak/>
        <w:t>Broadcast Receiver</w:t>
      </w:r>
    </w:p>
    <w:p w:rsidR="00810563" w:rsidRPr="00533671" w:rsidRDefault="00533671" w:rsidP="00215CD2">
      <w:pPr>
        <w:pStyle w:val="ListParagraph"/>
        <w:numPr>
          <w:ilvl w:val="5"/>
          <w:numId w:val="1"/>
        </w:numPr>
        <w:ind w:left="1800"/>
        <w:rPr>
          <w:rFonts w:ascii="Times New Roman" w:hAnsi="Times New Roman" w:cs="Times New Roman"/>
          <w:sz w:val="20"/>
          <w:szCs w:val="20"/>
          <w:lang w:val="en-US"/>
        </w:rPr>
      </w:pPr>
      <w:r w:rsidRPr="00533671">
        <w:rPr>
          <w:rFonts w:ascii="Times New Roman" w:hAnsi="Times New Roman" w:cs="Times New Roman"/>
          <w:sz w:val="20"/>
          <w:szCs w:val="20"/>
          <w:lang w:val="en-US"/>
        </w:rPr>
        <w:t>What is a Broadcast Receiver</w:t>
      </w:r>
      <w:r>
        <w:rPr>
          <w:rFonts w:ascii="Times New Roman" w:hAnsi="Times New Roman" w:cs="Times New Roman"/>
          <w:sz w:val="20"/>
          <w:szCs w:val="20"/>
          <w:lang w:val="en-US"/>
        </w:rPr>
        <w:t xml:space="preserve"> and the Receiver() method</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Broadcasting events with Intents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Listening to Broadcasts with Broadcast Receivers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Broadcasting Sticky and Ordered Intents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Native Android Broadcast actions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Local Broadcast Receivers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Normal and Ordered Broadcasts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Directed Broadcasts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Enabling and disabling receivers</w:t>
      </w:r>
    </w:p>
    <w:p w:rsidR="00533671" w:rsidRDefault="00533671" w:rsidP="00215CD2">
      <w:pPr>
        <w:pStyle w:val="ListParagraph"/>
        <w:numPr>
          <w:ilvl w:val="5"/>
          <w:numId w:val="1"/>
        </w:numPr>
        <w:ind w:left="1800"/>
        <w:rPr>
          <w:rFonts w:ascii="Times New Roman" w:hAnsi="Times New Roman" w:cs="Times New Roman"/>
          <w:sz w:val="20"/>
          <w:szCs w:val="20"/>
          <w:lang w:val="en-US"/>
        </w:rPr>
      </w:pPr>
      <w:r>
        <w:rPr>
          <w:rFonts w:ascii="Times New Roman" w:hAnsi="Times New Roman" w:cs="Times New Roman"/>
          <w:sz w:val="20"/>
          <w:szCs w:val="20"/>
          <w:lang w:val="en-US"/>
        </w:rPr>
        <w:t>System Broadcast Intents</w:t>
      </w:r>
    </w:p>
    <w:p w:rsidR="00B4779D" w:rsidRDefault="00B4779D" w:rsidP="00B4779D">
      <w:pPr>
        <w:pStyle w:val="ListParagraph"/>
        <w:ind w:left="1800"/>
        <w:rPr>
          <w:rFonts w:ascii="Times New Roman" w:hAnsi="Times New Roman" w:cs="Times New Roman"/>
          <w:sz w:val="20"/>
          <w:szCs w:val="20"/>
          <w:lang w:val="en-US"/>
        </w:rPr>
      </w:pPr>
    </w:p>
    <w:p w:rsidR="00122B25" w:rsidRPr="00122B25" w:rsidRDefault="00122B25" w:rsidP="00122B25">
      <w:pPr>
        <w:pStyle w:val="ListParagraph"/>
        <w:ind w:left="0"/>
        <w:rPr>
          <w:rFonts w:ascii="Times New Roman" w:hAnsi="Times New Roman" w:cs="Times New Roman"/>
          <w:sz w:val="20"/>
          <w:szCs w:val="20"/>
          <w:u w:val="single"/>
          <w:lang w:val="en-US"/>
        </w:rPr>
      </w:pPr>
      <w:r w:rsidRPr="00122B25">
        <w:rPr>
          <w:rFonts w:ascii="Times New Roman" w:hAnsi="Times New Roman" w:cs="Times New Roman"/>
          <w:sz w:val="20"/>
          <w:szCs w:val="20"/>
          <w:u w:val="single"/>
          <w:lang w:val="en-US"/>
        </w:rPr>
        <w:t xml:space="preserve">Illustrated Example </w:t>
      </w:r>
    </w:p>
    <w:p w:rsidR="00533671" w:rsidRDefault="00533671" w:rsidP="00122B25">
      <w:pPr>
        <w:pStyle w:val="ListParagraph"/>
        <w:ind w:left="0"/>
        <w:rPr>
          <w:rFonts w:ascii="Times New Roman" w:hAnsi="Times New Roman" w:cs="Times New Roman"/>
          <w:sz w:val="20"/>
          <w:szCs w:val="20"/>
          <w:lang w:val="en-US"/>
        </w:rPr>
      </w:pPr>
    </w:p>
    <w:p w:rsidR="00326F44" w:rsidRDefault="007B44CF" w:rsidP="003E3ED9">
      <w:pPr>
        <w:pStyle w:val="ListParagraph"/>
        <w:numPr>
          <w:ilvl w:val="0"/>
          <w:numId w:val="77"/>
        </w:numPr>
        <w:rPr>
          <w:rFonts w:ascii="Times New Roman" w:hAnsi="Times New Roman" w:cs="Times New Roman"/>
          <w:sz w:val="20"/>
          <w:szCs w:val="20"/>
          <w:lang w:val="en-US"/>
        </w:rPr>
      </w:pPr>
      <w:r w:rsidRPr="007B44CF">
        <w:rPr>
          <w:rFonts w:ascii="Times New Roman" w:hAnsi="Times New Roman" w:cs="Times New Roman"/>
          <w:sz w:val="20"/>
          <w:szCs w:val="20"/>
          <w:lang w:val="en-US"/>
        </w:rPr>
        <w:t>https://www.tutorialspoint.com/android/android_broadcast_receivers.htm</w:t>
      </w:r>
    </w:p>
    <w:p w:rsidR="007B44CF" w:rsidRDefault="007B44CF" w:rsidP="003E3ED9">
      <w:pPr>
        <w:pStyle w:val="ListParagraph"/>
        <w:numPr>
          <w:ilvl w:val="0"/>
          <w:numId w:val="77"/>
        </w:numPr>
        <w:rPr>
          <w:rFonts w:ascii="Times New Roman" w:hAnsi="Times New Roman" w:cs="Times New Roman"/>
          <w:sz w:val="20"/>
          <w:szCs w:val="20"/>
          <w:lang w:val="en-US"/>
        </w:rPr>
      </w:pPr>
      <w:r w:rsidRPr="007B44CF">
        <w:rPr>
          <w:rFonts w:ascii="Times New Roman" w:hAnsi="Times New Roman" w:cs="Times New Roman"/>
          <w:sz w:val="20"/>
          <w:szCs w:val="20"/>
          <w:lang w:val="en-US"/>
        </w:rPr>
        <w:t>http://www.vogella.com/tutorials/AndroidBroadcastReceiver/article.html</w:t>
      </w:r>
    </w:p>
    <w:p w:rsidR="007B44CF" w:rsidRDefault="007B44CF" w:rsidP="003E3ED9">
      <w:pPr>
        <w:pStyle w:val="ListParagraph"/>
        <w:numPr>
          <w:ilvl w:val="0"/>
          <w:numId w:val="77"/>
        </w:numPr>
        <w:rPr>
          <w:rFonts w:ascii="Times New Roman" w:hAnsi="Times New Roman" w:cs="Times New Roman"/>
          <w:sz w:val="20"/>
          <w:szCs w:val="20"/>
          <w:lang w:val="en-US"/>
        </w:rPr>
      </w:pPr>
      <w:r w:rsidRPr="007B44CF">
        <w:rPr>
          <w:rFonts w:ascii="Times New Roman" w:hAnsi="Times New Roman" w:cs="Times New Roman"/>
          <w:sz w:val="20"/>
          <w:szCs w:val="20"/>
          <w:lang w:val="en-US"/>
        </w:rPr>
        <w:t>https://developer.android.com/reference/android/content/BroadcastReceiver.html</w:t>
      </w:r>
    </w:p>
    <w:p w:rsidR="007B44CF" w:rsidRDefault="00EF7BD7" w:rsidP="003E3ED9">
      <w:pPr>
        <w:pStyle w:val="ListParagraph"/>
        <w:numPr>
          <w:ilvl w:val="0"/>
          <w:numId w:val="77"/>
        </w:numPr>
        <w:rPr>
          <w:rFonts w:ascii="Times New Roman" w:hAnsi="Times New Roman" w:cs="Times New Roman"/>
          <w:sz w:val="20"/>
          <w:szCs w:val="20"/>
          <w:lang w:val="en-US"/>
        </w:rPr>
      </w:pPr>
      <w:r w:rsidRPr="00EF7BD7">
        <w:rPr>
          <w:rFonts w:ascii="Times New Roman" w:hAnsi="Times New Roman" w:cs="Times New Roman"/>
          <w:sz w:val="20"/>
          <w:szCs w:val="20"/>
          <w:lang w:val="en-US"/>
        </w:rPr>
        <w:t>https://developer.android.com/guide/components/broadcasts.html</w:t>
      </w:r>
    </w:p>
    <w:p w:rsidR="00EF7BD7" w:rsidRDefault="00EF7BD7" w:rsidP="003E3ED9">
      <w:pPr>
        <w:pStyle w:val="ListParagraph"/>
        <w:numPr>
          <w:ilvl w:val="0"/>
          <w:numId w:val="77"/>
        </w:numPr>
        <w:rPr>
          <w:rFonts w:ascii="Times New Roman" w:hAnsi="Times New Roman" w:cs="Times New Roman"/>
          <w:sz w:val="20"/>
          <w:szCs w:val="20"/>
          <w:lang w:val="en-US"/>
        </w:rPr>
      </w:pPr>
      <w:r w:rsidRPr="00EF7BD7">
        <w:rPr>
          <w:rFonts w:ascii="Times New Roman" w:hAnsi="Times New Roman" w:cs="Times New Roman"/>
          <w:sz w:val="20"/>
          <w:szCs w:val="20"/>
          <w:lang w:val="en-US"/>
        </w:rPr>
        <w:t>http://www.journaldev.com/10356/android-broadcastreceiver-example-tutorial</w:t>
      </w:r>
    </w:p>
    <w:p w:rsidR="00EF7BD7" w:rsidRDefault="00EF7BD7" w:rsidP="003E3ED9">
      <w:pPr>
        <w:pStyle w:val="ListParagraph"/>
        <w:numPr>
          <w:ilvl w:val="0"/>
          <w:numId w:val="77"/>
        </w:numPr>
        <w:rPr>
          <w:rFonts w:ascii="Times New Roman" w:hAnsi="Times New Roman" w:cs="Times New Roman"/>
          <w:sz w:val="20"/>
          <w:szCs w:val="20"/>
          <w:lang w:val="en-US"/>
        </w:rPr>
      </w:pPr>
      <w:r w:rsidRPr="00EF7BD7">
        <w:rPr>
          <w:rFonts w:ascii="Times New Roman" w:hAnsi="Times New Roman" w:cs="Times New Roman"/>
          <w:sz w:val="20"/>
          <w:szCs w:val="20"/>
          <w:lang w:val="en-US"/>
        </w:rPr>
        <w:t>http://codetheory.in/android-broadcast-receivers/</w:t>
      </w:r>
    </w:p>
    <w:p w:rsidR="00B4779D" w:rsidRDefault="00B4779D" w:rsidP="003E3ED9">
      <w:pPr>
        <w:pStyle w:val="ListParagraph"/>
        <w:numPr>
          <w:ilvl w:val="0"/>
          <w:numId w:val="77"/>
        </w:numPr>
        <w:rPr>
          <w:rFonts w:ascii="Times New Roman" w:hAnsi="Times New Roman" w:cs="Times New Roman"/>
          <w:sz w:val="20"/>
          <w:szCs w:val="20"/>
          <w:lang w:val="en-US"/>
        </w:rPr>
      </w:pPr>
      <w:r w:rsidRPr="00B4779D">
        <w:rPr>
          <w:rFonts w:ascii="Times New Roman" w:hAnsi="Times New Roman" w:cs="Times New Roman"/>
          <w:sz w:val="20"/>
          <w:szCs w:val="20"/>
          <w:lang w:val="en-US"/>
        </w:rPr>
        <w:t>https://examples.javacodegeeks.com/android/core/content/broadcastreceiver/android-broadcast-receivers-example/</w:t>
      </w:r>
    </w:p>
    <w:p w:rsidR="00B4779D" w:rsidRDefault="00B4779D" w:rsidP="003E3ED9">
      <w:pPr>
        <w:pStyle w:val="ListParagraph"/>
        <w:numPr>
          <w:ilvl w:val="0"/>
          <w:numId w:val="77"/>
        </w:numPr>
        <w:rPr>
          <w:rFonts w:ascii="Times New Roman" w:hAnsi="Times New Roman" w:cs="Times New Roman"/>
          <w:sz w:val="20"/>
          <w:szCs w:val="20"/>
          <w:lang w:val="en-US"/>
        </w:rPr>
      </w:pPr>
    </w:p>
    <w:p w:rsidR="00326F44" w:rsidRDefault="00326F44">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br w:type="page"/>
      </w:r>
    </w:p>
    <w:p w:rsidR="00326F44" w:rsidRDefault="00326F44" w:rsidP="00326F44">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lastRenderedPageBreak/>
        <w:t>Background</w:t>
      </w:r>
    </w:p>
    <w:p w:rsidR="00326F44" w:rsidRPr="00B4779D" w:rsidRDefault="00B4779D" w:rsidP="00326F44">
      <w:pPr>
        <w:rPr>
          <w:rFonts w:ascii="Times New Roman" w:hAnsi="Times New Roman" w:cs="Times New Roman"/>
          <w:color w:val="000000"/>
          <w:sz w:val="20"/>
          <w:szCs w:val="20"/>
          <w:shd w:val="clear" w:color="auto" w:fill="F9F9F9"/>
        </w:rPr>
      </w:pPr>
      <w:r w:rsidRPr="00B4779D">
        <w:rPr>
          <w:rFonts w:ascii="Times New Roman" w:hAnsi="Times New Roman" w:cs="Times New Roman"/>
          <w:color w:val="000000"/>
          <w:sz w:val="20"/>
          <w:szCs w:val="20"/>
          <w:shd w:val="clear" w:color="auto" w:fill="F9F9F9"/>
        </w:rPr>
        <w:t>A content provider component supplies data from one application to others on request. Such requests are handled by the methods of the ContentResolver class. A content provider can use different ways to store its data and the data can be stored in a database, in files, or even over a network.</w:t>
      </w:r>
    </w:p>
    <w:p w:rsidR="00B4779D" w:rsidRDefault="00B4779D" w:rsidP="00326F44">
      <w:pPr>
        <w:rPr>
          <w:rFonts w:ascii="Times New Roman" w:hAnsi="Times New Roman" w:cs="Times New Roman"/>
          <w:sz w:val="20"/>
          <w:szCs w:val="20"/>
          <w:u w:val="single"/>
          <w:lang w:val="en-US"/>
        </w:rPr>
      </w:pPr>
      <w:r>
        <w:rPr>
          <w:noProof/>
          <w:lang w:eastAsia="en-IN" w:bidi="hi-IN"/>
        </w:rPr>
        <w:drawing>
          <wp:inline distT="0" distB="0" distL="0" distR="0">
            <wp:extent cx="5716905" cy="2830830"/>
            <wp:effectExtent l="19050" t="0" r="0" b="0"/>
            <wp:docPr id="204" name="Picture 204" descr="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ontent provider"/>
                    <pic:cNvPicPr>
                      <a:picLocks noChangeAspect="1" noChangeArrowheads="1"/>
                    </pic:cNvPicPr>
                  </pic:nvPicPr>
                  <pic:blipFill>
                    <a:blip r:embed="rId376"/>
                    <a:srcRect/>
                    <a:stretch>
                      <a:fillRect/>
                    </a:stretch>
                  </pic:blipFill>
                  <pic:spPr bwMode="auto">
                    <a:xfrm>
                      <a:off x="0" y="0"/>
                      <a:ext cx="5716905" cy="2830830"/>
                    </a:xfrm>
                    <a:prstGeom prst="rect">
                      <a:avLst/>
                    </a:prstGeom>
                    <a:noFill/>
                    <a:ln w="9525">
                      <a:noFill/>
                      <a:miter lim="800000"/>
                      <a:headEnd/>
                      <a:tailEnd/>
                    </a:ln>
                  </pic:spPr>
                </pic:pic>
              </a:graphicData>
            </a:graphic>
          </wp:inline>
        </w:drawing>
      </w:r>
    </w:p>
    <w:p w:rsidR="00B4779D" w:rsidRPr="00B4779D" w:rsidRDefault="00B4779D" w:rsidP="00B4779D">
      <w:pPr>
        <w:pStyle w:val="NormalWeb"/>
        <w:spacing w:before="0" w:beforeAutospacing="0" w:after="240" w:afterAutospacing="0" w:line="301" w:lineRule="atLeast"/>
        <w:ind w:left="48" w:right="48"/>
        <w:jc w:val="both"/>
        <w:rPr>
          <w:rFonts w:ascii="Verdana" w:hAnsi="Verdana"/>
          <w:color w:val="000000"/>
          <w:sz w:val="20"/>
          <w:szCs w:val="20"/>
        </w:rPr>
      </w:pPr>
      <w:r w:rsidRPr="00B4779D">
        <w:rPr>
          <w:rFonts w:ascii="Verdana" w:hAnsi="Verdana"/>
          <w:color w:val="000000"/>
          <w:sz w:val="20"/>
          <w:szCs w:val="20"/>
        </w:rPr>
        <w:t>Content providers let you centralize content in one place and have many different applications access it as needed. A content provider behaves very much like a database where you can query it, edit its content, as well as add or delete content using insert(), update(), delete(), and query() methods. In most cases this data is stored in an</w:t>
      </w:r>
      <w:r w:rsidRPr="00B4779D">
        <w:rPr>
          <w:rStyle w:val="apple-converted-space"/>
          <w:rFonts w:ascii="Verdana" w:eastAsiaTheme="majorEastAsia" w:hAnsi="Verdana"/>
          <w:color w:val="000000"/>
          <w:sz w:val="20"/>
          <w:szCs w:val="20"/>
        </w:rPr>
        <w:t> </w:t>
      </w:r>
      <w:r w:rsidRPr="00B4779D">
        <w:rPr>
          <w:rFonts w:ascii="Verdana" w:hAnsi="Verdana"/>
          <w:b/>
          <w:bCs/>
          <w:color w:val="000000"/>
          <w:sz w:val="20"/>
          <w:szCs w:val="20"/>
        </w:rPr>
        <w:t>SQlite</w:t>
      </w:r>
      <w:r w:rsidRPr="00B4779D">
        <w:rPr>
          <w:rStyle w:val="apple-converted-space"/>
          <w:rFonts w:ascii="Verdana" w:eastAsiaTheme="majorEastAsia" w:hAnsi="Verdana"/>
          <w:color w:val="000000"/>
          <w:sz w:val="20"/>
          <w:szCs w:val="20"/>
        </w:rPr>
        <w:t> </w:t>
      </w:r>
      <w:r w:rsidRPr="00B4779D">
        <w:rPr>
          <w:rFonts w:ascii="Verdana" w:hAnsi="Verdana"/>
          <w:color w:val="000000"/>
          <w:sz w:val="20"/>
          <w:szCs w:val="20"/>
        </w:rPr>
        <w:t>database.</w:t>
      </w:r>
    </w:p>
    <w:p w:rsidR="00B4779D" w:rsidRPr="00B4779D" w:rsidRDefault="00B4779D" w:rsidP="00B4779D">
      <w:pPr>
        <w:pStyle w:val="NormalWeb"/>
        <w:spacing w:before="0" w:beforeAutospacing="0" w:after="240" w:afterAutospacing="0" w:line="301" w:lineRule="atLeast"/>
        <w:ind w:left="48" w:right="48"/>
        <w:jc w:val="both"/>
        <w:rPr>
          <w:rFonts w:ascii="Verdana" w:hAnsi="Verdana"/>
          <w:color w:val="000000"/>
          <w:sz w:val="20"/>
          <w:szCs w:val="20"/>
        </w:rPr>
      </w:pPr>
      <w:r w:rsidRPr="00B4779D">
        <w:rPr>
          <w:rFonts w:ascii="Verdana" w:hAnsi="Verdana"/>
          <w:color w:val="000000"/>
          <w:sz w:val="20"/>
          <w:szCs w:val="20"/>
        </w:rPr>
        <w:t>A content provider is implemented as a subclass of</w:t>
      </w:r>
      <w:r w:rsidRPr="00B4779D">
        <w:rPr>
          <w:rStyle w:val="apple-converted-space"/>
          <w:rFonts w:ascii="Verdana" w:eastAsiaTheme="majorEastAsia" w:hAnsi="Verdana"/>
          <w:color w:val="000000"/>
          <w:sz w:val="20"/>
          <w:szCs w:val="20"/>
        </w:rPr>
        <w:t> </w:t>
      </w:r>
      <w:r w:rsidRPr="00B4779D">
        <w:rPr>
          <w:rFonts w:ascii="Verdana" w:hAnsi="Verdana"/>
          <w:b/>
          <w:bCs/>
          <w:color w:val="000000"/>
          <w:sz w:val="20"/>
          <w:szCs w:val="20"/>
        </w:rPr>
        <w:t>ContentProvider</w:t>
      </w:r>
      <w:r w:rsidRPr="00B4779D">
        <w:rPr>
          <w:rStyle w:val="apple-converted-space"/>
          <w:rFonts w:ascii="Verdana" w:eastAsiaTheme="majorEastAsia" w:hAnsi="Verdana"/>
          <w:color w:val="000000"/>
          <w:sz w:val="20"/>
          <w:szCs w:val="20"/>
        </w:rPr>
        <w:t> </w:t>
      </w:r>
      <w:r w:rsidRPr="00B4779D">
        <w:rPr>
          <w:rFonts w:ascii="Verdana" w:hAnsi="Verdana"/>
          <w:color w:val="000000"/>
          <w:sz w:val="20"/>
          <w:szCs w:val="20"/>
        </w:rPr>
        <w:t>class and must implement a standard set of APIs that enable other applications to perform transactions.</w:t>
      </w:r>
    </w:p>
    <w:p w:rsidR="00B4779D" w:rsidRDefault="00B4779D" w:rsidP="00B4779D">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200" w:lineRule="atLeast"/>
        <w:rPr>
          <w:rStyle w:val="pln"/>
          <w:rFonts w:ascii="Consolas" w:hAnsi="Consolas"/>
          <w:color w:val="313131"/>
          <w:sz w:val="16"/>
          <w:szCs w:val="16"/>
        </w:rPr>
      </w:pPr>
      <w:r>
        <w:rPr>
          <w:rStyle w:val="kwd"/>
          <w:rFonts w:ascii="Consolas" w:hAnsi="Consolas"/>
          <w:color w:val="000088"/>
          <w:sz w:val="16"/>
          <w:szCs w:val="16"/>
        </w:rPr>
        <w:t>public</w:t>
      </w:r>
      <w:r>
        <w:rPr>
          <w:rStyle w:val="pln"/>
          <w:rFonts w:ascii="Consolas" w:hAnsi="Consolas"/>
          <w:color w:val="313131"/>
          <w:sz w:val="16"/>
          <w:szCs w:val="16"/>
        </w:rPr>
        <w:t xml:space="preserve"> </w:t>
      </w:r>
      <w:r>
        <w:rPr>
          <w:rStyle w:val="kwd"/>
          <w:rFonts w:ascii="Consolas" w:hAnsi="Consolas"/>
          <w:color w:val="000088"/>
          <w:sz w:val="16"/>
          <w:szCs w:val="16"/>
        </w:rPr>
        <w:t>class</w:t>
      </w:r>
      <w:r>
        <w:rPr>
          <w:rStyle w:val="pln"/>
          <w:rFonts w:ascii="Consolas" w:hAnsi="Consolas"/>
          <w:color w:val="313131"/>
          <w:sz w:val="16"/>
          <w:szCs w:val="16"/>
        </w:rPr>
        <w:t xml:space="preserve"> </w:t>
      </w:r>
      <w:r>
        <w:rPr>
          <w:rStyle w:val="typ"/>
          <w:rFonts w:ascii="Consolas" w:hAnsi="Consolas"/>
          <w:color w:val="7F0055"/>
          <w:sz w:val="16"/>
          <w:szCs w:val="16"/>
        </w:rPr>
        <w:t>My</w:t>
      </w:r>
      <w:r>
        <w:rPr>
          <w:rStyle w:val="pln"/>
          <w:rFonts w:ascii="Consolas" w:hAnsi="Consolas"/>
          <w:color w:val="313131"/>
          <w:sz w:val="16"/>
          <w:szCs w:val="16"/>
        </w:rPr>
        <w:t xml:space="preserve"> </w:t>
      </w:r>
      <w:r>
        <w:rPr>
          <w:rStyle w:val="typ"/>
          <w:rFonts w:ascii="Consolas" w:hAnsi="Consolas"/>
          <w:color w:val="7F0055"/>
          <w:sz w:val="16"/>
          <w:szCs w:val="16"/>
        </w:rPr>
        <w:t>Application</w:t>
      </w:r>
      <w:r>
        <w:rPr>
          <w:rStyle w:val="pln"/>
          <w:rFonts w:ascii="Consolas" w:hAnsi="Consolas"/>
          <w:color w:val="313131"/>
          <w:sz w:val="16"/>
          <w:szCs w:val="16"/>
        </w:rPr>
        <w:t xml:space="preserve"> </w:t>
      </w:r>
      <w:r>
        <w:rPr>
          <w:rStyle w:val="kwd"/>
          <w:rFonts w:ascii="Consolas" w:hAnsi="Consolas"/>
          <w:color w:val="000088"/>
          <w:sz w:val="16"/>
          <w:szCs w:val="16"/>
        </w:rPr>
        <w:t>extends</w:t>
      </w:r>
      <w:r>
        <w:rPr>
          <w:rStyle w:val="pln"/>
          <w:rFonts w:ascii="Consolas" w:hAnsi="Consolas"/>
          <w:color w:val="313131"/>
          <w:sz w:val="16"/>
          <w:szCs w:val="16"/>
        </w:rPr>
        <w:t xml:space="preserve">  </w:t>
      </w:r>
      <w:r>
        <w:rPr>
          <w:rStyle w:val="typ"/>
          <w:rFonts w:ascii="Consolas" w:hAnsi="Consolas"/>
          <w:color w:val="7F0055"/>
          <w:sz w:val="16"/>
          <w:szCs w:val="16"/>
        </w:rPr>
        <w:t>ContentProvider</w:t>
      </w:r>
      <w:r>
        <w:rPr>
          <w:rStyle w:val="pln"/>
          <w:rFonts w:ascii="Consolas" w:hAnsi="Consolas"/>
          <w:color w:val="313131"/>
          <w:sz w:val="16"/>
          <w:szCs w:val="16"/>
        </w:rPr>
        <w:t xml:space="preserve"> </w:t>
      </w:r>
      <w:r>
        <w:rPr>
          <w:rStyle w:val="pun"/>
          <w:rFonts w:ascii="Consolas" w:hAnsi="Consolas"/>
          <w:color w:val="666600"/>
          <w:sz w:val="16"/>
          <w:szCs w:val="16"/>
        </w:rPr>
        <w:t>{</w:t>
      </w:r>
    </w:p>
    <w:p w:rsidR="00B4779D" w:rsidRDefault="00B4779D" w:rsidP="00B4779D">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200" w:lineRule="atLeast"/>
        <w:rPr>
          <w:rStyle w:val="pun"/>
          <w:rFonts w:ascii="Consolas" w:hAnsi="Consolas"/>
          <w:color w:val="666600"/>
          <w:sz w:val="16"/>
          <w:szCs w:val="16"/>
        </w:rPr>
      </w:pPr>
      <w:r>
        <w:rPr>
          <w:rStyle w:val="pun"/>
          <w:rFonts w:ascii="Consolas" w:hAnsi="Consolas"/>
          <w:color w:val="666600"/>
          <w:sz w:val="16"/>
          <w:szCs w:val="16"/>
        </w:rPr>
        <w:t>}</w:t>
      </w:r>
    </w:p>
    <w:p w:rsidR="00B4779D" w:rsidRDefault="00B4779D" w:rsidP="00B4779D">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200" w:lineRule="atLeast"/>
        <w:rPr>
          <w:rStyle w:val="pun"/>
          <w:rFonts w:ascii="Consolas" w:hAnsi="Consolas"/>
          <w:color w:val="666600"/>
          <w:sz w:val="16"/>
          <w:szCs w:val="16"/>
        </w:rPr>
      </w:pPr>
    </w:p>
    <w:p w:rsidR="00B4779D" w:rsidRPr="00B4779D" w:rsidRDefault="00B4779D" w:rsidP="00B4779D">
      <w:pPr>
        <w:pStyle w:val="NormalWeb"/>
        <w:shd w:val="clear" w:color="auto" w:fill="FFFFFF"/>
        <w:spacing w:before="0" w:beforeAutospacing="0" w:after="200" w:afterAutospacing="0"/>
        <w:rPr>
          <w:sz w:val="20"/>
          <w:szCs w:val="20"/>
        </w:rPr>
      </w:pPr>
      <w:r w:rsidRPr="00B4779D">
        <w:rPr>
          <w:sz w:val="20"/>
          <w:szCs w:val="20"/>
        </w:rPr>
        <w:t>A content provider manages access to a central repository of data. You implement a provider as one or more classes in an Android application, along with elements in the manifest file. One of your classes implements a subclass</w:t>
      </w:r>
      <w:r w:rsidRPr="00B4779D">
        <w:rPr>
          <w:rStyle w:val="apple-converted-space"/>
          <w:rFonts w:eastAsiaTheme="majorEastAsia"/>
          <w:sz w:val="20"/>
          <w:szCs w:val="20"/>
        </w:rPr>
        <w:t> </w:t>
      </w:r>
      <w:hyperlink r:id="rId377" w:history="1">
        <w:r w:rsidRPr="00B4779D">
          <w:rPr>
            <w:rStyle w:val="Hyperlink"/>
            <w:rFonts w:eastAsiaTheme="majorEastAsia"/>
            <w:color w:val="039BE5"/>
            <w:sz w:val="20"/>
            <w:szCs w:val="20"/>
          </w:rPr>
          <w:t>ContentProvider</w:t>
        </w:r>
      </w:hyperlink>
      <w:r w:rsidRPr="00B4779D">
        <w:rPr>
          <w:sz w:val="20"/>
          <w:szCs w:val="20"/>
        </w:rPr>
        <w:t>, which is the interface between your provider and other applications. Although content providers are meant to make data available to other applications, you may of course have activities in your application that allow the user to query and modify the data managed by your provider.</w:t>
      </w:r>
    </w:p>
    <w:p w:rsidR="00B4779D" w:rsidRPr="00B4779D" w:rsidRDefault="00B4779D" w:rsidP="00B4779D">
      <w:pPr>
        <w:pStyle w:val="NormalWeb"/>
        <w:shd w:val="clear" w:color="auto" w:fill="FFFFFF"/>
        <w:spacing w:before="0" w:beforeAutospacing="0" w:after="150" w:afterAutospacing="0"/>
        <w:rPr>
          <w:sz w:val="20"/>
          <w:szCs w:val="20"/>
        </w:rPr>
      </w:pPr>
      <w:r w:rsidRPr="00B4779D">
        <w:rPr>
          <w:sz w:val="20"/>
          <w:szCs w:val="20"/>
        </w:rPr>
        <w:t>The rest of this topic is a basic list of steps for building a content provider and a list of APIs to use.</w:t>
      </w:r>
    </w:p>
    <w:p w:rsidR="00B4779D" w:rsidRPr="00B4779D" w:rsidRDefault="00B4779D" w:rsidP="00B4779D">
      <w:pPr>
        <w:pStyle w:val="NormalWeb"/>
        <w:shd w:val="clear" w:color="auto" w:fill="FFFFFF"/>
        <w:spacing w:before="0" w:beforeAutospacing="0" w:after="150" w:afterAutospacing="0"/>
        <w:rPr>
          <w:sz w:val="20"/>
          <w:szCs w:val="20"/>
          <w:shd w:val="clear" w:color="auto" w:fill="FFFFFF"/>
        </w:rPr>
      </w:pPr>
      <w:r w:rsidRPr="00B4779D">
        <w:rPr>
          <w:sz w:val="20"/>
          <w:szCs w:val="20"/>
          <w:shd w:val="clear" w:color="auto" w:fill="FFFFFF"/>
        </w:rPr>
        <w:t>A content provider manages access to a central repository of data. A provider is part of an Android application, which often provides its own UI for working with the data. However, content providers are primarily intended to be used by other applications, which access the provider using a provider client object. Together, providers and provider clients offer a consistent, standard interface to data that also handles inter-process communication and secure data access.</w:t>
      </w:r>
    </w:p>
    <w:p w:rsidR="00B4779D" w:rsidRDefault="00B4779D" w:rsidP="00B4779D">
      <w:pPr>
        <w:pStyle w:val="NormalWeb"/>
        <w:shd w:val="clear" w:color="auto" w:fill="FFFFFF"/>
        <w:spacing w:before="0" w:beforeAutospacing="0" w:after="150" w:afterAutospacing="0"/>
        <w:rPr>
          <w:sz w:val="20"/>
          <w:szCs w:val="20"/>
        </w:rPr>
      </w:pPr>
    </w:p>
    <w:p w:rsidR="00847938" w:rsidRDefault="00B4779D" w:rsidP="00847938">
      <w:pPr>
        <w:pStyle w:val="NormalWeb"/>
        <w:shd w:val="clear" w:color="auto" w:fill="FFFFFF"/>
        <w:spacing w:before="0" w:beforeAutospacing="0" w:after="150" w:afterAutospacing="0"/>
        <w:rPr>
          <w:rFonts w:ascii="Open Sans" w:hAnsi="Open Sans"/>
          <w:color w:val="000000"/>
          <w:sz w:val="25"/>
          <w:szCs w:val="25"/>
        </w:rPr>
      </w:pPr>
      <w:r>
        <w:rPr>
          <w:noProof/>
          <w:lang w:bidi="hi-IN"/>
        </w:rPr>
        <w:lastRenderedPageBreak/>
        <w:drawing>
          <wp:inline distT="0" distB="0" distL="0" distR="0">
            <wp:extent cx="4476750" cy="3498850"/>
            <wp:effectExtent l="0" t="0" r="0" b="0"/>
            <wp:docPr id="207" name="Picture 207" descr="Overview diagram of how content providers manage access to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Overview diagram of how content providers manage access to storage."/>
                    <pic:cNvPicPr>
                      <a:picLocks noChangeAspect="1" noChangeArrowheads="1"/>
                    </pic:cNvPicPr>
                  </pic:nvPicPr>
                  <pic:blipFill>
                    <a:blip r:embed="rId378"/>
                    <a:srcRect/>
                    <a:stretch>
                      <a:fillRect/>
                    </a:stretch>
                  </pic:blipFill>
                  <pic:spPr bwMode="auto">
                    <a:xfrm>
                      <a:off x="0" y="0"/>
                      <a:ext cx="4476750" cy="3498850"/>
                    </a:xfrm>
                    <a:prstGeom prst="rect">
                      <a:avLst/>
                    </a:prstGeom>
                    <a:noFill/>
                    <a:ln w="9525">
                      <a:noFill/>
                      <a:miter lim="800000"/>
                      <a:headEnd/>
                      <a:tailEnd/>
                    </a:ln>
                  </pic:spPr>
                </pic:pic>
              </a:graphicData>
            </a:graphic>
          </wp:inline>
        </w:drawing>
      </w:r>
    </w:p>
    <w:p w:rsidR="00B4779D" w:rsidRPr="00B4779D" w:rsidRDefault="00B4779D" w:rsidP="00847938">
      <w:pPr>
        <w:pStyle w:val="NormalWeb"/>
        <w:shd w:val="clear" w:color="auto" w:fill="FFFFFF"/>
        <w:spacing w:before="0" w:beforeAutospacing="0" w:after="150" w:afterAutospacing="0"/>
        <w:rPr>
          <w:sz w:val="20"/>
          <w:szCs w:val="20"/>
        </w:rPr>
      </w:pPr>
      <w:r w:rsidRPr="00B4779D">
        <w:rPr>
          <w:color w:val="000000"/>
          <w:sz w:val="20"/>
          <w:szCs w:val="20"/>
        </w:rPr>
        <w:t>Implementing a content provider involves always the following steps:</w:t>
      </w:r>
    </w:p>
    <w:p w:rsidR="00B4779D" w:rsidRPr="00B4779D" w:rsidRDefault="00B4779D" w:rsidP="003E3ED9">
      <w:pPr>
        <w:numPr>
          <w:ilvl w:val="0"/>
          <w:numId w:val="79"/>
        </w:numPr>
        <w:spacing w:after="0" w:line="240" w:lineRule="auto"/>
        <w:ind w:left="0"/>
        <w:textAlignment w:val="baseline"/>
        <w:rPr>
          <w:rFonts w:ascii="Times New Roman" w:eastAsia="Times New Roman" w:hAnsi="Times New Roman" w:cs="Times New Roman"/>
          <w:color w:val="000000"/>
          <w:sz w:val="20"/>
          <w:szCs w:val="20"/>
          <w:lang w:eastAsia="en-IN"/>
        </w:rPr>
      </w:pPr>
      <w:r w:rsidRPr="00B4779D">
        <w:rPr>
          <w:rFonts w:ascii="Times New Roman" w:eastAsia="Times New Roman" w:hAnsi="Times New Roman" w:cs="Times New Roman"/>
          <w:color w:val="000000"/>
          <w:sz w:val="20"/>
          <w:szCs w:val="20"/>
          <w:lang w:eastAsia="en-IN"/>
        </w:rPr>
        <w:t>Create a class that extends</w:t>
      </w:r>
      <w:r w:rsidRPr="00847938">
        <w:rPr>
          <w:rFonts w:ascii="Times New Roman" w:eastAsia="Times New Roman" w:hAnsi="Times New Roman" w:cs="Times New Roman"/>
          <w:color w:val="000000"/>
          <w:sz w:val="20"/>
          <w:szCs w:val="20"/>
          <w:lang w:eastAsia="en-IN"/>
        </w:rPr>
        <w:t> ContentProvider</w:t>
      </w:r>
    </w:p>
    <w:p w:rsidR="00B4779D" w:rsidRPr="00B4779D" w:rsidRDefault="00B4779D" w:rsidP="003E3ED9">
      <w:pPr>
        <w:numPr>
          <w:ilvl w:val="0"/>
          <w:numId w:val="79"/>
        </w:numPr>
        <w:spacing w:after="0" w:line="240" w:lineRule="auto"/>
        <w:ind w:left="0"/>
        <w:textAlignment w:val="baseline"/>
        <w:rPr>
          <w:rFonts w:ascii="Times New Roman" w:eastAsia="Times New Roman" w:hAnsi="Times New Roman" w:cs="Times New Roman"/>
          <w:color w:val="000000"/>
          <w:sz w:val="20"/>
          <w:szCs w:val="20"/>
          <w:lang w:eastAsia="en-IN"/>
        </w:rPr>
      </w:pPr>
      <w:r w:rsidRPr="00B4779D">
        <w:rPr>
          <w:rFonts w:ascii="Times New Roman" w:eastAsia="Times New Roman" w:hAnsi="Times New Roman" w:cs="Times New Roman"/>
          <w:color w:val="000000"/>
          <w:sz w:val="20"/>
          <w:szCs w:val="20"/>
          <w:lang w:eastAsia="en-IN"/>
        </w:rPr>
        <w:t>Create a contract class</w:t>
      </w:r>
    </w:p>
    <w:p w:rsidR="00B4779D" w:rsidRPr="00B4779D" w:rsidRDefault="00B4779D" w:rsidP="003E3ED9">
      <w:pPr>
        <w:numPr>
          <w:ilvl w:val="0"/>
          <w:numId w:val="79"/>
        </w:numPr>
        <w:spacing w:after="0" w:line="240" w:lineRule="auto"/>
        <w:ind w:left="0"/>
        <w:textAlignment w:val="baseline"/>
        <w:rPr>
          <w:rFonts w:ascii="Times New Roman" w:eastAsia="Times New Roman" w:hAnsi="Times New Roman" w:cs="Times New Roman"/>
          <w:color w:val="000000"/>
          <w:sz w:val="20"/>
          <w:szCs w:val="20"/>
          <w:lang w:eastAsia="en-IN"/>
        </w:rPr>
      </w:pPr>
      <w:r w:rsidRPr="00B4779D">
        <w:rPr>
          <w:rFonts w:ascii="Times New Roman" w:eastAsia="Times New Roman" w:hAnsi="Times New Roman" w:cs="Times New Roman"/>
          <w:color w:val="000000"/>
          <w:sz w:val="20"/>
          <w:szCs w:val="20"/>
          <w:lang w:eastAsia="en-IN"/>
        </w:rPr>
        <w:t>Create the UriMatcher definition</w:t>
      </w:r>
    </w:p>
    <w:p w:rsidR="00B4779D" w:rsidRPr="00B4779D" w:rsidRDefault="00B4779D" w:rsidP="003E3ED9">
      <w:pPr>
        <w:numPr>
          <w:ilvl w:val="0"/>
          <w:numId w:val="79"/>
        </w:numPr>
        <w:spacing w:after="0" w:line="240" w:lineRule="auto"/>
        <w:ind w:left="0"/>
        <w:textAlignment w:val="baseline"/>
        <w:rPr>
          <w:rFonts w:ascii="Times New Roman" w:eastAsia="Times New Roman" w:hAnsi="Times New Roman" w:cs="Times New Roman"/>
          <w:color w:val="000000"/>
          <w:sz w:val="20"/>
          <w:szCs w:val="20"/>
          <w:lang w:eastAsia="en-IN"/>
        </w:rPr>
      </w:pPr>
      <w:r w:rsidRPr="00B4779D">
        <w:rPr>
          <w:rFonts w:ascii="Times New Roman" w:eastAsia="Times New Roman" w:hAnsi="Times New Roman" w:cs="Times New Roman"/>
          <w:color w:val="000000"/>
          <w:sz w:val="20"/>
          <w:szCs w:val="20"/>
          <w:lang w:eastAsia="en-IN"/>
        </w:rPr>
        <w:t>Implement the</w:t>
      </w:r>
      <w:r w:rsidRPr="00847938">
        <w:rPr>
          <w:rFonts w:ascii="Times New Roman" w:eastAsia="Times New Roman" w:hAnsi="Times New Roman" w:cs="Times New Roman"/>
          <w:color w:val="000000"/>
          <w:sz w:val="20"/>
          <w:szCs w:val="20"/>
          <w:lang w:eastAsia="en-IN"/>
        </w:rPr>
        <w:t> onCreate() </w:t>
      </w:r>
      <w:r w:rsidRPr="00B4779D">
        <w:rPr>
          <w:rFonts w:ascii="Times New Roman" w:eastAsia="Times New Roman" w:hAnsi="Times New Roman" w:cs="Times New Roman"/>
          <w:color w:val="000000"/>
          <w:sz w:val="20"/>
          <w:szCs w:val="20"/>
          <w:lang w:eastAsia="en-IN"/>
        </w:rPr>
        <w:t>method</w:t>
      </w:r>
    </w:p>
    <w:p w:rsidR="00B4779D" w:rsidRPr="00B4779D" w:rsidRDefault="00B4779D" w:rsidP="003E3ED9">
      <w:pPr>
        <w:numPr>
          <w:ilvl w:val="0"/>
          <w:numId w:val="79"/>
        </w:numPr>
        <w:spacing w:after="0" w:line="240" w:lineRule="auto"/>
        <w:ind w:left="0"/>
        <w:textAlignment w:val="baseline"/>
        <w:rPr>
          <w:rFonts w:ascii="Times New Roman" w:eastAsia="Times New Roman" w:hAnsi="Times New Roman" w:cs="Times New Roman"/>
          <w:color w:val="000000"/>
          <w:sz w:val="20"/>
          <w:szCs w:val="20"/>
          <w:lang w:eastAsia="en-IN"/>
        </w:rPr>
      </w:pPr>
      <w:r w:rsidRPr="00B4779D">
        <w:rPr>
          <w:rFonts w:ascii="Times New Roman" w:eastAsia="Times New Roman" w:hAnsi="Times New Roman" w:cs="Times New Roman"/>
          <w:color w:val="000000"/>
          <w:sz w:val="20"/>
          <w:szCs w:val="20"/>
          <w:lang w:eastAsia="en-IN"/>
        </w:rPr>
        <w:t>Implement the</w:t>
      </w:r>
      <w:r w:rsidRPr="00847938">
        <w:rPr>
          <w:rFonts w:ascii="Times New Roman" w:eastAsia="Times New Roman" w:hAnsi="Times New Roman" w:cs="Times New Roman"/>
          <w:color w:val="000000"/>
          <w:sz w:val="20"/>
          <w:szCs w:val="20"/>
          <w:lang w:eastAsia="en-IN"/>
        </w:rPr>
        <w:t> getType() </w:t>
      </w:r>
      <w:r w:rsidRPr="00B4779D">
        <w:rPr>
          <w:rFonts w:ascii="Times New Roman" w:eastAsia="Times New Roman" w:hAnsi="Times New Roman" w:cs="Times New Roman"/>
          <w:color w:val="000000"/>
          <w:sz w:val="20"/>
          <w:szCs w:val="20"/>
          <w:lang w:eastAsia="en-IN"/>
        </w:rPr>
        <w:t>method</w:t>
      </w:r>
    </w:p>
    <w:p w:rsidR="00B4779D" w:rsidRPr="00B4779D" w:rsidRDefault="00B4779D" w:rsidP="003E3ED9">
      <w:pPr>
        <w:numPr>
          <w:ilvl w:val="0"/>
          <w:numId w:val="79"/>
        </w:numPr>
        <w:spacing w:after="0" w:line="240" w:lineRule="auto"/>
        <w:ind w:left="0"/>
        <w:textAlignment w:val="baseline"/>
        <w:rPr>
          <w:rFonts w:ascii="Times New Roman" w:eastAsia="Times New Roman" w:hAnsi="Times New Roman" w:cs="Times New Roman"/>
          <w:color w:val="000000"/>
          <w:sz w:val="20"/>
          <w:szCs w:val="20"/>
          <w:lang w:eastAsia="en-IN"/>
        </w:rPr>
      </w:pPr>
      <w:r w:rsidRPr="00B4779D">
        <w:rPr>
          <w:rFonts w:ascii="Times New Roman" w:eastAsia="Times New Roman" w:hAnsi="Times New Roman" w:cs="Times New Roman"/>
          <w:color w:val="000000"/>
          <w:sz w:val="20"/>
          <w:szCs w:val="20"/>
          <w:lang w:eastAsia="en-IN"/>
        </w:rPr>
        <w:t>Implement the CRUD methods</w:t>
      </w:r>
    </w:p>
    <w:p w:rsidR="00B4779D" w:rsidRPr="00B4779D" w:rsidRDefault="00B4779D" w:rsidP="003E3ED9">
      <w:pPr>
        <w:numPr>
          <w:ilvl w:val="0"/>
          <w:numId w:val="79"/>
        </w:numPr>
        <w:spacing w:after="0" w:line="240" w:lineRule="auto"/>
        <w:ind w:left="0"/>
        <w:textAlignment w:val="baseline"/>
        <w:rPr>
          <w:rFonts w:ascii="Times New Roman" w:eastAsia="Times New Roman" w:hAnsi="Times New Roman" w:cs="Times New Roman"/>
          <w:color w:val="000000"/>
          <w:sz w:val="20"/>
          <w:szCs w:val="20"/>
          <w:lang w:eastAsia="en-IN"/>
        </w:rPr>
      </w:pPr>
      <w:r w:rsidRPr="00B4779D">
        <w:rPr>
          <w:rFonts w:ascii="Times New Roman" w:eastAsia="Times New Roman" w:hAnsi="Times New Roman" w:cs="Times New Roman"/>
          <w:color w:val="000000"/>
          <w:sz w:val="20"/>
          <w:szCs w:val="20"/>
          <w:lang w:eastAsia="en-IN"/>
        </w:rPr>
        <w:t>Add the content provider to your</w:t>
      </w:r>
      <w:r w:rsidRPr="00847938">
        <w:rPr>
          <w:rFonts w:ascii="Times New Roman" w:eastAsia="Times New Roman" w:hAnsi="Times New Roman" w:cs="Times New Roman"/>
          <w:color w:val="000000"/>
          <w:sz w:val="20"/>
          <w:szCs w:val="20"/>
          <w:lang w:eastAsia="en-IN"/>
        </w:rPr>
        <w:t> AndroidManifest.xml</w:t>
      </w:r>
    </w:p>
    <w:p w:rsidR="00B4779D" w:rsidRPr="00847938" w:rsidRDefault="00B4779D" w:rsidP="00B4779D">
      <w:pPr>
        <w:pStyle w:val="NormalWeb"/>
        <w:shd w:val="clear" w:color="auto" w:fill="FFFFFF"/>
        <w:spacing w:before="0" w:beforeAutospacing="0" w:after="150" w:afterAutospacing="0"/>
        <w:rPr>
          <w:sz w:val="20"/>
          <w:szCs w:val="20"/>
        </w:rPr>
      </w:pPr>
    </w:p>
    <w:p w:rsidR="00847938" w:rsidRDefault="00847938" w:rsidP="00847938">
      <w:pPr>
        <w:pStyle w:val="NormalWeb"/>
        <w:shd w:val="clear" w:color="auto" w:fill="FFFFFF"/>
        <w:spacing w:before="0" w:beforeAutospacing="0" w:after="150" w:afterAutospacing="0"/>
        <w:rPr>
          <w:color w:val="000000"/>
          <w:sz w:val="20"/>
          <w:szCs w:val="20"/>
        </w:rPr>
      </w:pPr>
      <w:r w:rsidRPr="00847938">
        <w:rPr>
          <w:color w:val="000000"/>
          <w:sz w:val="20"/>
          <w:szCs w:val="20"/>
        </w:rPr>
        <w:t xml:space="preserve">Based on a sample project I will expand on all of these topics. The </w:t>
      </w:r>
      <w:r w:rsidRPr="00847938">
        <w:rPr>
          <w:color w:val="000000"/>
          <w:sz w:val="20"/>
          <w:szCs w:val="20"/>
          <w:highlight w:val="yellow"/>
        </w:rPr>
        <w:t>sample project is a simple app t</w:t>
      </w:r>
      <w:r w:rsidRPr="00847938">
        <w:rPr>
          <w:color w:val="000000"/>
          <w:sz w:val="20"/>
          <w:szCs w:val="20"/>
        </w:rPr>
        <w:t xml:space="preserve">hat you can use to manage </w:t>
      </w:r>
      <w:r w:rsidRPr="00847938">
        <w:rPr>
          <w:color w:val="000000"/>
          <w:sz w:val="20"/>
          <w:szCs w:val="20"/>
          <w:highlight w:val="yellow"/>
        </w:rPr>
        <w:t>lent items</w:t>
      </w:r>
      <w:r w:rsidRPr="00847938">
        <w:rPr>
          <w:color w:val="000000"/>
          <w:sz w:val="20"/>
          <w:szCs w:val="20"/>
        </w:rPr>
        <w:t xml:space="preserve">. </w:t>
      </w:r>
    </w:p>
    <w:p w:rsidR="00847938" w:rsidRDefault="00847938" w:rsidP="00847938">
      <w:pPr>
        <w:pStyle w:val="NormalWeb"/>
        <w:shd w:val="clear" w:color="auto" w:fill="FFFFFF"/>
        <w:spacing w:before="0" w:beforeAutospacing="0" w:after="150" w:afterAutospacing="0"/>
        <w:rPr>
          <w:color w:val="000000"/>
          <w:sz w:val="20"/>
          <w:szCs w:val="20"/>
        </w:rPr>
      </w:pPr>
      <w:r w:rsidRPr="00847938">
        <w:rPr>
          <w:color w:val="000000"/>
          <w:sz w:val="20"/>
          <w:szCs w:val="20"/>
        </w:rPr>
        <w:t>For the sake of this sample I use a very simple data model, which consists of only two tables:</w:t>
      </w:r>
      <w:r w:rsidRPr="00847938">
        <w:rPr>
          <w:rStyle w:val="apple-converted-space"/>
          <w:color w:val="000000"/>
          <w:sz w:val="20"/>
          <w:szCs w:val="20"/>
        </w:rPr>
        <w:t> </w:t>
      </w:r>
      <w:r w:rsidRPr="00847938">
        <w:rPr>
          <w:rStyle w:val="HTMLCode"/>
          <w:rFonts w:ascii="Times New Roman" w:eastAsiaTheme="majorEastAsia" w:hAnsi="Times New Roman" w:cs="Times New Roman"/>
          <w:color w:val="000000"/>
          <w:bdr w:val="none" w:sz="0" w:space="0" w:color="auto" w:frame="1"/>
        </w:rPr>
        <w:t>items</w:t>
      </w:r>
      <w:r w:rsidRPr="00847938">
        <w:rPr>
          <w:rStyle w:val="apple-converted-space"/>
          <w:color w:val="000000"/>
          <w:sz w:val="20"/>
          <w:szCs w:val="20"/>
        </w:rPr>
        <w:t> </w:t>
      </w:r>
      <w:r w:rsidRPr="00847938">
        <w:rPr>
          <w:color w:val="000000"/>
          <w:sz w:val="20"/>
          <w:szCs w:val="20"/>
        </w:rPr>
        <w:t>and</w:t>
      </w:r>
      <w:r w:rsidRPr="00847938">
        <w:rPr>
          <w:rStyle w:val="apple-converted-space"/>
          <w:color w:val="000000"/>
          <w:sz w:val="20"/>
          <w:szCs w:val="20"/>
        </w:rPr>
        <w:t> </w:t>
      </w:r>
      <w:r w:rsidRPr="00847938">
        <w:rPr>
          <w:rStyle w:val="HTMLCode"/>
          <w:rFonts w:ascii="Times New Roman" w:eastAsiaTheme="majorEastAsia" w:hAnsi="Times New Roman" w:cs="Times New Roman"/>
          <w:color w:val="000000"/>
          <w:bdr w:val="none" w:sz="0" w:space="0" w:color="auto" w:frame="1"/>
        </w:rPr>
        <w:t>photos</w:t>
      </w:r>
      <w:r w:rsidRPr="00847938">
        <w:rPr>
          <w:color w:val="000000"/>
          <w:sz w:val="20"/>
          <w:szCs w:val="20"/>
        </w:rPr>
        <w:t xml:space="preserve">. </w:t>
      </w:r>
    </w:p>
    <w:p w:rsidR="00847938" w:rsidRPr="00847938" w:rsidRDefault="00847938" w:rsidP="00847938">
      <w:pPr>
        <w:pStyle w:val="NormalWeb"/>
        <w:shd w:val="clear" w:color="auto" w:fill="FFFFFF"/>
        <w:spacing w:before="0" w:beforeAutospacing="0" w:after="150" w:afterAutospacing="0"/>
        <w:rPr>
          <w:rStyle w:val="apple-converted-space"/>
          <w:color w:val="000000"/>
          <w:sz w:val="20"/>
          <w:szCs w:val="20"/>
        </w:rPr>
      </w:pPr>
      <w:r w:rsidRPr="00847938">
        <w:rPr>
          <w:color w:val="000000"/>
          <w:sz w:val="20"/>
          <w:szCs w:val="20"/>
        </w:rPr>
        <w:t>While the table structure would allow to add multiple photos to one item, the app doesn’t support it. In my arbitrary use case there exists at most one photo per lent item.</w:t>
      </w:r>
      <w:r w:rsidRPr="00847938">
        <w:rPr>
          <w:rStyle w:val="apple-converted-space"/>
          <w:color w:val="000000"/>
          <w:sz w:val="20"/>
          <w:szCs w:val="20"/>
        </w:rPr>
        <w:t> </w:t>
      </w:r>
    </w:p>
    <w:p w:rsidR="00847938" w:rsidRPr="00847938" w:rsidRDefault="00847938" w:rsidP="00847938">
      <w:pPr>
        <w:pStyle w:val="Heading3"/>
        <w:spacing w:before="480" w:after="120"/>
        <w:textAlignment w:val="baseline"/>
        <w:rPr>
          <w:rFonts w:ascii="Times New Roman" w:hAnsi="Times New Roman" w:cs="Times New Roman"/>
          <w:b w:val="0"/>
          <w:bCs w:val="0"/>
          <w:color w:val="000000"/>
          <w:sz w:val="20"/>
          <w:szCs w:val="20"/>
        </w:rPr>
      </w:pPr>
      <w:r w:rsidRPr="00847938">
        <w:rPr>
          <w:rFonts w:ascii="Times New Roman" w:hAnsi="Times New Roman" w:cs="Times New Roman"/>
          <w:b w:val="0"/>
          <w:bCs w:val="0"/>
          <w:color w:val="000000"/>
          <w:sz w:val="20"/>
          <w:szCs w:val="20"/>
        </w:rPr>
        <w:t>Create a class that extends ContentProvider</w:t>
      </w:r>
    </w:p>
    <w:p w:rsidR="00847938" w:rsidRPr="00847938" w:rsidRDefault="00847938" w:rsidP="00847938">
      <w:pPr>
        <w:pStyle w:val="NormalWeb"/>
        <w:spacing w:before="0" w:beforeAutospacing="0" w:after="0" w:afterAutospacing="0"/>
        <w:textAlignment w:val="baseline"/>
        <w:rPr>
          <w:color w:val="000000"/>
          <w:sz w:val="20"/>
          <w:szCs w:val="20"/>
        </w:rPr>
      </w:pPr>
      <w:r w:rsidRPr="00847938">
        <w:rPr>
          <w:color w:val="000000"/>
          <w:sz w:val="20"/>
          <w:szCs w:val="20"/>
        </w:rPr>
        <w:t>You start by sub-classing</w:t>
      </w:r>
      <w:r w:rsidRPr="00847938">
        <w:rPr>
          <w:rStyle w:val="apple-converted-space"/>
          <w:rFonts w:eastAsiaTheme="majorEastAsia"/>
          <w:color w:val="000000"/>
          <w:sz w:val="20"/>
          <w:szCs w:val="20"/>
        </w:rPr>
        <w:t> </w:t>
      </w:r>
      <w:hyperlink r:id="rId379" w:tooltip="Documentation of the class ContentProvider" w:history="1">
        <w:r w:rsidRPr="00847938">
          <w:rPr>
            <w:rStyle w:val="Hyperlink"/>
            <w:rFonts w:eastAsiaTheme="majorEastAsia"/>
            <w:sz w:val="20"/>
            <w:szCs w:val="20"/>
            <w:bdr w:val="none" w:sz="0" w:space="0" w:color="auto" w:frame="1"/>
          </w:rPr>
          <w:t>ContentProvider</w:t>
        </w:r>
      </w:hyperlink>
      <w:r w:rsidRPr="00847938">
        <w:rPr>
          <w:color w:val="000000"/>
          <w:sz w:val="20"/>
          <w:szCs w:val="20"/>
        </w:rPr>
        <w:t>. Since</w:t>
      </w:r>
      <w:r w:rsidRPr="00847938">
        <w:rPr>
          <w:rStyle w:val="apple-converted-space"/>
          <w:rFonts w:eastAsiaTheme="majorEastAsia"/>
          <w:color w:val="000000"/>
          <w:sz w:val="20"/>
          <w:szCs w:val="20"/>
        </w:rPr>
        <w:t> </w:t>
      </w:r>
      <w:r w:rsidRPr="00847938">
        <w:rPr>
          <w:rStyle w:val="HTMLCode"/>
          <w:rFonts w:ascii="Times New Roman" w:hAnsi="Times New Roman" w:cs="Times New Roman"/>
          <w:color w:val="000000"/>
          <w:bdr w:val="none" w:sz="0" w:space="0" w:color="auto" w:frame="1"/>
        </w:rPr>
        <w:t>ContentProvider</w:t>
      </w:r>
      <w:r w:rsidRPr="00847938">
        <w:rPr>
          <w:rStyle w:val="apple-converted-space"/>
          <w:rFonts w:eastAsiaTheme="majorEastAsia"/>
          <w:color w:val="000000"/>
          <w:sz w:val="20"/>
          <w:szCs w:val="20"/>
        </w:rPr>
        <w:t> </w:t>
      </w:r>
      <w:r w:rsidRPr="00847938">
        <w:rPr>
          <w:color w:val="000000"/>
          <w:sz w:val="20"/>
          <w:szCs w:val="20"/>
        </w:rPr>
        <w:t>is an abstract class you have to implement the six abstract methods. These methods are explained in detail later on, for now simply use the stubs created by the IDE of your choice.</w:t>
      </w:r>
    </w:p>
    <w:tbl>
      <w:tblPr>
        <w:tblW w:w="0" w:type="auto"/>
        <w:tblCellMar>
          <w:left w:w="0" w:type="dxa"/>
          <w:right w:w="0" w:type="dxa"/>
        </w:tblCellMar>
        <w:tblLook w:val="04A0" w:firstRow="1" w:lastRow="0" w:firstColumn="1" w:lastColumn="0" w:noHBand="0" w:noVBand="1"/>
      </w:tblPr>
      <w:tblGrid>
        <w:gridCol w:w="6127"/>
        <w:gridCol w:w="2889"/>
      </w:tblGrid>
      <w:tr w:rsidR="00847938" w:rsidRPr="00847938" w:rsidTr="00847938">
        <w:tc>
          <w:tcPr>
            <w:tcW w:w="0" w:type="auto"/>
            <w:tcBorders>
              <w:top w:val="single" w:sz="4" w:space="0" w:color="000000"/>
              <w:left w:val="single" w:sz="4" w:space="0" w:color="000000"/>
              <w:bottom w:val="single" w:sz="4" w:space="0" w:color="000000"/>
              <w:right w:val="single" w:sz="4" w:space="0" w:color="000000"/>
            </w:tcBorders>
            <w:shd w:val="clear" w:color="auto" w:fill="E1E1E1"/>
            <w:tcMar>
              <w:top w:w="72" w:type="dxa"/>
              <w:left w:w="72" w:type="dxa"/>
              <w:bottom w:w="72" w:type="dxa"/>
              <w:right w:w="72" w:type="dxa"/>
            </w:tcMar>
            <w:vAlign w:val="bottom"/>
            <w:hideMark/>
          </w:tcPr>
          <w:p w:rsidR="00847938" w:rsidRPr="00847938" w:rsidRDefault="00847938">
            <w:pPr>
              <w:jc w:val="center"/>
              <w:rPr>
                <w:rFonts w:ascii="Times New Roman" w:hAnsi="Times New Roman" w:cs="Times New Roman"/>
                <w:sz w:val="20"/>
                <w:szCs w:val="20"/>
              </w:rPr>
            </w:pPr>
            <w:r w:rsidRPr="00847938">
              <w:rPr>
                <w:rFonts w:ascii="Times New Roman" w:hAnsi="Times New Roman" w:cs="Times New Roman"/>
                <w:sz w:val="20"/>
                <w:szCs w:val="2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E1E1E1"/>
            <w:tcMar>
              <w:top w:w="72" w:type="dxa"/>
              <w:left w:w="72" w:type="dxa"/>
              <w:bottom w:w="72" w:type="dxa"/>
              <w:right w:w="72" w:type="dxa"/>
            </w:tcMar>
            <w:vAlign w:val="bottom"/>
            <w:hideMark/>
          </w:tcPr>
          <w:p w:rsidR="00847938" w:rsidRPr="00847938" w:rsidRDefault="00847938">
            <w:pPr>
              <w:jc w:val="center"/>
              <w:rPr>
                <w:rFonts w:ascii="Times New Roman" w:hAnsi="Times New Roman" w:cs="Times New Roman"/>
                <w:sz w:val="20"/>
                <w:szCs w:val="20"/>
              </w:rPr>
            </w:pPr>
            <w:r w:rsidRPr="00847938">
              <w:rPr>
                <w:rFonts w:ascii="Times New Roman" w:hAnsi="Times New Roman" w:cs="Times New Roman"/>
                <w:sz w:val="20"/>
                <w:szCs w:val="20"/>
              </w:rPr>
              <w:t>Usage</w:t>
            </w:r>
          </w:p>
        </w:tc>
      </w:tr>
      <w:tr w:rsidR="00847938" w:rsidRPr="00847938" w:rsidTr="00847938">
        <w:tc>
          <w:tcPr>
            <w:tcW w:w="0" w:type="auto"/>
            <w:tcBorders>
              <w:top w:val="single" w:sz="4" w:space="0" w:color="000000"/>
              <w:left w:val="single" w:sz="4" w:space="0" w:color="000000"/>
              <w:bottom w:val="single" w:sz="4" w:space="0" w:color="000000"/>
              <w:right w:val="single" w:sz="4" w:space="0" w:color="000000"/>
            </w:tcBorders>
            <w:shd w:val="clear" w:color="auto" w:fill="F7F7F7"/>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onCreate()</w:t>
            </w:r>
          </w:p>
        </w:tc>
        <w:tc>
          <w:tcPr>
            <w:tcW w:w="0" w:type="auto"/>
            <w:tcBorders>
              <w:top w:val="single" w:sz="4" w:space="0" w:color="000000"/>
              <w:left w:val="single" w:sz="4" w:space="0" w:color="000000"/>
              <w:bottom w:val="single" w:sz="4" w:space="0" w:color="000000"/>
              <w:right w:val="single" w:sz="4" w:space="0" w:color="000000"/>
            </w:tcBorders>
            <w:shd w:val="clear" w:color="auto" w:fill="F7F7F7"/>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Prepares the content provider</w:t>
            </w:r>
          </w:p>
        </w:tc>
      </w:tr>
      <w:tr w:rsidR="00847938" w:rsidRPr="00847938" w:rsidTr="00847938">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getType(Uri)</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Returns the MIME type for this URI</w:t>
            </w:r>
          </w:p>
        </w:tc>
      </w:tr>
      <w:tr w:rsidR="00847938" w:rsidRPr="00847938" w:rsidTr="00847938">
        <w:tc>
          <w:tcPr>
            <w:tcW w:w="0" w:type="auto"/>
            <w:tcBorders>
              <w:top w:val="single" w:sz="4" w:space="0" w:color="000000"/>
              <w:left w:val="single" w:sz="4" w:space="0" w:color="000000"/>
              <w:bottom w:val="single" w:sz="4" w:space="0" w:color="000000"/>
              <w:right w:val="single" w:sz="4" w:space="0" w:color="000000"/>
            </w:tcBorders>
            <w:shd w:val="clear" w:color="auto" w:fill="F7F7F7"/>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lastRenderedPageBreak/>
              <w:t>delete(Uri uri, String selection, String[] selectionArgs)</w:t>
            </w:r>
          </w:p>
        </w:tc>
        <w:tc>
          <w:tcPr>
            <w:tcW w:w="0" w:type="auto"/>
            <w:tcBorders>
              <w:top w:val="single" w:sz="4" w:space="0" w:color="000000"/>
              <w:left w:val="single" w:sz="4" w:space="0" w:color="000000"/>
              <w:bottom w:val="single" w:sz="4" w:space="0" w:color="000000"/>
              <w:right w:val="single" w:sz="4" w:space="0" w:color="000000"/>
            </w:tcBorders>
            <w:shd w:val="clear" w:color="auto" w:fill="F7F7F7"/>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Deletes records</w:t>
            </w:r>
          </w:p>
        </w:tc>
      </w:tr>
      <w:tr w:rsidR="00847938" w:rsidRPr="00847938" w:rsidTr="00847938">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insert(Uri uri, ContentValues values)</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Adds records</w:t>
            </w:r>
          </w:p>
        </w:tc>
      </w:tr>
      <w:tr w:rsidR="00847938" w:rsidRPr="00847938" w:rsidTr="00847938">
        <w:tc>
          <w:tcPr>
            <w:tcW w:w="0" w:type="auto"/>
            <w:tcBorders>
              <w:top w:val="single" w:sz="4" w:space="0" w:color="000000"/>
              <w:left w:val="single" w:sz="4" w:space="0" w:color="000000"/>
              <w:bottom w:val="single" w:sz="4" w:space="0" w:color="000000"/>
              <w:right w:val="single" w:sz="4" w:space="0" w:color="000000"/>
            </w:tcBorders>
            <w:shd w:val="clear" w:color="auto" w:fill="F7F7F7"/>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query(Uri uri, String[] projection, String selection, String[] selectionArgs, String sortOrder)</w:t>
            </w:r>
          </w:p>
        </w:tc>
        <w:tc>
          <w:tcPr>
            <w:tcW w:w="0" w:type="auto"/>
            <w:tcBorders>
              <w:top w:val="single" w:sz="4" w:space="0" w:color="000000"/>
              <w:left w:val="single" w:sz="4" w:space="0" w:color="000000"/>
              <w:bottom w:val="single" w:sz="4" w:space="0" w:color="000000"/>
              <w:right w:val="single" w:sz="4" w:space="0" w:color="000000"/>
            </w:tcBorders>
            <w:shd w:val="clear" w:color="auto" w:fill="F7F7F7"/>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Return records based on selection criteria</w:t>
            </w:r>
          </w:p>
        </w:tc>
      </w:tr>
      <w:tr w:rsidR="00847938" w:rsidRPr="00847938" w:rsidTr="00847938">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update(Uri uri, ContentValues values, String selection, String[] selectionArgs)</w:t>
            </w:r>
          </w:p>
        </w:tc>
        <w:tc>
          <w:tcPr>
            <w:tcW w:w="0" w:type="auto"/>
            <w:tcBorders>
              <w:top w:val="single" w:sz="4" w:space="0" w:color="000000"/>
              <w:left w:val="single" w:sz="4" w:space="0" w:color="000000"/>
              <w:bottom w:val="single" w:sz="4" w:space="0" w:color="000000"/>
              <w:right w:val="single" w:sz="4" w:space="0" w:color="000000"/>
            </w:tcBorders>
            <w:tcMar>
              <w:top w:w="72" w:type="dxa"/>
              <w:left w:w="72" w:type="dxa"/>
              <w:bottom w:w="72" w:type="dxa"/>
              <w:right w:w="72" w:type="dxa"/>
            </w:tcMar>
            <w:vAlign w:val="bottom"/>
            <w:hideMark/>
          </w:tcPr>
          <w:p w:rsidR="00847938" w:rsidRPr="00847938" w:rsidRDefault="00847938">
            <w:pPr>
              <w:rPr>
                <w:rFonts w:ascii="Times New Roman" w:hAnsi="Times New Roman" w:cs="Times New Roman"/>
                <w:sz w:val="20"/>
                <w:szCs w:val="20"/>
              </w:rPr>
            </w:pPr>
            <w:r w:rsidRPr="00847938">
              <w:rPr>
                <w:rFonts w:ascii="Times New Roman" w:hAnsi="Times New Roman" w:cs="Times New Roman"/>
                <w:sz w:val="20"/>
                <w:szCs w:val="20"/>
              </w:rPr>
              <w:t>Modifies data</w:t>
            </w:r>
          </w:p>
        </w:tc>
      </w:tr>
      <w:tr w:rsidR="00847938" w:rsidRPr="00847938" w:rsidTr="00847938">
        <w:tc>
          <w:tcPr>
            <w:tcW w:w="0" w:type="auto"/>
            <w:gridSpan w:val="2"/>
            <w:tcBorders>
              <w:top w:val="nil"/>
              <w:left w:val="nil"/>
              <w:bottom w:val="nil"/>
              <w:right w:val="nil"/>
            </w:tcBorders>
            <w:shd w:val="clear" w:color="auto" w:fill="E1E1E1"/>
            <w:tcMar>
              <w:top w:w="72" w:type="dxa"/>
              <w:left w:w="72" w:type="dxa"/>
              <w:bottom w:w="72" w:type="dxa"/>
              <w:right w:w="72" w:type="dxa"/>
            </w:tcMar>
            <w:vAlign w:val="center"/>
            <w:hideMark/>
          </w:tcPr>
          <w:p w:rsidR="00847938" w:rsidRPr="00847938" w:rsidRDefault="00847938">
            <w:pPr>
              <w:jc w:val="center"/>
              <w:textAlignment w:val="baseline"/>
              <w:rPr>
                <w:rFonts w:ascii="Times New Roman" w:hAnsi="Times New Roman" w:cs="Times New Roman"/>
                <w:b/>
                <w:bCs/>
                <w:sz w:val="20"/>
                <w:szCs w:val="20"/>
              </w:rPr>
            </w:pPr>
            <w:r w:rsidRPr="00847938">
              <w:rPr>
                <w:rFonts w:ascii="Times New Roman" w:hAnsi="Times New Roman" w:cs="Times New Roman"/>
                <w:b/>
                <w:bCs/>
                <w:sz w:val="20"/>
                <w:szCs w:val="20"/>
              </w:rPr>
              <w:t>The abstract methods you have to implement</w:t>
            </w:r>
          </w:p>
        </w:tc>
      </w:tr>
    </w:tbl>
    <w:p w:rsidR="00847938" w:rsidRPr="00847938" w:rsidRDefault="00847938" w:rsidP="00B4779D">
      <w:pPr>
        <w:pStyle w:val="NormalWeb"/>
        <w:shd w:val="clear" w:color="auto" w:fill="FFFFFF"/>
        <w:spacing w:before="0" w:beforeAutospacing="0" w:after="150" w:afterAutospacing="0"/>
        <w:rPr>
          <w:sz w:val="20"/>
          <w:szCs w:val="20"/>
        </w:rPr>
      </w:pPr>
    </w:p>
    <w:p w:rsidR="00847938" w:rsidRPr="00847938" w:rsidRDefault="00847938" w:rsidP="0082528D">
      <w:pPr>
        <w:pStyle w:val="Heading3"/>
        <w:spacing w:before="0" w:line="240" w:lineRule="auto"/>
        <w:textAlignment w:val="baseline"/>
        <w:rPr>
          <w:rFonts w:ascii="Times New Roman" w:hAnsi="Times New Roman" w:cs="Times New Roman"/>
          <w:bCs w:val="0"/>
          <w:color w:val="000000"/>
          <w:sz w:val="20"/>
          <w:szCs w:val="20"/>
        </w:rPr>
      </w:pPr>
      <w:r w:rsidRPr="00847938">
        <w:rPr>
          <w:rFonts w:ascii="Times New Roman" w:hAnsi="Times New Roman" w:cs="Times New Roman"/>
          <w:bCs w:val="0"/>
          <w:color w:val="000000"/>
          <w:sz w:val="20"/>
          <w:szCs w:val="20"/>
        </w:rPr>
        <w:t>Create a contract class</w:t>
      </w:r>
    </w:p>
    <w:p w:rsidR="00847938" w:rsidRDefault="00847938" w:rsidP="0082528D">
      <w:pPr>
        <w:pStyle w:val="NormalWeb"/>
        <w:spacing w:before="0" w:beforeAutospacing="0" w:after="0" w:afterAutospacing="0"/>
        <w:textAlignment w:val="baseline"/>
        <w:rPr>
          <w:color w:val="000000"/>
          <w:sz w:val="20"/>
          <w:szCs w:val="20"/>
        </w:rPr>
      </w:pPr>
      <w:r w:rsidRPr="00847938">
        <w:rPr>
          <w:color w:val="000000"/>
          <w:sz w:val="20"/>
          <w:szCs w:val="20"/>
        </w:rPr>
        <w:t xml:space="preserve">Up to now your code is </w:t>
      </w:r>
      <w:r w:rsidRPr="00847938">
        <w:rPr>
          <w:color w:val="000000"/>
          <w:sz w:val="20"/>
          <w:szCs w:val="20"/>
          <w:highlight w:val="yellow"/>
        </w:rPr>
        <w:t>still missing most of the functionality</w:t>
      </w:r>
      <w:r w:rsidRPr="00847938">
        <w:rPr>
          <w:color w:val="000000"/>
          <w:sz w:val="20"/>
          <w:szCs w:val="20"/>
        </w:rPr>
        <w:t xml:space="preserve">. But before implementing the CRUD methods </w:t>
      </w:r>
      <w:r w:rsidRPr="00847938">
        <w:rPr>
          <w:color w:val="000000"/>
          <w:sz w:val="20"/>
          <w:szCs w:val="20"/>
          <w:highlight w:val="yellow"/>
        </w:rPr>
        <w:t>you should think about your role as a provider</w:t>
      </w:r>
      <w:r w:rsidRPr="00847938">
        <w:rPr>
          <w:color w:val="000000"/>
          <w:sz w:val="20"/>
          <w:szCs w:val="20"/>
        </w:rPr>
        <w:t xml:space="preserve">. Content providers by its very definition provide data to clients. </w:t>
      </w:r>
    </w:p>
    <w:p w:rsidR="00847938" w:rsidRDefault="00847938" w:rsidP="0082528D">
      <w:pPr>
        <w:pStyle w:val="NormalWeb"/>
        <w:spacing w:before="0" w:beforeAutospacing="0" w:after="0" w:afterAutospacing="0"/>
        <w:textAlignment w:val="baseline"/>
        <w:rPr>
          <w:color w:val="000000"/>
          <w:sz w:val="20"/>
          <w:szCs w:val="20"/>
        </w:rPr>
      </w:pPr>
    </w:p>
    <w:p w:rsidR="00847938" w:rsidRDefault="00847938" w:rsidP="003E3ED9">
      <w:pPr>
        <w:pStyle w:val="NormalWeb"/>
        <w:numPr>
          <w:ilvl w:val="0"/>
          <w:numId w:val="80"/>
        </w:numPr>
        <w:spacing w:before="0" w:beforeAutospacing="0" w:after="0" w:afterAutospacing="0"/>
        <w:textAlignment w:val="baseline"/>
        <w:rPr>
          <w:color w:val="000000"/>
          <w:sz w:val="20"/>
          <w:szCs w:val="20"/>
        </w:rPr>
      </w:pPr>
      <w:r w:rsidRPr="00847938">
        <w:rPr>
          <w:color w:val="000000"/>
          <w:sz w:val="20"/>
          <w:szCs w:val="20"/>
        </w:rPr>
        <w:t xml:space="preserve">Those clients need to know </w:t>
      </w:r>
      <w:r w:rsidRPr="00847938">
        <w:rPr>
          <w:color w:val="000000"/>
          <w:sz w:val="20"/>
          <w:szCs w:val="20"/>
          <w:highlight w:val="yellow"/>
        </w:rPr>
        <w:t>how to access your data</w:t>
      </w:r>
      <w:r w:rsidRPr="00847938">
        <w:rPr>
          <w:color w:val="000000"/>
          <w:sz w:val="20"/>
          <w:szCs w:val="20"/>
        </w:rPr>
        <w:t xml:space="preserve">. </w:t>
      </w:r>
    </w:p>
    <w:p w:rsidR="00847938" w:rsidRDefault="00847938" w:rsidP="003E3ED9">
      <w:pPr>
        <w:pStyle w:val="NormalWeb"/>
        <w:numPr>
          <w:ilvl w:val="0"/>
          <w:numId w:val="80"/>
        </w:numPr>
        <w:spacing w:before="0" w:beforeAutospacing="0" w:after="0" w:afterAutospacing="0"/>
        <w:textAlignment w:val="baseline"/>
        <w:rPr>
          <w:color w:val="000000"/>
          <w:sz w:val="20"/>
          <w:szCs w:val="20"/>
        </w:rPr>
      </w:pPr>
      <w:r w:rsidRPr="00847938">
        <w:rPr>
          <w:color w:val="000000"/>
          <w:sz w:val="20"/>
          <w:szCs w:val="20"/>
        </w:rPr>
        <w:t xml:space="preserve">And </w:t>
      </w:r>
      <w:r w:rsidRPr="00847938">
        <w:rPr>
          <w:color w:val="000000"/>
          <w:sz w:val="20"/>
          <w:szCs w:val="20"/>
          <w:highlight w:val="green"/>
        </w:rPr>
        <w:t>you should treat your URIs and authority</w:t>
      </w:r>
      <w:r w:rsidRPr="00847938">
        <w:rPr>
          <w:color w:val="000000"/>
          <w:sz w:val="20"/>
          <w:szCs w:val="20"/>
        </w:rPr>
        <w:t xml:space="preserve"> like an API. </w:t>
      </w:r>
    </w:p>
    <w:p w:rsidR="00847938" w:rsidRDefault="00847938" w:rsidP="003E3ED9">
      <w:pPr>
        <w:pStyle w:val="NormalWeb"/>
        <w:numPr>
          <w:ilvl w:val="0"/>
          <w:numId w:val="80"/>
        </w:numPr>
        <w:spacing w:before="0" w:beforeAutospacing="0" w:after="0" w:afterAutospacing="0"/>
        <w:textAlignment w:val="baseline"/>
        <w:rPr>
          <w:color w:val="000000"/>
          <w:sz w:val="20"/>
          <w:szCs w:val="20"/>
        </w:rPr>
      </w:pPr>
      <w:r w:rsidRPr="00847938">
        <w:rPr>
          <w:color w:val="000000"/>
          <w:sz w:val="20"/>
          <w:szCs w:val="20"/>
        </w:rPr>
        <w:t xml:space="preserve">You basically </w:t>
      </w:r>
      <w:r w:rsidRPr="00847938">
        <w:rPr>
          <w:color w:val="000000"/>
          <w:sz w:val="20"/>
          <w:szCs w:val="20"/>
          <w:highlight w:val="cyan"/>
        </w:rPr>
        <w:t>enter into a contract</w:t>
      </w:r>
      <w:r w:rsidRPr="00847938">
        <w:rPr>
          <w:color w:val="000000"/>
          <w:sz w:val="20"/>
          <w:szCs w:val="20"/>
        </w:rPr>
        <w:t xml:space="preserve"> with your client. </w:t>
      </w:r>
    </w:p>
    <w:p w:rsidR="00847938" w:rsidRDefault="00847938" w:rsidP="003E3ED9">
      <w:pPr>
        <w:pStyle w:val="NormalWeb"/>
        <w:numPr>
          <w:ilvl w:val="0"/>
          <w:numId w:val="80"/>
        </w:numPr>
        <w:spacing w:before="0" w:beforeAutospacing="0" w:after="0" w:afterAutospacing="0"/>
        <w:textAlignment w:val="baseline"/>
        <w:rPr>
          <w:color w:val="000000"/>
          <w:sz w:val="20"/>
          <w:szCs w:val="20"/>
        </w:rPr>
      </w:pPr>
      <w:r w:rsidRPr="00847938">
        <w:rPr>
          <w:color w:val="000000"/>
          <w:sz w:val="20"/>
          <w:szCs w:val="20"/>
        </w:rPr>
        <w:t xml:space="preserve">And </w:t>
      </w:r>
      <w:r w:rsidRPr="00847938">
        <w:rPr>
          <w:color w:val="000000"/>
          <w:sz w:val="20"/>
          <w:szCs w:val="20"/>
          <w:highlight w:val="magenta"/>
        </w:rPr>
        <w:t>your public API should</w:t>
      </w:r>
      <w:r w:rsidRPr="00847938">
        <w:rPr>
          <w:color w:val="000000"/>
          <w:sz w:val="20"/>
          <w:szCs w:val="20"/>
        </w:rPr>
        <w:t xml:space="preserve"> reflect this.</w:t>
      </w:r>
    </w:p>
    <w:p w:rsidR="00847938" w:rsidRPr="00847938" w:rsidRDefault="00847938" w:rsidP="0082528D">
      <w:pPr>
        <w:pStyle w:val="NormalWeb"/>
        <w:spacing w:before="0" w:beforeAutospacing="0" w:after="0" w:afterAutospacing="0"/>
        <w:textAlignment w:val="baseline"/>
        <w:rPr>
          <w:color w:val="000000"/>
          <w:sz w:val="20"/>
          <w:szCs w:val="20"/>
        </w:rPr>
      </w:pPr>
    </w:p>
    <w:p w:rsidR="00847938" w:rsidRDefault="00847938" w:rsidP="0082528D">
      <w:pPr>
        <w:pStyle w:val="NormalWeb"/>
        <w:spacing w:before="0" w:beforeAutospacing="0" w:after="0" w:afterAutospacing="0"/>
        <w:textAlignment w:val="baseline"/>
        <w:rPr>
          <w:color w:val="000000"/>
          <w:sz w:val="20"/>
          <w:szCs w:val="20"/>
        </w:rPr>
      </w:pPr>
      <w:r w:rsidRPr="00847938">
        <w:rPr>
          <w:color w:val="000000"/>
          <w:sz w:val="20"/>
          <w:szCs w:val="20"/>
        </w:rPr>
        <w:t>Thus the official Android documentation recommends to</w:t>
      </w:r>
      <w:r w:rsidRPr="00847938">
        <w:rPr>
          <w:rStyle w:val="apple-converted-space"/>
          <w:rFonts w:eastAsiaTheme="majorEastAsia"/>
          <w:color w:val="000000"/>
          <w:sz w:val="20"/>
          <w:szCs w:val="20"/>
        </w:rPr>
        <w:t> </w:t>
      </w:r>
      <w:hyperlink r:id="rId380" w:anchor="ContractClass" w:tooltip="Section about the contract class in Android's documentation" w:history="1">
        <w:r w:rsidRPr="00847938">
          <w:rPr>
            <w:rStyle w:val="Hyperlink"/>
            <w:rFonts w:eastAsiaTheme="majorEastAsia"/>
            <w:sz w:val="20"/>
            <w:szCs w:val="20"/>
            <w:bdr w:val="none" w:sz="0" w:space="0" w:color="auto" w:frame="1"/>
          </w:rPr>
          <w:t>create a contract class</w:t>
        </w:r>
      </w:hyperlink>
      <w:r w:rsidRPr="00847938">
        <w:rPr>
          <w:color w:val="000000"/>
          <w:sz w:val="20"/>
          <w:szCs w:val="20"/>
        </w:rPr>
        <w:t xml:space="preserve">. This class defines all publicly available elements, like the </w:t>
      </w:r>
      <w:r w:rsidRPr="00847938">
        <w:rPr>
          <w:color w:val="000000"/>
          <w:sz w:val="20"/>
          <w:szCs w:val="20"/>
          <w:highlight w:val="yellow"/>
        </w:rPr>
        <w:t>authority, the content URIs of your tables, the columns, the content types and also any intents</w:t>
      </w:r>
      <w:r w:rsidRPr="00847938">
        <w:rPr>
          <w:color w:val="000000"/>
          <w:sz w:val="20"/>
          <w:szCs w:val="20"/>
        </w:rPr>
        <w:t xml:space="preserve"> your app offers in addition to your provider.</w:t>
      </w:r>
    </w:p>
    <w:p w:rsidR="00847938" w:rsidRPr="00847938" w:rsidRDefault="00847938" w:rsidP="0082528D">
      <w:pPr>
        <w:pStyle w:val="NormalWeb"/>
        <w:spacing w:before="0" w:beforeAutospacing="0" w:after="0" w:afterAutospacing="0"/>
        <w:textAlignment w:val="baseline"/>
        <w:rPr>
          <w:color w:val="000000"/>
          <w:sz w:val="20"/>
          <w:szCs w:val="20"/>
        </w:rPr>
      </w:pPr>
    </w:p>
    <w:p w:rsidR="00847938" w:rsidRDefault="00847938" w:rsidP="0082528D">
      <w:pPr>
        <w:pStyle w:val="NormalWeb"/>
        <w:spacing w:before="0" w:beforeAutospacing="0" w:after="0" w:afterAutospacing="0"/>
        <w:textAlignment w:val="baseline"/>
        <w:rPr>
          <w:color w:val="000000"/>
          <w:sz w:val="20"/>
          <w:szCs w:val="20"/>
        </w:rPr>
      </w:pPr>
      <w:r w:rsidRPr="00847938">
        <w:rPr>
          <w:color w:val="000000"/>
          <w:sz w:val="20"/>
          <w:szCs w:val="20"/>
        </w:rPr>
        <w:t>This class is your public API. What you define here is what clients can use. It’s also the abstraction you provide. You can do behind the scenes whatever you like. The client won’t notice. You can change the data structure without problems – if your contract class remains unchanged.</w:t>
      </w:r>
    </w:p>
    <w:p w:rsidR="00847938" w:rsidRPr="00847938" w:rsidRDefault="00847938" w:rsidP="0082528D">
      <w:pPr>
        <w:pStyle w:val="NormalWeb"/>
        <w:spacing w:before="0" w:beforeAutospacing="0" w:after="0" w:afterAutospacing="0"/>
        <w:textAlignment w:val="baseline"/>
        <w:rPr>
          <w:color w:val="000000"/>
          <w:sz w:val="20"/>
          <w:szCs w:val="20"/>
        </w:rPr>
      </w:pPr>
    </w:p>
    <w:p w:rsidR="00847938" w:rsidRDefault="00847938" w:rsidP="0082528D">
      <w:pPr>
        <w:pStyle w:val="NormalWeb"/>
        <w:spacing w:before="0" w:beforeAutospacing="0" w:after="0" w:afterAutospacing="0"/>
        <w:textAlignment w:val="baseline"/>
        <w:rPr>
          <w:color w:val="000000"/>
          <w:sz w:val="20"/>
          <w:szCs w:val="20"/>
        </w:rPr>
      </w:pPr>
      <w:r w:rsidRPr="00847938">
        <w:rPr>
          <w:color w:val="000000"/>
          <w:sz w:val="20"/>
          <w:szCs w:val="20"/>
          <w:highlight w:val="yellow"/>
        </w:rPr>
        <w:t>The downside is</w:t>
      </w:r>
      <w:r w:rsidRPr="00847938">
        <w:rPr>
          <w:color w:val="000000"/>
          <w:sz w:val="20"/>
          <w:szCs w:val="20"/>
        </w:rPr>
        <w:t xml:space="preserve">: You shouldn’t change the contract in any way that might break existing clients. </w:t>
      </w:r>
    </w:p>
    <w:p w:rsidR="00847938" w:rsidRDefault="00847938" w:rsidP="0082528D">
      <w:pPr>
        <w:pStyle w:val="NormalWeb"/>
        <w:spacing w:before="0" w:beforeAutospacing="0" w:after="0" w:afterAutospacing="0"/>
        <w:textAlignment w:val="baseline"/>
        <w:rPr>
          <w:color w:val="000000"/>
          <w:sz w:val="20"/>
          <w:szCs w:val="20"/>
        </w:rPr>
      </w:pPr>
      <w:r w:rsidRPr="00847938">
        <w:rPr>
          <w:color w:val="000000"/>
          <w:sz w:val="20"/>
          <w:szCs w:val="20"/>
        </w:rPr>
        <w:t>It’s a contract after all</w:t>
      </w:r>
      <w:r w:rsidRPr="00847938">
        <w:rPr>
          <w:rStyle w:val="apple-converted-space"/>
          <w:rFonts w:eastAsiaTheme="majorEastAsia"/>
          <w:color w:val="000000"/>
          <w:sz w:val="20"/>
          <w:szCs w:val="20"/>
        </w:rPr>
        <w:t> </w:t>
      </w:r>
      <w:r w:rsidR="00473F97">
        <w:rPr>
          <w:noProof/>
          <w:color w:val="000000"/>
          <w:sz w:val="20"/>
          <w:szCs w:val="20"/>
          <w:lang w:bidi="hi-IN"/>
        </w:rPr>
        <mc:AlternateContent>
          <mc:Choice Requires="wps">
            <w:drawing>
              <wp:inline distT="0" distB="0" distL="0" distR="0">
                <wp:extent cx="314325" cy="314325"/>
                <wp:effectExtent l="0" t="0" r="0" b="0"/>
                <wp:docPr id="6" name="AutoShape 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A50504" id="AutoShape 2" o:spid="_x0000_s1026" alt="🙂" style="width:24.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" filled="f" stroked="f">
                <o:lock v:ext="edit" aspectratio="t"/>
                <w10:anchorlock/>
              </v:rect>
            </w:pict>
          </mc:Fallback>
        </mc:AlternateContent>
      </w:r>
    </w:p>
    <w:p w:rsidR="00847938" w:rsidRPr="00847938" w:rsidRDefault="00847938" w:rsidP="0082528D">
      <w:pPr>
        <w:pStyle w:val="NormalWeb"/>
        <w:spacing w:before="0" w:beforeAutospacing="0" w:after="0" w:afterAutospacing="0"/>
        <w:textAlignment w:val="baseline"/>
        <w:rPr>
          <w:color w:val="000000"/>
          <w:sz w:val="20"/>
          <w:szCs w:val="20"/>
        </w:rPr>
      </w:pPr>
    </w:p>
    <w:p w:rsidR="00847938" w:rsidRDefault="00847938" w:rsidP="0082528D">
      <w:pPr>
        <w:pStyle w:val="NormalWeb"/>
        <w:spacing w:before="0" w:beforeAutospacing="0" w:after="0" w:afterAutospacing="0"/>
        <w:textAlignment w:val="baseline"/>
        <w:rPr>
          <w:color w:val="000000"/>
          <w:sz w:val="20"/>
          <w:szCs w:val="20"/>
        </w:rPr>
      </w:pPr>
      <w:r w:rsidRPr="00847938">
        <w:rPr>
          <w:color w:val="000000"/>
          <w:sz w:val="20"/>
          <w:szCs w:val="20"/>
        </w:rPr>
        <w:t>If you really think you must get rid of something you provided earlier on, use analytics to find out when a deprecated feature isn’t used anymore.</w:t>
      </w:r>
    </w:p>
    <w:p w:rsidR="0082528D" w:rsidRDefault="0082528D">
      <w:pPr>
        <w:rPr>
          <w:rFonts w:ascii="Times New Roman" w:eastAsia="Times New Roman" w:hAnsi="Times New Roman" w:cs="Times New Roman"/>
          <w:color w:val="000000"/>
          <w:sz w:val="20"/>
          <w:szCs w:val="20"/>
          <w:lang w:eastAsia="en-IN"/>
        </w:rPr>
      </w:pPr>
      <w:r>
        <w:rPr>
          <w:color w:val="000000"/>
          <w:sz w:val="20"/>
          <w:szCs w:val="20"/>
        </w:rPr>
        <w:br w:type="page"/>
      </w:r>
    </w:p>
    <w:p w:rsidR="0082528D" w:rsidRDefault="0082528D" w:rsidP="0082528D">
      <w:pPr>
        <w:pStyle w:val="NormalWeb"/>
        <w:spacing w:before="0" w:beforeAutospacing="0" w:after="0" w:afterAutospacing="0"/>
        <w:ind w:left="48" w:right="48"/>
        <w:jc w:val="both"/>
        <w:rPr>
          <w:color w:val="000000"/>
          <w:sz w:val="20"/>
          <w:szCs w:val="20"/>
        </w:rPr>
      </w:pPr>
      <w:r w:rsidRPr="00203EA2">
        <w:rPr>
          <w:b/>
          <w:color w:val="000000"/>
        </w:rPr>
        <w:lastRenderedPageBreak/>
        <w:t>SQLite</w:t>
      </w:r>
      <w:r w:rsidRPr="00203EA2">
        <w:rPr>
          <w:b/>
          <w:color w:val="000000"/>
          <w:sz w:val="22"/>
          <w:szCs w:val="22"/>
        </w:rPr>
        <w:t xml:space="preserve"> is a open</w:t>
      </w:r>
      <w:r w:rsidR="00203EA2">
        <w:rPr>
          <w:b/>
          <w:color w:val="000000"/>
          <w:sz w:val="22"/>
          <w:szCs w:val="22"/>
        </w:rPr>
        <w:t xml:space="preserve"> </w:t>
      </w:r>
      <w:r w:rsidRPr="00203EA2">
        <w:rPr>
          <w:b/>
          <w:color w:val="000000"/>
          <w:sz w:val="22"/>
          <w:szCs w:val="22"/>
        </w:rPr>
        <w:t>source SQL database t</w:t>
      </w:r>
      <w:r w:rsidRPr="0082528D">
        <w:rPr>
          <w:color w:val="000000"/>
          <w:sz w:val="20"/>
          <w:szCs w:val="20"/>
        </w:rPr>
        <w:t>hat stores data to a text file on a device. Android comes in with built in SQLite database implementation.</w:t>
      </w:r>
    </w:p>
    <w:p w:rsidR="0082528D" w:rsidRPr="0082528D" w:rsidRDefault="0082528D" w:rsidP="0082528D">
      <w:pPr>
        <w:pStyle w:val="NormalWeb"/>
        <w:spacing w:before="0" w:beforeAutospacing="0" w:after="0" w:afterAutospacing="0"/>
        <w:ind w:left="48" w:right="48"/>
        <w:jc w:val="both"/>
        <w:rPr>
          <w:color w:val="000000"/>
          <w:sz w:val="20"/>
          <w:szCs w:val="20"/>
        </w:rPr>
      </w:pPr>
    </w:p>
    <w:p w:rsidR="0082528D" w:rsidRDefault="0082528D" w:rsidP="0082528D">
      <w:pPr>
        <w:pStyle w:val="NormalWeb"/>
        <w:spacing w:before="0" w:beforeAutospacing="0" w:after="0" w:afterAutospacing="0"/>
        <w:ind w:left="48" w:right="48"/>
        <w:jc w:val="both"/>
        <w:rPr>
          <w:color w:val="000000"/>
          <w:sz w:val="20"/>
          <w:szCs w:val="20"/>
        </w:rPr>
      </w:pPr>
      <w:r w:rsidRPr="0082528D">
        <w:rPr>
          <w:color w:val="000000"/>
          <w:sz w:val="20"/>
          <w:szCs w:val="20"/>
        </w:rPr>
        <w:t>SQLite supports all the relational database features. In order to access this database, you don't need to establish any kind of connec</w:t>
      </w:r>
      <w:r w:rsidR="00203EA2">
        <w:rPr>
          <w:color w:val="000000"/>
          <w:sz w:val="20"/>
          <w:szCs w:val="20"/>
        </w:rPr>
        <w:t>tions for it like JDBC,ODBC et</w:t>
      </w:r>
      <w:r w:rsidRPr="0082528D">
        <w:rPr>
          <w:color w:val="000000"/>
          <w:sz w:val="20"/>
          <w:szCs w:val="20"/>
        </w:rPr>
        <w:t>c</w:t>
      </w:r>
    </w:p>
    <w:p w:rsidR="00203EA2" w:rsidRPr="0082528D" w:rsidRDefault="00203EA2" w:rsidP="0082528D">
      <w:pPr>
        <w:pStyle w:val="NormalWeb"/>
        <w:spacing w:before="0" w:beforeAutospacing="0" w:after="0" w:afterAutospacing="0"/>
        <w:ind w:left="48" w:right="48"/>
        <w:jc w:val="both"/>
        <w:rPr>
          <w:color w:val="000000"/>
          <w:sz w:val="20"/>
          <w:szCs w:val="20"/>
        </w:rPr>
      </w:pPr>
    </w:p>
    <w:p w:rsidR="00203EA2" w:rsidRDefault="0082528D" w:rsidP="00203EA2">
      <w:pPr>
        <w:pStyle w:val="Heading2"/>
        <w:spacing w:before="0" w:line="240" w:lineRule="auto"/>
        <w:ind w:right="48"/>
        <w:rPr>
          <w:rFonts w:ascii="Times New Roman" w:hAnsi="Times New Roman" w:cs="Times New Roman"/>
          <w:b w:val="0"/>
          <w:bCs w:val="0"/>
          <w:color w:val="121214"/>
          <w:spacing w:val="-13"/>
          <w:sz w:val="20"/>
          <w:szCs w:val="20"/>
        </w:rPr>
      </w:pPr>
      <w:r w:rsidRPr="0082528D">
        <w:rPr>
          <w:rFonts w:ascii="Times New Roman" w:hAnsi="Times New Roman" w:cs="Times New Roman"/>
          <w:b w:val="0"/>
          <w:bCs w:val="0"/>
          <w:color w:val="121214"/>
          <w:spacing w:val="-13"/>
          <w:sz w:val="20"/>
          <w:szCs w:val="20"/>
        </w:rPr>
        <w:t>Database - Package</w:t>
      </w:r>
    </w:p>
    <w:p w:rsidR="0082528D" w:rsidRPr="00203EA2" w:rsidRDefault="0082528D" w:rsidP="00203EA2">
      <w:pPr>
        <w:pStyle w:val="Heading2"/>
        <w:spacing w:before="0" w:line="240" w:lineRule="auto"/>
        <w:ind w:right="48"/>
        <w:rPr>
          <w:rFonts w:ascii="Times New Roman" w:hAnsi="Times New Roman" w:cs="Times New Roman"/>
          <w:b w:val="0"/>
          <w:bCs w:val="0"/>
          <w:color w:val="121214"/>
          <w:spacing w:val="-13"/>
          <w:sz w:val="20"/>
          <w:szCs w:val="20"/>
        </w:rPr>
      </w:pPr>
      <w:r w:rsidRPr="0082528D">
        <w:rPr>
          <w:rFonts w:ascii="Times New Roman" w:hAnsi="Times New Roman" w:cs="Times New Roman"/>
          <w:color w:val="000000"/>
          <w:sz w:val="20"/>
          <w:szCs w:val="20"/>
        </w:rPr>
        <w:t xml:space="preserve">The main package is </w:t>
      </w:r>
      <w:r w:rsidRPr="00203EA2">
        <w:rPr>
          <w:rFonts w:ascii="Times New Roman" w:hAnsi="Times New Roman" w:cs="Times New Roman"/>
          <w:color w:val="000000"/>
          <w:sz w:val="20"/>
          <w:szCs w:val="20"/>
          <w:highlight w:val="yellow"/>
        </w:rPr>
        <w:t>android.database.sqlite</w:t>
      </w:r>
      <w:r w:rsidRPr="0082528D">
        <w:rPr>
          <w:rFonts w:ascii="Times New Roman" w:hAnsi="Times New Roman" w:cs="Times New Roman"/>
          <w:color w:val="000000"/>
          <w:sz w:val="20"/>
          <w:szCs w:val="20"/>
        </w:rPr>
        <w:t xml:space="preserve"> that contains the classes to manage your own databases</w:t>
      </w:r>
    </w:p>
    <w:p w:rsidR="00203EA2" w:rsidRDefault="00203EA2" w:rsidP="0082528D">
      <w:pPr>
        <w:pStyle w:val="Heading2"/>
        <w:spacing w:before="0" w:line="240" w:lineRule="auto"/>
        <w:ind w:right="48"/>
        <w:rPr>
          <w:rFonts w:ascii="Times New Roman" w:hAnsi="Times New Roman" w:cs="Times New Roman"/>
          <w:b w:val="0"/>
          <w:bCs w:val="0"/>
          <w:color w:val="121214"/>
          <w:spacing w:val="-13"/>
          <w:sz w:val="20"/>
          <w:szCs w:val="20"/>
        </w:rPr>
      </w:pPr>
    </w:p>
    <w:p w:rsidR="0082528D" w:rsidRPr="0082528D" w:rsidRDefault="0082528D" w:rsidP="0082528D">
      <w:pPr>
        <w:pStyle w:val="Heading2"/>
        <w:spacing w:before="0" w:line="240" w:lineRule="auto"/>
        <w:ind w:right="48"/>
        <w:rPr>
          <w:rFonts w:ascii="Times New Roman" w:hAnsi="Times New Roman" w:cs="Times New Roman"/>
          <w:b w:val="0"/>
          <w:bCs w:val="0"/>
          <w:color w:val="121214"/>
          <w:spacing w:val="-13"/>
          <w:sz w:val="20"/>
          <w:szCs w:val="20"/>
        </w:rPr>
      </w:pPr>
      <w:r w:rsidRPr="0082528D">
        <w:rPr>
          <w:rFonts w:ascii="Times New Roman" w:hAnsi="Times New Roman" w:cs="Times New Roman"/>
          <w:b w:val="0"/>
          <w:bCs w:val="0"/>
          <w:color w:val="121214"/>
          <w:spacing w:val="-13"/>
          <w:sz w:val="20"/>
          <w:szCs w:val="20"/>
        </w:rPr>
        <w:t>Database - Creation</w:t>
      </w:r>
    </w:p>
    <w:p w:rsidR="00203EA2" w:rsidRDefault="0082528D" w:rsidP="0082528D">
      <w:pPr>
        <w:pStyle w:val="NormalWeb"/>
        <w:spacing w:before="0" w:beforeAutospacing="0" w:after="0" w:afterAutospacing="0"/>
        <w:ind w:left="48" w:right="48"/>
        <w:jc w:val="both"/>
        <w:rPr>
          <w:color w:val="000000"/>
          <w:sz w:val="20"/>
          <w:szCs w:val="20"/>
        </w:rPr>
      </w:pPr>
      <w:r w:rsidRPr="0082528D">
        <w:rPr>
          <w:color w:val="000000"/>
          <w:sz w:val="20"/>
          <w:szCs w:val="20"/>
        </w:rPr>
        <w:t xml:space="preserve">In order </w:t>
      </w:r>
      <w:r w:rsidRPr="00203EA2">
        <w:rPr>
          <w:color w:val="000000"/>
          <w:sz w:val="20"/>
          <w:szCs w:val="20"/>
          <w:highlight w:val="yellow"/>
        </w:rPr>
        <w:t>to create a database you just need to call this method</w:t>
      </w:r>
      <w:r w:rsidRPr="0082528D">
        <w:rPr>
          <w:color w:val="000000"/>
          <w:sz w:val="20"/>
          <w:szCs w:val="20"/>
        </w:rPr>
        <w:t xml:space="preserve"> openOrCreateDatabase with your database name and mode as a parameter. It returns an instance of SQLite database which you have to receive in your own object.</w:t>
      </w:r>
    </w:p>
    <w:p w:rsidR="00203EA2" w:rsidRDefault="00203EA2" w:rsidP="0082528D">
      <w:pPr>
        <w:pStyle w:val="NormalWeb"/>
        <w:spacing w:before="0" w:beforeAutospacing="0" w:after="0" w:afterAutospacing="0"/>
        <w:ind w:left="48" w:right="48"/>
        <w:jc w:val="both"/>
        <w:rPr>
          <w:color w:val="000000"/>
          <w:sz w:val="20"/>
          <w:szCs w:val="20"/>
        </w:rPr>
      </w:pPr>
    </w:p>
    <w:p w:rsidR="0082528D" w:rsidRPr="0082528D" w:rsidRDefault="0082528D" w:rsidP="0082528D">
      <w:pPr>
        <w:pStyle w:val="NormalWeb"/>
        <w:spacing w:before="0" w:beforeAutospacing="0" w:after="0" w:afterAutospacing="0"/>
        <w:ind w:left="48" w:right="48"/>
        <w:jc w:val="both"/>
        <w:rPr>
          <w:color w:val="000000"/>
          <w:sz w:val="20"/>
          <w:szCs w:val="20"/>
        </w:rPr>
      </w:pPr>
      <w:r w:rsidRPr="0082528D">
        <w:rPr>
          <w:color w:val="000000"/>
          <w:sz w:val="20"/>
          <w:szCs w:val="20"/>
        </w:rPr>
        <w:t>Its syntax is given below</w:t>
      </w:r>
    </w:p>
    <w:p w:rsidR="0082528D" w:rsidRPr="0082528D" w:rsidRDefault="0082528D" w:rsidP="0082528D">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color w:val="313131"/>
        </w:rPr>
      </w:pPr>
      <w:r w:rsidRPr="0082528D">
        <w:rPr>
          <w:rFonts w:ascii="Times New Roman" w:hAnsi="Times New Roman" w:cs="Times New Roman"/>
          <w:color w:val="313131"/>
        </w:rPr>
        <w:t>SQLiteDatabase mydatabase = openOrCreateDatabase("your database name",MODE_PRIVATE,null);</w:t>
      </w:r>
    </w:p>
    <w:p w:rsidR="00203EA2" w:rsidRDefault="00203EA2" w:rsidP="0082528D">
      <w:pPr>
        <w:pStyle w:val="NormalWeb"/>
        <w:spacing w:before="0" w:beforeAutospacing="0" w:after="0" w:afterAutospacing="0"/>
        <w:ind w:left="48" w:right="48"/>
        <w:jc w:val="both"/>
        <w:rPr>
          <w:color w:val="000000"/>
          <w:sz w:val="20"/>
          <w:szCs w:val="20"/>
        </w:rPr>
      </w:pPr>
    </w:p>
    <w:p w:rsidR="0082528D" w:rsidRDefault="0082528D" w:rsidP="0082528D">
      <w:pPr>
        <w:pStyle w:val="NormalWeb"/>
        <w:spacing w:before="0" w:beforeAutospacing="0" w:after="0" w:afterAutospacing="0"/>
        <w:ind w:left="48" w:right="48"/>
        <w:jc w:val="both"/>
        <w:rPr>
          <w:color w:val="000000"/>
          <w:sz w:val="20"/>
          <w:szCs w:val="20"/>
        </w:rPr>
      </w:pPr>
      <w:r w:rsidRPr="0082528D">
        <w:rPr>
          <w:color w:val="000000"/>
          <w:sz w:val="20"/>
          <w:szCs w:val="20"/>
        </w:rPr>
        <w:t>Apart from this , there are other functions available in the database package , that does this job.</w:t>
      </w:r>
    </w:p>
    <w:p w:rsidR="00203EA2" w:rsidRDefault="00203EA2" w:rsidP="0082528D">
      <w:pPr>
        <w:pStyle w:val="NormalWeb"/>
        <w:spacing w:before="0" w:beforeAutospacing="0" w:after="0" w:afterAutospacing="0"/>
        <w:ind w:left="48" w:right="48"/>
        <w:jc w:val="both"/>
        <w:rPr>
          <w:color w:val="000000"/>
          <w:sz w:val="20"/>
          <w:szCs w:val="20"/>
        </w:rPr>
      </w:pPr>
    </w:p>
    <w:p w:rsidR="00203EA2" w:rsidRDefault="00203EA2" w:rsidP="0082528D">
      <w:pPr>
        <w:pStyle w:val="NormalWeb"/>
        <w:spacing w:before="0" w:beforeAutospacing="0" w:after="0" w:afterAutospacing="0"/>
        <w:ind w:left="48" w:right="48"/>
        <w:jc w:val="both"/>
        <w:rPr>
          <w:sz w:val="20"/>
          <w:szCs w:val="20"/>
          <w:shd w:val="clear" w:color="auto" w:fill="FFFFFF"/>
        </w:rPr>
      </w:pPr>
      <w:r w:rsidRPr="00203EA2">
        <w:rPr>
          <w:b/>
          <w:sz w:val="20"/>
          <w:szCs w:val="20"/>
          <w:shd w:val="clear" w:color="auto" w:fill="FFFFFF"/>
        </w:rPr>
        <w:t>Saving data to a database</w:t>
      </w:r>
      <w:r w:rsidRPr="00203EA2">
        <w:rPr>
          <w:sz w:val="20"/>
          <w:szCs w:val="20"/>
          <w:shd w:val="clear" w:color="auto" w:fill="FFFFFF"/>
        </w:rPr>
        <w:t xml:space="preserve"> is ideal for repeating or structured data, such as contact information. This class assumes that you are familiar with SQL databases in general and helps you get started with SQLite databases on Android. The APIs you'll need to use a database on Android are available in the</w:t>
      </w:r>
      <w:r w:rsidRPr="00203EA2">
        <w:rPr>
          <w:rStyle w:val="apple-converted-space"/>
          <w:sz w:val="20"/>
          <w:szCs w:val="20"/>
          <w:shd w:val="clear" w:color="auto" w:fill="FFFFFF"/>
        </w:rPr>
        <w:t> </w:t>
      </w:r>
      <w:hyperlink r:id="rId381" w:history="1">
        <w:r w:rsidRPr="00203EA2">
          <w:rPr>
            <w:rStyle w:val="Hyperlink"/>
            <w:rFonts w:eastAsiaTheme="majorEastAsia"/>
            <w:color w:val="039BE5"/>
            <w:sz w:val="20"/>
            <w:szCs w:val="20"/>
            <w:shd w:val="clear" w:color="auto" w:fill="FFFFFF"/>
          </w:rPr>
          <w:t>android.database.sqlite</w:t>
        </w:r>
      </w:hyperlink>
      <w:r w:rsidRPr="00203EA2">
        <w:rPr>
          <w:rStyle w:val="apple-converted-space"/>
          <w:sz w:val="20"/>
          <w:szCs w:val="20"/>
          <w:shd w:val="clear" w:color="auto" w:fill="FFFFFF"/>
        </w:rPr>
        <w:t> </w:t>
      </w:r>
      <w:r w:rsidRPr="00203EA2">
        <w:rPr>
          <w:sz w:val="20"/>
          <w:szCs w:val="20"/>
          <w:shd w:val="clear" w:color="auto" w:fill="FFFFFF"/>
        </w:rPr>
        <w:t>package</w:t>
      </w:r>
      <w:r>
        <w:rPr>
          <w:sz w:val="20"/>
          <w:szCs w:val="20"/>
          <w:shd w:val="clear" w:color="auto" w:fill="FFFFFF"/>
        </w:rPr>
        <w:t>.</w:t>
      </w:r>
    </w:p>
    <w:p w:rsidR="00203EA2" w:rsidRPr="00203EA2" w:rsidRDefault="00203EA2" w:rsidP="0082528D">
      <w:pPr>
        <w:pStyle w:val="NormalWeb"/>
        <w:spacing w:before="0" w:beforeAutospacing="0" w:after="0" w:afterAutospacing="0"/>
        <w:ind w:left="48" w:right="48"/>
        <w:jc w:val="both"/>
        <w:rPr>
          <w:sz w:val="20"/>
          <w:szCs w:val="20"/>
          <w:shd w:val="clear" w:color="auto" w:fill="FFFFFF"/>
        </w:rPr>
      </w:pPr>
    </w:p>
    <w:p w:rsidR="00203EA2" w:rsidRPr="00203EA2" w:rsidRDefault="00203EA2" w:rsidP="00203EA2">
      <w:pPr>
        <w:pStyle w:val="NormalWeb"/>
        <w:shd w:val="clear" w:color="auto" w:fill="FFFFFF"/>
        <w:spacing w:before="0" w:beforeAutospacing="0" w:after="150" w:afterAutospacing="0"/>
        <w:rPr>
          <w:sz w:val="20"/>
          <w:szCs w:val="20"/>
        </w:rPr>
      </w:pPr>
      <w:r w:rsidRPr="00203EA2">
        <w:rPr>
          <w:sz w:val="20"/>
          <w:szCs w:val="20"/>
          <w:highlight w:val="yellow"/>
        </w:rPr>
        <w:t>One of the main principles of SQL databases is</w:t>
      </w:r>
      <w:r w:rsidRPr="00203EA2">
        <w:rPr>
          <w:sz w:val="20"/>
          <w:szCs w:val="20"/>
        </w:rPr>
        <w:t xml:space="preserve"> </w:t>
      </w:r>
      <w:r w:rsidRPr="00203EA2">
        <w:rPr>
          <w:b/>
          <w:sz w:val="20"/>
          <w:szCs w:val="20"/>
        </w:rPr>
        <w:t>the schema</w:t>
      </w:r>
      <w:r w:rsidRPr="00203EA2">
        <w:rPr>
          <w:sz w:val="20"/>
          <w:szCs w:val="20"/>
        </w:rPr>
        <w:t xml:space="preserve">: a formal declaration of how the database is organized. The schema is reflected </w:t>
      </w:r>
      <w:r w:rsidRPr="00203EA2">
        <w:rPr>
          <w:sz w:val="20"/>
          <w:szCs w:val="20"/>
          <w:highlight w:val="yellow"/>
        </w:rPr>
        <w:t>in the SQL statements that you use to create</w:t>
      </w:r>
      <w:r w:rsidRPr="00203EA2">
        <w:rPr>
          <w:sz w:val="20"/>
          <w:szCs w:val="20"/>
        </w:rPr>
        <w:t xml:space="preserve"> your </w:t>
      </w:r>
      <w:r w:rsidRPr="00203EA2">
        <w:rPr>
          <w:b/>
          <w:sz w:val="20"/>
          <w:szCs w:val="20"/>
        </w:rPr>
        <w:t>database</w:t>
      </w:r>
      <w:r w:rsidRPr="00203EA2">
        <w:rPr>
          <w:sz w:val="20"/>
          <w:szCs w:val="20"/>
        </w:rPr>
        <w:t xml:space="preserve">. You may find it helpful to create a companion class, known </w:t>
      </w:r>
      <w:r w:rsidRPr="00203EA2">
        <w:rPr>
          <w:b/>
          <w:sz w:val="20"/>
          <w:szCs w:val="20"/>
        </w:rPr>
        <w:t>as a</w:t>
      </w:r>
      <w:r w:rsidRPr="00203EA2">
        <w:rPr>
          <w:rStyle w:val="apple-converted-space"/>
          <w:rFonts w:eastAsiaTheme="majorEastAsia"/>
          <w:b/>
          <w:sz w:val="20"/>
          <w:szCs w:val="20"/>
        </w:rPr>
        <w:t> </w:t>
      </w:r>
      <w:r w:rsidRPr="00203EA2">
        <w:rPr>
          <w:rStyle w:val="Emphasis"/>
          <w:rFonts w:eastAsiaTheme="majorEastAsia"/>
          <w:b/>
          <w:sz w:val="20"/>
          <w:szCs w:val="20"/>
        </w:rPr>
        <w:t>contract</w:t>
      </w:r>
      <w:r w:rsidRPr="00203EA2">
        <w:rPr>
          <w:rStyle w:val="apple-converted-space"/>
          <w:rFonts w:eastAsiaTheme="majorEastAsia"/>
          <w:b/>
          <w:sz w:val="20"/>
          <w:szCs w:val="20"/>
        </w:rPr>
        <w:t> </w:t>
      </w:r>
      <w:r w:rsidRPr="00203EA2">
        <w:rPr>
          <w:b/>
          <w:sz w:val="20"/>
          <w:szCs w:val="20"/>
        </w:rPr>
        <w:t>class</w:t>
      </w:r>
      <w:r w:rsidRPr="00203EA2">
        <w:rPr>
          <w:sz w:val="20"/>
          <w:szCs w:val="20"/>
        </w:rPr>
        <w:t>, which explicitly specifies the layout of your schema in a systematic and self-documenting way.</w:t>
      </w:r>
    </w:p>
    <w:p w:rsidR="00203EA2" w:rsidRPr="00203EA2" w:rsidRDefault="00203EA2" w:rsidP="00203EA2">
      <w:pPr>
        <w:pStyle w:val="NormalWeb"/>
        <w:shd w:val="clear" w:color="auto" w:fill="FFFFFF"/>
        <w:spacing w:before="0" w:beforeAutospacing="0" w:after="150" w:afterAutospacing="0"/>
        <w:rPr>
          <w:sz w:val="20"/>
          <w:szCs w:val="20"/>
        </w:rPr>
      </w:pPr>
      <w:r w:rsidRPr="00203EA2">
        <w:rPr>
          <w:b/>
          <w:sz w:val="20"/>
          <w:szCs w:val="20"/>
        </w:rPr>
        <w:t>A contract class</w:t>
      </w:r>
      <w:r w:rsidRPr="00203EA2">
        <w:rPr>
          <w:sz w:val="20"/>
          <w:szCs w:val="20"/>
        </w:rPr>
        <w:t xml:space="preserve"> is </w:t>
      </w:r>
      <w:r w:rsidRPr="00203EA2">
        <w:rPr>
          <w:sz w:val="20"/>
          <w:szCs w:val="20"/>
          <w:highlight w:val="yellow"/>
        </w:rPr>
        <w:t>a container for constants that define names for URIs, tables, and columns</w:t>
      </w:r>
      <w:r w:rsidRPr="00203EA2">
        <w:rPr>
          <w:sz w:val="20"/>
          <w:szCs w:val="20"/>
        </w:rPr>
        <w:t>. The contract class allows you to use the same constants across all the other classes in the same package. This lets you change a column name in one place and have it propagate throughout your code.</w:t>
      </w:r>
    </w:p>
    <w:p w:rsidR="00203EA2" w:rsidRPr="00203EA2" w:rsidRDefault="00203EA2" w:rsidP="00203EA2">
      <w:pPr>
        <w:pStyle w:val="NormalWeb"/>
        <w:shd w:val="clear" w:color="auto" w:fill="FFFFFF"/>
        <w:spacing w:before="0" w:beforeAutospacing="0" w:after="150" w:afterAutospacing="0"/>
        <w:rPr>
          <w:sz w:val="20"/>
          <w:szCs w:val="20"/>
        </w:rPr>
      </w:pPr>
      <w:r w:rsidRPr="00203EA2">
        <w:rPr>
          <w:sz w:val="20"/>
          <w:szCs w:val="20"/>
          <w:highlight w:val="yellow"/>
        </w:rPr>
        <w:t>A good way to organize a contract class</w:t>
      </w:r>
      <w:r w:rsidRPr="00203EA2">
        <w:rPr>
          <w:sz w:val="20"/>
          <w:szCs w:val="20"/>
        </w:rPr>
        <w:t xml:space="preserve"> is to put definitions that are </w:t>
      </w:r>
      <w:r w:rsidRPr="00203EA2">
        <w:rPr>
          <w:b/>
          <w:sz w:val="20"/>
          <w:szCs w:val="20"/>
        </w:rPr>
        <w:t xml:space="preserve">global </w:t>
      </w:r>
      <w:r w:rsidRPr="00203EA2">
        <w:rPr>
          <w:sz w:val="20"/>
          <w:szCs w:val="20"/>
        </w:rPr>
        <w:t>to your whole database in the root level of the class. Then create an inner class for each table that enumerates its columns.</w:t>
      </w:r>
    </w:p>
    <w:p w:rsidR="00203EA2" w:rsidRDefault="00203EA2" w:rsidP="0082528D">
      <w:pPr>
        <w:pStyle w:val="NormalWeb"/>
        <w:spacing w:before="0" w:beforeAutospacing="0" w:after="0" w:afterAutospacing="0"/>
        <w:textAlignment w:val="baseline"/>
        <w:rPr>
          <w:color w:val="000000"/>
          <w:sz w:val="20"/>
          <w:szCs w:val="20"/>
        </w:rPr>
      </w:pPr>
      <w:r>
        <w:rPr>
          <w:color w:val="000000"/>
          <w:sz w:val="20"/>
          <w:szCs w:val="20"/>
        </w:rPr>
        <w:t>---------------------------------------------------------------------------------------------------------------------------------------</w:t>
      </w:r>
    </w:p>
    <w:p w:rsidR="00203EA2" w:rsidRPr="00203EA2" w:rsidRDefault="00203EA2" w:rsidP="00203EA2">
      <w:pPr>
        <w:pStyle w:val="NormalWeb"/>
        <w:spacing w:before="0" w:beforeAutospacing="0" w:after="240" w:afterAutospacing="0" w:line="301" w:lineRule="atLeast"/>
        <w:ind w:left="48" w:right="48"/>
        <w:jc w:val="both"/>
        <w:rPr>
          <w:b/>
          <w:color w:val="000000"/>
          <w:sz w:val="20"/>
          <w:szCs w:val="20"/>
        </w:rPr>
      </w:pPr>
      <w:r w:rsidRPr="00203EA2">
        <w:rPr>
          <w:color w:val="000000"/>
          <w:sz w:val="20"/>
          <w:szCs w:val="20"/>
        </w:rPr>
        <w:t xml:space="preserve">Android provides many ways of storing data of an application. One of this way is called Shared Preferences. </w:t>
      </w:r>
      <w:r w:rsidRPr="00203EA2">
        <w:rPr>
          <w:color w:val="000000"/>
          <w:sz w:val="20"/>
          <w:szCs w:val="20"/>
          <w:highlight w:val="yellow"/>
        </w:rPr>
        <w:t>Shared Preferences allow you to save and retrieve data</w:t>
      </w:r>
      <w:r w:rsidRPr="00203EA2">
        <w:rPr>
          <w:color w:val="000000"/>
          <w:sz w:val="20"/>
          <w:szCs w:val="20"/>
        </w:rPr>
        <w:t xml:space="preserve"> in the form of </w:t>
      </w:r>
      <w:r w:rsidRPr="00D31D28">
        <w:rPr>
          <w:b/>
          <w:color w:val="000000"/>
          <w:sz w:val="20"/>
          <w:szCs w:val="20"/>
          <w:u w:val="single"/>
        </w:rPr>
        <w:t>key,</w:t>
      </w:r>
      <w:r w:rsidR="00D31D28" w:rsidRPr="00D31D28">
        <w:rPr>
          <w:b/>
          <w:color w:val="000000"/>
          <w:sz w:val="20"/>
          <w:szCs w:val="20"/>
          <w:u w:val="single"/>
        </w:rPr>
        <w:t xml:space="preserve"> </w:t>
      </w:r>
      <w:r w:rsidRPr="00D31D28">
        <w:rPr>
          <w:b/>
          <w:color w:val="000000"/>
          <w:sz w:val="20"/>
          <w:szCs w:val="20"/>
          <w:u w:val="single"/>
        </w:rPr>
        <w:t>value pair</w:t>
      </w:r>
      <w:r w:rsidRPr="00203EA2">
        <w:rPr>
          <w:color w:val="000000"/>
          <w:sz w:val="20"/>
          <w:szCs w:val="20"/>
        </w:rPr>
        <w:t>.</w:t>
      </w:r>
    </w:p>
    <w:p w:rsidR="00203EA2" w:rsidRPr="00203EA2" w:rsidRDefault="00203EA2" w:rsidP="00203EA2">
      <w:pPr>
        <w:pStyle w:val="NormalWeb"/>
        <w:spacing w:before="0" w:beforeAutospacing="0" w:after="240" w:afterAutospacing="0" w:line="301" w:lineRule="atLeast"/>
        <w:ind w:left="48" w:right="48"/>
        <w:jc w:val="both"/>
        <w:rPr>
          <w:color w:val="000000"/>
          <w:sz w:val="20"/>
          <w:szCs w:val="20"/>
        </w:rPr>
      </w:pPr>
      <w:r w:rsidRPr="00203EA2">
        <w:rPr>
          <w:b/>
          <w:color w:val="000000"/>
          <w:sz w:val="20"/>
          <w:szCs w:val="20"/>
          <w:highlight w:val="yellow"/>
        </w:rPr>
        <w:t>In order to use shared preferences, you have to call a method getSharedPreferences</w:t>
      </w:r>
      <w:r w:rsidRPr="00203EA2">
        <w:rPr>
          <w:color w:val="000000"/>
          <w:sz w:val="20"/>
          <w:szCs w:val="20"/>
        </w:rPr>
        <w:t>() that returns a SharedPreference instance pointing to the file that contains the values of preferences.</w:t>
      </w:r>
    </w:p>
    <w:p w:rsidR="00203EA2" w:rsidRPr="00203EA2" w:rsidRDefault="00203EA2" w:rsidP="00203EA2">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color w:val="313131"/>
        </w:rPr>
      </w:pPr>
      <w:r w:rsidRPr="00203EA2">
        <w:rPr>
          <w:rFonts w:ascii="Times New Roman" w:hAnsi="Times New Roman" w:cs="Times New Roman"/>
          <w:color w:val="313131"/>
        </w:rPr>
        <w:t>SharedPreferences sharedpreferences = getSharedPreferences(MyPREFERENCES, Context.MODE_PRIVATE);</w:t>
      </w:r>
      <w:r w:rsidRPr="00203EA2">
        <w:rPr>
          <w:rFonts w:ascii="Times New Roman" w:hAnsi="Times New Roman" w:cs="Times New Roman"/>
          <w:color w:val="313131"/>
        </w:rPr>
        <w:tab/>
      </w:r>
    </w:p>
    <w:p w:rsidR="00203EA2" w:rsidRPr="00203EA2" w:rsidRDefault="00203EA2" w:rsidP="00203EA2">
      <w:pPr>
        <w:pStyle w:val="NormalWeb"/>
        <w:spacing w:before="0" w:beforeAutospacing="0" w:after="240" w:afterAutospacing="0" w:line="301" w:lineRule="atLeast"/>
        <w:ind w:left="48" w:right="48"/>
        <w:jc w:val="both"/>
        <w:rPr>
          <w:color w:val="000000"/>
          <w:sz w:val="20"/>
          <w:szCs w:val="20"/>
        </w:rPr>
      </w:pPr>
      <w:r w:rsidRPr="00203EA2">
        <w:rPr>
          <w:color w:val="000000"/>
          <w:sz w:val="20"/>
          <w:szCs w:val="20"/>
        </w:rPr>
        <w:t xml:space="preserve">The </w:t>
      </w:r>
      <w:r w:rsidRPr="00203EA2">
        <w:rPr>
          <w:color w:val="000000"/>
          <w:sz w:val="20"/>
          <w:szCs w:val="20"/>
          <w:highlight w:val="yellow"/>
        </w:rPr>
        <w:t>first parameter is the key</w:t>
      </w:r>
      <w:r w:rsidRPr="00203EA2">
        <w:rPr>
          <w:color w:val="000000"/>
          <w:sz w:val="20"/>
          <w:szCs w:val="20"/>
        </w:rPr>
        <w:t xml:space="preserve"> and the </w:t>
      </w:r>
      <w:r w:rsidRPr="00203EA2">
        <w:rPr>
          <w:b/>
          <w:color w:val="000000"/>
          <w:sz w:val="20"/>
          <w:szCs w:val="20"/>
        </w:rPr>
        <w:t>second parameter is the MODE</w:t>
      </w:r>
      <w:r w:rsidRPr="00203EA2">
        <w:rPr>
          <w:color w:val="000000"/>
          <w:sz w:val="20"/>
          <w:szCs w:val="20"/>
        </w:rPr>
        <w:t>.</w:t>
      </w:r>
    </w:p>
    <w:p w:rsidR="00203EA2" w:rsidRDefault="00203EA2" w:rsidP="0082528D">
      <w:pPr>
        <w:pStyle w:val="NormalWeb"/>
        <w:spacing w:before="0" w:beforeAutospacing="0" w:after="0" w:afterAutospacing="0"/>
        <w:textAlignment w:val="baseline"/>
        <w:rPr>
          <w:color w:val="000000"/>
          <w:sz w:val="20"/>
          <w:szCs w:val="20"/>
        </w:rPr>
      </w:pPr>
    </w:p>
    <w:p w:rsidR="00203EA2" w:rsidRDefault="00203EA2"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Pr="00D31D28" w:rsidRDefault="00D31D28" w:rsidP="00D31D28">
      <w:pPr>
        <w:pStyle w:val="Heading3"/>
        <w:shd w:val="clear" w:color="auto" w:fill="FFFFFF"/>
        <w:spacing w:before="0" w:line="240" w:lineRule="auto"/>
        <w:rPr>
          <w:rFonts w:ascii="Times New Roman" w:hAnsi="Times New Roman" w:cs="Times New Roman"/>
          <w:bCs w:val="0"/>
          <w:color w:val="auto"/>
          <w:sz w:val="28"/>
          <w:szCs w:val="28"/>
          <w:u w:val="single"/>
        </w:rPr>
      </w:pPr>
      <w:r w:rsidRPr="00D31D28">
        <w:rPr>
          <w:rFonts w:ascii="Times New Roman" w:hAnsi="Times New Roman" w:cs="Times New Roman"/>
          <w:bCs w:val="0"/>
          <w:color w:val="auto"/>
          <w:sz w:val="28"/>
          <w:szCs w:val="28"/>
          <w:highlight w:val="yellow"/>
          <w:u w:val="single"/>
        </w:rPr>
        <w:lastRenderedPageBreak/>
        <w:t>Android Media Store</w:t>
      </w:r>
    </w:p>
    <w:p w:rsidR="00D31D28" w:rsidRDefault="00D31D28" w:rsidP="00D31D28">
      <w:pPr>
        <w:pStyle w:val="Heading3"/>
        <w:shd w:val="clear" w:color="auto" w:fill="FFFFFF"/>
        <w:spacing w:before="0" w:line="240" w:lineRule="auto"/>
        <w:rPr>
          <w:rFonts w:ascii="Times New Roman" w:hAnsi="Times New Roman" w:cs="Times New Roman"/>
          <w:b w:val="0"/>
          <w:bCs w:val="0"/>
          <w:color w:val="BA3925"/>
          <w:sz w:val="20"/>
          <w:szCs w:val="20"/>
        </w:rPr>
      </w:pPr>
    </w:p>
    <w:p w:rsidR="00D31D28" w:rsidRPr="00D31D28" w:rsidRDefault="00EA43E9" w:rsidP="00D31D28">
      <w:pPr>
        <w:pStyle w:val="Heading3"/>
        <w:shd w:val="clear" w:color="auto" w:fill="FFFFFF"/>
        <w:spacing w:before="0" w:line="240" w:lineRule="auto"/>
        <w:rPr>
          <w:rFonts w:ascii="Times New Roman" w:hAnsi="Times New Roman" w:cs="Times New Roman"/>
          <w:b w:val="0"/>
          <w:bCs w:val="0"/>
          <w:color w:val="BA3925"/>
          <w:sz w:val="20"/>
          <w:szCs w:val="20"/>
        </w:rPr>
      </w:pPr>
      <w:hyperlink r:id="rId382" w:anchor="playing-sound" w:history="1">
        <w:r w:rsidR="00D31D28" w:rsidRPr="00D31D28">
          <w:rPr>
            <w:rStyle w:val="Hyperlink"/>
            <w:rFonts w:ascii="Times New Roman" w:hAnsi="Times New Roman" w:cs="Times New Roman"/>
            <w:color w:val="28373C"/>
            <w:sz w:val="20"/>
            <w:szCs w:val="20"/>
          </w:rPr>
          <w:t>Playing sound</w:t>
        </w:r>
      </w:hyperlink>
    </w:p>
    <w:p w:rsidR="00D31D28" w:rsidRDefault="00D31D28" w:rsidP="00D31D28">
      <w:pPr>
        <w:pStyle w:val="NormalWeb"/>
        <w:shd w:val="clear" w:color="auto" w:fill="FFFFFF"/>
        <w:spacing w:before="0" w:beforeAutospacing="0" w:after="0" w:afterAutospacing="0"/>
        <w:rPr>
          <w:spacing w:val="-1"/>
          <w:sz w:val="20"/>
          <w:szCs w:val="20"/>
        </w:rPr>
      </w:pPr>
      <w:r w:rsidRPr="00D31D28">
        <w:rPr>
          <w:spacing w:val="-1"/>
          <w:sz w:val="20"/>
          <w:szCs w:val="20"/>
        </w:rPr>
        <w:t xml:space="preserve">Android provides </w:t>
      </w:r>
      <w:r w:rsidRPr="00D31D28">
        <w:rPr>
          <w:spacing w:val="-1"/>
          <w:sz w:val="20"/>
          <w:szCs w:val="20"/>
          <w:highlight w:val="yellow"/>
        </w:rPr>
        <w:t>two main API’s for playing sounds</w:t>
      </w:r>
      <w:r w:rsidRPr="00D31D28">
        <w:rPr>
          <w:spacing w:val="-1"/>
          <w:sz w:val="20"/>
          <w:szCs w:val="20"/>
        </w:rPr>
        <w:t xml:space="preserve">. The </w:t>
      </w:r>
      <w:r w:rsidRPr="00D31D28">
        <w:rPr>
          <w:spacing w:val="-1"/>
          <w:sz w:val="20"/>
          <w:szCs w:val="20"/>
          <w:highlight w:val="yellow"/>
        </w:rPr>
        <w:t>first one via the</w:t>
      </w:r>
      <w:r>
        <w:rPr>
          <w:spacing w:val="-1"/>
          <w:sz w:val="20"/>
          <w:szCs w:val="20"/>
          <w:highlight w:val="yellow"/>
        </w:rPr>
        <w:t xml:space="preserve"> </w:t>
      </w:r>
      <w:r w:rsidRPr="00D31D28">
        <w:rPr>
          <w:rStyle w:val="HTMLCode"/>
          <w:rFonts w:ascii="Times New Roman" w:hAnsi="Times New Roman" w:cs="Times New Roman"/>
          <w:shd w:val="clear" w:color="auto" w:fill="F7F7F8"/>
        </w:rPr>
        <w:t>SoundPool</w:t>
      </w:r>
      <w:r w:rsidRPr="00D31D28">
        <w:rPr>
          <w:rStyle w:val="apple-converted-space"/>
          <w:spacing w:val="-1"/>
          <w:sz w:val="20"/>
          <w:szCs w:val="20"/>
        </w:rPr>
        <w:t> </w:t>
      </w:r>
      <w:r w:rsidRPr="00D31D28">
        <w:rPr>
          <w:spacing w:val="-1"/>
          <w:sz w:val="20"/>
          <w:szCs w:val="20"/>
          <w:highlight w:val="yellow"/>
        </w:rPr>
        <w:t>class</w:t>
      </w:r>
      <w:r w:rsidRPr="00D31D28">
        <w:rPr>
          <w:spacing w:val="-1"/>
          <w:sz w:val="20"/>
          <w:szCs w:val="20"/>
        </w:rPr>
        <w:t xml:space="preserve"> and the </w:t>
      </w:r>
      <w:r w:rsidRPr="00D31D28">
        <w:rPr>
          <w:spacing w:val="-1"/>
          <w:sz w:val="20"/>
          <w:szCs w:val="20"/>
          <w:highlight w:val="yellow"/>
        </w:rPr>
        <w:t>other one via the</w:t>
      </w:r>
      <w:r w:rsidRPr="00D31D28">
        <w:rPr>
          <w:rStyle w:val="apple-converted-space"/>
          <w:spacing w:val="-1"/>
          <w:sz w:val="20"/>
          <w:szCs w:val="20"/>
        </w:rPr>
        <w:t> </w:t>
      </w:r>
      <w:r w:rsidRPr="00D31D28">
        <w:rPr>
          <w:rStyle w:val="HTMLCode"/>
          <w:rFonts w:ascii="Times New Roman" w:hAnsi="Times New Roman" w:cs="Times New Roman"/>
          <w:shd w:val="clear" w:color="auto" w:fill="F7F7F8"/>
        </w:rPr>
        <w:t>MediaPlayer</w:t>
      </w:r>
      <w:r w:rsidRPr="00D31D28">
        <w:rPr>
          <w:rStyle w:val="apple-converted-space"/>
          <w:spacing w:val="-1"/>
          <w:sz w:val="20"/>
          <w:szCs w:val="20"/>
        </w:rPr>
        <w:t> </w:t>
      </w:r>
      <w:r w:rsidRPr="00D31D28">
        <w:rPr>
          <w:spacing w:val="-1"/>
          <w:sz w:val="20"/>
          <w:szCs w:val="20"/>
          <w:highlight w:val="yellow"/>
        </w:rPr>
        <w:t>class</w:t>
      </w:r>
      <w:r w:rsidRPr="00D31D28">
        <w:rPr>
          <w:spacing w:val="-1"/>
          <w:sz w:val="20"/>
          <w:szCs w:val="20"/>
        </w:rPr>
        <w:t>.</w:t>
      </w:r>
      <w:r>
        <w:rPr>
          <w:spacing w:val="-1"/>
          <w:sz w:val="20"/>
          <w:szCs w:val="20"/>
        </w:rPr>
        <w:t xml:space="preserve"> </w:t>
      </w:r>
      <w:r w:rsidRPr="00D31D28">
        <w:rPr>
          <w:rStyle w:val="HTMLCode"/>
          <w:rFonts w:ascii="Times New Roman" w:hAnsi="Times New Roman" w:cs="Times New Roman"/>
          <w:b/>
          <w:shd w:val="clear" w:color="auto" w:fill="F7F7F8"/>
        </w:rPr>
        <w:t>SoundPoo</w:t>
      </w:r>
      <w:r w:rsidRPr="00D31D28">
        <w:rPr>
          <w:rStyle w:val="HTMLCode"/>
          <w:rFonts w:ascii="Times New Roman" w:hAnsi="Times New Roman" w:cs="Times New Roman"/>
          <w:shd w:val="clear" w:color="auto" w:fill="F7F7F8"/>
        </w:rPr>
        <w:t>l</w:t>
      </w:r>
      <w:r w:rsidRPr="00D31D28">
        <w:rPr>
          <w:rStyle w:val="apple-converted-space"/>
          <w:spacing w:val="-1"/>
          <w:sz w:val="20"/>
          <w:szCs w:val="20"/>
        </w:rPr>
        <w:t> </w:t>
      </w:r>
      <w:r w:rsidRPr="00D31D28">
        <w:rPr>
          <w:spacing w:val="-1"/>
          <w:sz w:val="20"/>
          <w:szCs w:val="20"/>
        </w:rPr>
        <w:t>can be used for small audio clips. It can repeat sounds and play several sounds simultaneously. The sound files played with</w:t>
      </w:r>
      <w:r w:rsidRPr="00D31D28">
        <w:rPr>
          <w:rStyle w:val="apple-converted-space"/>
          <w:spacing w:val="-1"/>
          <w:sz w:val="20"/>
          <w:szCs w:val="20"/>
        </w:rPr>
        <w:t> </w:t>
      </w:r>
      <w:r w:rsidRPr="00D31D28">
        <w:rPr>
          <w:rStyle w:val="HTMLCode"/>
          <w:rFonts w:ascii="Times New Roman" w:hAnsi="Times New Roman" w:cs="Times New Roman"/>
          <w:shd w:val="clear" w:color="auto" w:fill="F7F7F8"/>
        </w:rPr>
        <w:t xml:space="preserve">SoundPool </w:t>
      </w:r>
      <w:r w:rsidRPr="00D31D28">
        <w:rPr>
          <w:spacing w:val="-1"/>
          <w:sz w:val="20"/>
          <w:szCs w:val="20"/>
          <w:highlight w:val="yellow"/>
        </w:rPr>
        <w:t>should not exceed 1 MB</w:t>
      </w:r>
      <w:r w:rsidRPr="00D31D28">
        <w:rPr>
          <w:spacing w:val="-1"/>
          <w:sz w:val="20"/>
          <w:szCs w:val="20"/>
        </w:rPr>
        <w:t xml:space="preserve">. </w:t>
      </w:r>
      <w:r w:rsidRPr="00D31D28">
        <w:rPr>
          <w:rStyle w:val="HTMLCode"/>
          <w:rFonts w:ascii="Times New Roman" w:hAnsi="Times New Roman" w:cs="Times New Roman"/>
          <w:shd w:val="clear" w:color="auto" w:fill="F7F7F8"/>
        </w:rPr>
        <w:t>SoundPool</w:t>
      </w:r>
      <w:r w:rsidRPr="00D31D28">
        <w:rPr>
          <w:rStyle w:val="apple-converted-space"/>
          <w:spacing w:val="-1"/>
          <w:sz w:val="20"/>
          <w:szCs w:val="20"/>
        </w:rPr>
        <w:t> </w:t>
      </w:r>
      <w:r w:rsidRPr="00D31D28">
        <w:rPr>
          <w:spacing w:val="-1"/>
          <w:sz w:val="20"/>
          <w:szCs w:val="20"/>
        </w:rPr>
        <w:t>does load the file asynchronously. As of Android API8 it is possible to check if the loading is complete via a</w:t>
      </w:r>
      <w:r w:rsidRPr="00D31D28">
        <w:rPr>
          <w:rStyle w:val="apple-converted-space"/>
          <w:spacing w:val="-1"/>
          <w:sz w:val="20"/>
          <w:szCs w:val="20"/>
        </w:rPr>
        <w:t> </w:t>
      </w:r>
      <w:r w:rsidRPr="00D31D28">
        <w:rPr>
          <w:rStyle w:val="HTMLCode"/>
          <w:rFonts w:ascii="Times New Roman" w:hAnsi="Times New Roman" w:cs="Times New Roman"/>
          <w:shd w:val="clear" w:color="auto" w:fill="F7F7F8"/>
        </w:rPr>
        <w:t>OnLoadCompleteListener</w:t>
      </w:r>
      <w:r w:rsidRPr="00D31D28">
        <w:rPr>
          <w:spacing w:val="-1"/>
          <w:sz w:val="20"/>
          <w:szCs w:val="20"/>
        </w:rPr>
        <w:t>.</w:t>
      </w:r>
    </w:p>
    <w:p w:rsidR="00D31D28" w:rsidRPr="00D31D28" w:rsidRDefault="00D31D28" w:rsidP="00D31D28">
      <w:pPr>
        <w:pStyle w:val="NormalWeb"/>
        <w:shd w:val="clear" w:color="auto" w:fill="FFFFFF"/>
        <w:spacing w:before="0" w:beforeAutospacing="0" w:after="0" w:afterAutospacing="0"/>
        <w:rPr>
          <w:spacing w:val="-1"/>
          <w:sz w:val="20"/>
          <w:szCs w:val="20"/>
        </w:rPr>
      </w:pPr>
    </w:p>
    <w:p w:rsidR="00D31D28" w:rsidRDefault="00D31D28" w:rsidP="00D31D28">
      <w:pPr>
        <w:pStyle w:val="NormalWeb"/>
        <w:shd w:val="clear" w:color="auto" w:fill="FFFFFF"/>
        <w:spacing w:before="0" w:beforeAutospacing="0" w:after="0" w:afterAutospacing="0"/>
        <w:rPr>
          <w:spacing w:val="-1"/>
          <w:sz w:val="20"/>
          <w:szCs w:val="20"/>
        </w:rPr>
      </w:pPr>
      <w:r w:rsidRPr="00D31D28">
        <w:rPr>
          <w:spacing w:val="-1"/>
          <w:sz w:val="20"/>
          <w:szCs w:val="20"/>
        </w:rPr>
        <w:t xml:space="preserve">Android </w:t>
      </w:r>
      <w:r w:rsidRPr="00D31D28">
        <w:rPr>
          <w:spacing w:val="-1"/>
          <w:sz w:val="20"/>
          <w:szCs w:val="20"/>
          <w:highlight w:val="yellow"/>
        </w:rPr>
        <w:t>supports different audio streams for different purposes</w:t>
      </w:r>
      <w:r w:rsidRPr="00D31D28">
        <w:rPr>
          <w:spacing w:val="-1"/>
          <w:sz w:val="20"/>
          <w:szCs w:val="20"/>
        </w:rPr>
        <w:t>. The phone volume button can be configured to control a specific audio stream, e.g. during a call the volume button allow increase / decrease the caller volume. To set the button to control the sound media stream set the audio type in your application.</w:t>
      </w:r>
    </w:p>
    <w:p w:rsidR="00D31D28" w:rsidRPr="00D31D28" w:rsidRDefault="00D31D28" w:rsidP="00D31D28">
      <w:pPr>
        <w:pStyle w:val="NormalWeb"/>
        <w:shd w:val="clear" w:color="auto" w:fill="FFFFFF"/>
        <w:spacing w:before="0" w:beforeAutospacing="0" w:after="0" w:afterAutospacing="0"/>
        <w:rPr>
          <w:spacing w:val="-1"/>
          <w:sz w:val="20"/>
          <w:szCs w:val="20"/>
        </w:rPr>
      </w:pPr>
    </w:p>
    <w:p w:rsid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context.setVolumeControlStream(AudioManager.STREAM_MUSIC);</w:t>
      </w:r>
    </w:p>
    <w:p w:rsidR="00D31D28" w:rsidRPr="00D31D28" w:rsidRDefault="00D31D28" w:rsidP="00D31D28">
      <w:pPr>
        <w:pStyle w:val="HTMLPreformatted"/>
        <w:shd w:val="clear" w:color="auto" w:fill="F7F7F8"/>
        <w:rPr>
          <w:rFonts w:ascii="Times New Roman" w:hAnsi="Times New Roman" w:cs="Times New Roman"/>
        </w:rPr>
      </w:pPr>
    </w:p>
    <w:p w:rsidR="00D31D28" w:rsidRDefault="00D31D28" w:rsidP="00D31D28">
      <w:pPr>
        <w:pStyle w:val="NormalWeb"/>
        <w:shd w:val="clear" w:color="auto" w:fill="FFFFFF"/>
        <w:spacing w:before="0" w:beforeAutospacing="0" w:after="0" w:afterAutospacing="0"/>
        <w:rPr>
          <w:spacing w:val="-1"/>
          <w:sz w:val="20"/>
          <w:szCs w:val="20"/>
        </w:rPr>
      </w:pPr>
      <w:r w:rsidRPr="00D31D28">
        <w:rPr>
          <w:rStyle w:val="HTMLCode"/>
          <w:rFonts w:ascii="Times New Roman" w:hAnsi="Times New Roman" w:cs="Times New Roman"/>
          <w:b/>
          <w:shd w:val="clear" w:color="auto" w:fill="F7F7F8"/>
        </w:rPr>
        <w:t>MediaPlayer</w:t>
      </w:r>
      <w:r w:rsidRPr="00D31D28">
        <w:rPr>
          <w:rStyle w:val="apple-converted-space"/>
          <w:spacing w:val="-1"/>
          <w:sz w:val="20"/>
          <w:szCs w:val="20"/>
        </w:rPr>
        <w:t> </w:t>
      </w:r>
      <w:r w:rsidRPr="00D31D28">
        <w:rPr>
          <w:spacing w:val="-1"/>
          <w:sz w:val="20"/>
          <w:szCs w:val="20"/>
        </w:rPr>
        <w:t>is better suited for longer music and movies.</w:t>
      </w:r>
    </w:p>
    <w:p w:rsidR="00D31D28" w:rsidRPr="00D31D28" w:rsidRDefault="00D31D28" w:rsidP="00D31D28">
      <w:pPr>
        <w:pStyle w:val="NormalWeb"/>
        <w:shd w:val="clear" w:color="auto" w:fill="FFFFFF"/>
        <w:spacing w:before="0" w:beforeAutospacing="0" w:after="0" w:afterAutospacing="0"/>
        <w:rPr>
          <w:spacing w:val="-1"/>
          <w:sz w:val="20"/>
          <w:szCs w:val="20"/>
        </w:rPr>
      </w:pPr>
    </w:p>
    <w:p w:rsidR="00D31D28" w:rsidRPr="00D31D28" w:rsidRDefault="00EA43E9" w:rsidP="00D31D28">
      <w:pPr>
        <w:pStyle w:val="Heading3"/>
        <w:shd w:val="clear" w:color="auto" w:fill="FFFFFF"/>
        <w:spacing w:before="0" w:line="240" w:lineRule="auto"/>
        <w:rPr>
          <w:rFonts w:ascii="Times New Roman" w:hAnsi="Times New Roman" w:cs="Times New Roman"/>
          <w:b w:val="0"/>
          <w:bCs w:val="0"/>
          <w:color w:val="BA3925"/>
          <w:sz w:val="20"/>
          <w:szCs w:val="20"/>
        </w:rPr>
      </w:pPr>
      <w:hyperlink r:id="rId383" w:anchor="mediarecorder" w:history="1">
        <w:r w:rsidR="00D31D28" w:rsidRPr="00D31D28">
          <w:rPr>
            <w:rStyle w:val="Hyperlink"/>
            <w:rFonts w:ascii="Times New Roman" w:hAnsi="Times New Roman" w:cs="Times New Roman"/>
            <w:color w:val="28373C"/>
            <w:sz w:val="20"/>
            <w:szCs w:val="20"/>
          </w:rPr>
          <w:t>MediaRecorder</w:t>
        </w:r>
      </w:hyperlink>
    </w:p>
    <w:p w:rsidR="00D31D28" w:rsidRDefault="00D31D28" w:rsidP="00D31D28">
      <w:pPr>
        <w:pStyle w:val="NormalWeb"/>
        <w:shd w:val="clear" w:color="auto" w:fill="FFFFFF"/>
        <w:spacing w:before="0" w:beforeAutospacing="0" w:after="0" w:afterAutospacing="0"/>
        <w:rPr>
          <w:spacing w:val="-1"/>
          <w:sz w:val="20"/>
          <w:szCs w:val="20"/>
        </w:rPr>
      </w:pPr>
      <w:r w:rsidRPr="00D31D28">
        <w:rPr>
          <w:spacing w:val="-1"/>
          <w:sz w:val="20"/>
          <w:szCs w:val="20"/>
        </w:rPr>
        <w:t>The</w:t>
      </w:r>
      <w:r w:rsidRPr="00D31D28">
        <w:rPr>
          <w:rStyle w:val="apple-converted-space"/>
          <w:spacing w:val="-1"/>
          <w:sz w:val="20"/>
          <w:szCs w:val="20"/>
        </w:rPr>
        <w:t> </w:t>
      </w:r>
      <w:r w:rsidRPr="00D31D28">
        <w:rPr>
          <w:rStyle w:val="HTMLCode"/>
          <w:rFonts w:ascii="Times New Roman" w:hAnsi="Times New Roman" w:cs="Times New Roman"/>
          <w:shd w:val="clear" w:color="auto" w:fill="F7F7F8"/>
        </w:rPr>
        <w:t>android.media.MediaRecorder</w:t>
      </w:r>
      <w:r w:rsidRPr="00D31D28">
        <w:rPr>
          <w:rStyle w:val="apple-converted-space"/>
          <w:spacing w:val="-1"/>
          <w:sz w:val="20"/>
          <w:szCs w:val="20"/>
        </w:rPr>
        <w:t> </w:t>
      </w:r>
      <w:r w:rsidRPr="00D31D28">
        <w:rPr>
          <w:spacing w:val="-1"/>
          <w:sz w:val="20"/>
          <w:szCs w:val="20"/>
        </w:rPr>
        <w:t>class can be used to record audio and video. To use</w:t>
      </w:r>
      <w:r w:rsidRPr="00D31D28">
        <w:rPr>
          <w:rStyle w:val="apple-converted-space"/>
          <w:spacing w:val="-1"/>
          <w:sz w:val="20"/>
          <w:szCs w:val="20"/>
        </w:rPr>
        <w:t> </w:t>
      </w:r>
      <w:r w:rsidRPr="00D31D28">
        <w:rPr>
          <w:rStyle w:val="HTMLCode"/>
          <w:rFonts w:ascii="Times New Roman" w:hAnsi="Times New Roman" w:cs="Times New Roman"/>
          <w:shd w:val="clear" w:color="auto" w:fill="F7F7F8"/>
        </w:rPr>
        <w:t>MediaRecorder</w:t>
      </w:r>
      <w:r w:rsidRPr="00D31D28">
        <w:rPr>
          <w:rStyle w:val="apple-converted-space"/>
          <w:spacing w:val="-1"/>
          <w:sz w:val="20"/>
          <w:szCs w:val="20"/>
        </w:rPr>
        <w:t> </w:t>
      </w:r>
      <w:r w:rsidRPr="00D31D28">
        <w:rPr>
          <w:spacing w:val="-1"/>
          <w:sz w:val="20"/>
          <w:szCs w:val="20"/>
        </w:rPr>
        <w:t>you need to set the source device and the format.</w:t>
      </w:r>
    </w:p>
    <w:p w:rsidR="00D31D28" w:rsidRPr="00D31D28" w:rsidRDefault="00D31D28" w:rsidP="00D31D28">
      <w:pPr>
        <w:pStyle w:val="NormalWeb"/>
        <w:shd w:val="clear" w:color="auto" w:fill="FFFFFF"/>
        <w:spacing w:before="0" w:beforeAutospacing="0" w:after="0" w:afterAutospacing="0"/>
        <w:rPr>
          <w:spacing w:val="-1"/>
          <w:sz w:val="20"/>
          <w:szCs w:val="20"/>
        </w:rPr>
      </w:pPr>
    </w:p>
    <w:p w:rsidR="00D31D28" w:rsidRPr="00D31D28" w:rsidRDefault="00EA43E9" w:rsidP="00D31D28">
      <w:pPr>
        <w:pStyle w:val="Heading3"/>
        <w:shd w:val="clear" w:color="auto" w:fill="FFFFFF"/>
        <w:spacing w:before="0" w:line="240" w:lineRule="auto"/>
        <w:rPr>
          <w:rFonts w:ascii="Times New Roman" w:hAnsi="Times New Roman" w:cs="Times New Roman"/>
          <w:b w:val="0"/>
          <w:bCs w:val="0"/>
          <w:color w:val="BA3925"/>
          <w:sz w:val="20"/>
          <w:szCs w:val="20"/>
        </w:rPr>
      </w:pPr>
      <w:hyperlink r:id="rId384" w:anchor="adding-to-the-media-library" w:history="1">
        <w:r w:rsidR="00D31D28" w:rsidRPr="00D31D28">
          <w:rPr>
            <w:rStyle w:val="Hyperlink"/>
            <w:rFonts w:ascii="Times New Roman" w:hAnsi="Times New Roman" w:cs="Times New Roman"/>
            <w:color w:val="28373C"/>
            <w:sz w:val="20"/>
            <w:szCs w:val="20"/>
          </w:rPr>
          <w:t>Adding to the Media library</w:t>
        </w:r>
      </w:hyperlink>
    </w:p>
    <w:p w:rsidR="00D31D28" w:rsidRPr="00D31D28" w:rsidRDefault="00D31D28" w:rsidP="00D31D28">
      <w:pPr>
        <w:pStyle w:val="NormalWeb"/>
        <w:shd w:val="clear" w:color="auto" w:fill="FFFFFF"/>
        <w:spacing w:before="0" w:beforeAutospacing="0" w:after="0" w:afterAutospacing="0"/>
        <w:rPr>
          <w:spacing w:val="-1"/>
          <w:sz w:val="20"/>
          <w:szCs w:val="20"/>
        </w:rPr>
      </w:pPr>
      <w:r w:rsidRPr="00D31D28">
        <w:rPr>
          <w:spacing w:val="-1"/>
          <w:sz w:val="20"/>
          <w:szCs w:val="20"/>
        </w:rPr>
        <w:t>You can add new Media to the Android media library. Via an</w:t>
      </w:r>
      <w:r w:rsidRPr="00D31D28">
        <w:rPr>
          <w:rStyle w:val="apple-converted-space"/>
          <w:spacing w:val="-1"/>
          <w:sz w:val="20"/>
          <w:szCs w:val="20"/>
        </w:rPr>
        <w:t> </w:t>
      </w:r>
      <w:r w:rsidRPr="00D31D28">
        <w:rPr>
          <w:rStyle w:val="HTMLCode"/>
          <w:rFonts w:ascii="Times New Roman" w:hAnsi="Times New Roman" w:cs="Times New Roman"/>
          <w:shd w:val="clear" w:color="auto" w:fill="F7F7F8"/>
        </w:rPr>
        <w:t>Intent</w:t>
      </w:r>
      <w:r w:rsidRPr="00D31D28">
        <w:rPr>
          <w:rStyle w:val="apple-converted-space"/>
          <w:spacing w:val="-1"/>
          <w:sz w:val="20"/>
          <w:szCs w:val="20"/>
        </w:rPr>
        <w:t> </w:t>
      </w:r>
      <w:r w:rsidRPr="00D31D28">
        <w:rPr>
          <w:spacing w:val="-1"/>
          <w:sz w:val="20"/>
          <w:szCs w:val="20"/>
        </w:rPr>
        <w:t>you can tell the media application on the device that new content is available. The following demonstrates that.</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comment"/>
          <w:rFonts w:ascii="Times New Roman" w:hAnsi="Times New Roman" w:cs="Times New Roman"/>
          <w:i/>
          <w:iCs/>
          <w:color w:val="999988"/>
        </w:rPr>
        <w:t>// add new file to your media library</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 xml:space="preserve">ContentValues values = </w:t>
      </w:r>
      <w:r w:rsidRPr="00D31D28">
        <w:rPr>
          <w:rStyle w:val="keyword"/>
          <w:rFonts w:ascii="Times New Roman" w:hAnsi="Times New Roman" w:cs="Times New Roman"/>
          <w:b/>
          <w:bCs/>
          <w:color w:val="000000"/>
        </w:rPr>
        <w:t>new</w:t>
      </w:r>
      <w:r w:rsidRPr="00D31D28">
        <w:rPr>
          <w:rStyle w:val="HTMLCode"/>
          <w:rFonts w:ascii="Times New Roman" w:hAnsi="Times New Roman" w:cs="Times New Roman"/>
        </w:rPr>
        <w:t xml:space="preserve"> ContentValues(</w:t>
      </w:r>
      <w:r w:rsidRPr="00D31D28">
        <w:rPr>
          <w:rStyle w:val="integer"/>
          <w:rFonts w:ascii="Times New Roman" w:hAnsi="Times New Roman" w:cs="Times New Roman"/>
          <w:color w:val="009999"/>
        </w:rPr>
        <w:t>4</w:t>
      </w:r>
      <w:r w:rsidRPr="00D31D28">
        <w:rPr>
          <w:rStyle w:val="HTMLCode"/>
          <w:rFonts w:ascii="Times New Roman" w:hAnsi="Times New Roman" w:cs="Times New Roman"/>
        </w:rPr>
        <w:t>);</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type"/>
          <w:rFonts w:ascii="Times New Roman" w:hAnsi="Times New Roman" w:cs="Times New Roman"/>
          <w:b/>
          <w:bCs/>
        </w:rPr>
        <w:t>long</w:t>
      </w:r>
      <w:r w:rsidRPr="00D31D28">
        <w:rPr>
          <w:rStyle w:val="HTMLCode"/>
          <w:rFonts w:ascii="Times New Roman" w:hAnsi="Times New Roman" w:cs="Times New Roman"/>
        </w:rPr>
        <w:t xml:space="preserve"> current = </w:t>
      </w:r>
      <w:r w:rsidRPr="00D31D28">
        <w:rPr>
          <w:rStyle w:val="predefined-type"/>
          <w:rFonts w:ascii="Times New Roman" w:hAnsi="Times New Roman" w:cs="Times New Roman"/>
        </w:rPr>
        <w:t>System</w:t>
      </w:r>
      <w:r w:rsidRPr="00D31D28">
        <w:rPr>
          <w:rStyle w:val="HTMLCode"/>
          <w:rFonts w:ascii="Times New Roman" w:hAnsi="Times New Roman" w:cs="Times New Roman"/>
        </w:rPr>
        <w:t>.currentTimeMillis();</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 xml:space="preserve">values.put(MediaStore.Audio.Media.TITLE, </w:t>
      </w:r>
      <w:r w:rsidRPr="00D31D28">
        <w:rPr>
          <w:rStyle w:val="delimiter"/>
          <w:rFonts w:ascii="Times New Roman" w:hAnsi="Times New Roman" w:cs="Times New Roman"/>
          <w:color w:val="DD1144"/>
        </w:rPr>
        <w:t>"</w:t>
      </w:r>
      <w:r w:rsidRPr="00D31D28">
        <w:rPr>
          <w:rStyle w:val="content"/>
          <w:rFonts w:ascii="Times New Roman" w:hAnsi="Times New Roman" w:cs="Times New Roman"/>
          <w:color w:val="DD1144"/>
        </w:rPr>
        <w:t>audio</w:t>
      </w:r>
      <w:r w:rsidRPr="00D31D28">
        <w:rPr>
          <w:rStyle w:val="delimiter"/>
          <w:rFonts w:ascii="Times New Roman" w:hAnsi="Times New Roman" w:cs="Times New Roman"/>
          <w:color w:val="DD1144"/>
        </w:rPr>
        <w:t>"</w:t>
      </w:r>
      <w:r w:rsidRPr="00D31D28">
        <w:rPr>
          <w:rStyle w:val="HTMLCode"/>
          <w:rFonts w:ascii="Times New Roman" w:hAnsi="Times New Roman" w:cs="Times New Roman"/>
        </w:rPr>
        <w:t xml:space="preserve"> + audiofile.getName());</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values.put(MediaStore.Audio.Media.DATE_ADDED, (</w:t>
      </w:r>
      <w:r w:rsidRPr="00D31D28">
        <w:rPr>
          <w:rStyle w:val="type"/>
          <w:rFonts w:ascii="Times New Roman" w:hAnsi="Times New Roman" w:cs="Times New Roman"/>
          <w:b/>
          <w:bCs/>
        </w:rPr>
        <w:t>int</w:t>
      </w:r>
      <w:r w:rsidRPr="00D31D28">
        <w:rPr>
          <w:rStyle w:val="HTMLCode"/>
          <w:rFonts w:ascii="Times New Roman" w:hAnsi="Times New Roman" w:cs="Times New Roman"/>
        </w:rPr>
        <w:t xml:space="preserve">) (current / </w:t>
      </w:r>
      <w:r w:rsidRPr="00D31D28">
        <w:rPr>
          <w:rStyle w:val="integer"/>
          <w:rFonts w:ascii="Times New Roman" w:hAnsi="Times New Roman" w:cs="Times New Roman"/>
          <w:color w:val="009999"/>
        </w:rPr>
        <w:t>1000</w:t>
      </w:r>
      <w:r w:rsidRPr="00D31D28">
        <w:rPr>
          <w:rStyle w:val="HTMLCode"/>
          <w:rFonts w:ascii="Times New Roman" w:hAnsi="Times New Roman" w:cs="Times New Roman"/>
        </w:rPr>
        <w:t>));</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 xml:space="preserve">values.put(MediaStore.Audio.Media.MIME_TYPE, </w:t>
      </w:r>
      <w:r w:rsidRPr="00D31D28">
        <w:rPr>
          <w:rStyle w:val="delimiter"/>
          <w:rFonts w:ascii="Times New Roman" w:hAnsi="Times New Roman" w:cs="Times New Roman"/>
          <w:color w:val="DD1144"/>
        </w:rPr>
        <w:t>"</w:t>
      </w:r>
      <w:r w:rsidRPr="00D31D28">
        <w:rPr>
          <w:rStyle w:val="content"/>
          <w:rFonts w:ascii="Times New Roman" w:hAnsi="Times New Roman" w:cs="Times New Roman"/>
          <w:color w:val="DD1144"/>
        </w:rPr>
        <w:t>audio/3gpp</w:t>
      </w:r>
      <w:r w:rsidRPr="00D31D28">
        <w:rPr>
          <w:rStyle w:val="delimiter"/>
          <w:rFonts w:ascii="Times New Roman" w:hAnsi="Times New Roman" w:cs="Times New Roman"/>
          <w:color w:val="DD1144"/>
        </w:rPr>
        <w:t>"</w:t>
      </w:r>
      <w:r w:rsidRPr="00D31D28">
        <w:rPr>
          <w:rStyle w:val="HTMLCode"/>
          <w:rFonts w:ascii="Times New Roman" w:hAnsi="Times New Roman" w:cs="Times New Roman"/>
        </w:rPr>
        <w:t>);</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values.put(MediaStore.Audio.Media.DATA, audiofile.getAbsolutePath());</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ContentResolver contentResolver = getContentResolver();</w:t>
      </w:r>
    </w:p>
    <w:p w:rsidR="00D31D28" w:rsidRPr="00D31D28" w:rsidRDefault="00D31D28" w:rsidP="00D31D28">
      <w:pPr>
        <w:pStyle w:val="HTMLPreformatted"/>
        <w:shd w:val="clear" w:color="auto" w:fill="F7F7F8"/>
        <w:rPr>
          <w:rStyle w:val="HTMLCode"/>
          <w:rFonts w:ascii="Times New Roman" w:hAnsi="Times New Roman" w:cs="Times New Roman"/>
        </w:rPr>
      </w:pP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Uri base = MediaStore.Audio.Media.EXTERNAL_CONTENT_URI;</w:t>
      </w: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HTMLCode"/>
          <w:rFonts w:ascii="Times New Roman" w:hAnsi="Times New Roman" w:cs="Times New Roman"/>
        </w:rPr>
        <w:t>Uri newUri = contentResolver.insert(base, values);</w:t>
      </w:r>
    </w:p>
    <w:p w:rsidR="00D31D28" w:rsidRPr="00D31D28" w:rsidRDefault="00D31D28" w:rsidP="00D31D28">
      <w:pPr>
        <w:pStyle w:val="HTMLPreformatted"/>
        <w:shd w:val="clear" w:color="auto" w:fill="F7F7F8"/>
        <w:rPr>
          <w:rStyle w:val="HTMLCode"/>
          <w:rFonts w:ascii="Times New Roman" w:hAnsi="Times New Roman" w:cs="Times New Roman"/>
        </w:rPr>
      </w:pPr>
    </w:p>
    <w:p w:rsidR="00D31D28" w:rsidRPr="00D31D28" w:rsidRDefault="00D31D28" w:rsidP="00D31D28">
      <w:pPr>
        <w:pStyle w:val="HTMLPreformatted"/>
        <w:shd w:val="clear" w:color="auto" w:fill="F7F7F8"/>
        <w:rPr>
          <w:rStyle w:val="HTMLCode"/>
          <w:rFonts w:ascii="Times New Roman" w:hAnsi="Times New Roman" w:cs="Times New Roman"/>
        </w:rPr>
      </w:pPr>
      <w:r w:rsidRPr="00D31D28">
        <w:rPr>
          <w:rStyle w:val="comment"/>
          <w:rFonts w:ascii="Times New Roman" w:hAnsi="Times New Roman" w:cs="Times New Roman"/>
          <w:i/>
          <w:iCs/>
          <w:color w:val="999988"/>
        </w:rPr>
        <w:t>// Notifiy the media application on the device</w:t>
      </w:r>
    </w:p>
    <w:p w:rsidR="00D31D28" w:rsidRPr="00D31D28" w:rsidRDefault="00D31D28" w:rsidP="00D31D28">
      <w:pPr>
        <w:pStyle w:val="HTMLPreformatted"/>
        <w:shd w:val="clear" w:color="auto" w:fill="F7F7F8"/>
        <w:rPr>
          <w:rFonts w:ascii="Times New Roman" w:hAnsi="Times New Roman" w:cs="Times New Roman"/>
        </w:rPr>
      </w:pPr>
      <w:r w:rsidRPr="00D31D28">
        <w:rPr>
          <w:rStyle w:val="HTMLCode"/>
          <w:rFonts w:ascii="Times New Roman" w:hAnsi="Times New Roman" w:cs="Times New Roman"/>
        </w:rPr>
        <w:t>sendBroadcast(</w:t>
      </w:r>
      <w:r w:rsidRPr="00D31D28">
        <w:rPr>
          <w:rStyle w:val="keyword"/>
          <w:rFonts w:ascii="Times New Roman" w:hAnsi="Times New Roman" w:cs="Times New Roman"/>
          <w:b/>
          <w:bCs/>
          <w:color w:val="000000"/>
        </w:rPr>
        <w:t>new</w:t>
      </w:r>
      <w:r w:rsidRPr="00D31D28">
        <w:rPr>
          <w:rStyle w:val="HTMLCode"/>
          <w:rFonts w:ascii="Times New Roman" w:hAnsi="Times New Roman" w:cs="Times New Roman"/>
        </w:rPr>
        <w:t xml:space="preserve"> Intent(Intent.ACTION_MEDIA_SCANNER_SCAN_FILE, newUri));</w:t>
      </w:r>
    </w:p>
    <w:p w:rsidR="00D31D28" w:rsidRPr="00D31D28" w:rsidRDefault="00D31D28" w:rsidP="00D31D28">
      <w:pPr>
        <w:spacing w:after="0" w:line="240" w:lineRule="auto"/>
        <w:rPr>
          <w:rFonts w:ascii="Times New Roman" w:hAnsi="Times New Roman" w:cs="Times New Roman"/>
          <w:sz w:val="20"/>
          <w:szCs w:val="20"/>
          <w:lang w:eastAsia="en-IN"/>
        </w:rPr>
      </w:pPr>
    </w:p>
    <w:p w:rsidR="00D31D28" w:rsidRPr="00D31D28" w:rsidRDefault="00EA43E9" w:rsidP="00D31D28">
      <w:pPr>
        <w:pStyle w:val="Heading3"/>
        <w:shd w:val="clear" w:color="auto" w:fill="FFFFFF"/>
        <w:spacing w:before="0" w:line="240" w:lineRule="auto"/>
        <w:rPr>
          <w:rFonts w:ascii="Times New Roman" w:hAnsi="Times New Roman" w:cs="Times New Roman"/>
          <w:b w:val="0"/>
          <w:bCs w:val="0"/>
          <w:color w:val="BA3925"/>
          <w:sz w:val="20"/>
          <w:szCs w:val="20"/>
        </w:rPr>
      </w:pPr>
      <w:hyperlink r:id="rId385" w:anchor="supported-formats" w:history="1">
        <w:r w:rsidR="00D31D28" w:rsidRPr="00D31D28">
          <w:rPr>
            <w:rStyle w:val="Hyperlink"/>
            <w:rFonts w:ascii="Times New Roman" w:hAnsi="Times New Roman" w:cs="Times New Roman"/>
            <w:color w:val="28373C"/>
            <w:sz w:val="20"/>
            <w:szCs w:val="20"/>
          </w:rPr>
          <w:t>Supported formats</w:t>
        </w:r>
      </w:hyperlink>
    </w:p>
    <w:p w:rsidR="00D31D28" w:rsidRDefault="00D31D28" w:rsidP="00D31D28">
      <w:pPr>
        <w:pStyle w:val="NormalWeb"/>
        <w:shd w:val="clear" w:color="auto" w:fill="FFFFFF"/>
        <w:spacing w:before="0" w:beforeAutospacing="0" w:after="0" w:afterAutospacing="0"/>
        <w:rPr>
          <w:rFonts w:ascii="inherit" w:hAnsi="inherit"/>
          <w:spacing w:val="-1"/>
          <w:sz w:val="26"/>
          <w:szCs w:val="26"/>
        </w:rPr>
      </w:pPr>
      <w:r w:rsidRPr="00D31D28">
        <w:rPr>
          <w:spacing w:val="-1"/>
          <w:sz w:val="20"/>
          <w:szCs w:val="20"/>
        </w:rPr>
        <w:t>Android supports a variaty of formats. See</w:t>
      </w:r>
      <w:hyperlink r:id="rId386" w:history="1">
        <w:r w:rsidRPr="00D31D28">
          <w:rPr>
            <w:rStyle w:val="Hyperlink"/>
            <w:rFonts w:eastAsiaTheme="majorEastAsia"/>
            <w:color w:val="2156A5"/>
            <w:spacing w:val="-1"/>
            <w:sz w:val="20"/>
            <w:szCs w:val="20"/>
          </w:rPr>
          <w:t>http://developer.android.com/guide/appendix/media-formats.html</w:t>
        </w:r>
      </w:hyperlink>
      <w:r w:rsidRPr="00D31D28">
        <w:rPr>
          <w:rStyle w:val="apple-converted-space"/>
          <w:spacing w:val="-1"/>
          <w:sz w:val="20"/>
          <w:szCs w:val="20"/>
        </w:rPr>
        <w:t> </w:t>
      </w:r>
      <w:r w:rsidRPr="00D31D28">
        <w:rPr>
          <w:spacing w:val="-1"/>
          <w:sz w:val="20"/>
          <w:szCs w:val="20"/>
        </w:rPr>
        <w:t>- Supported Media Formats in the Android Developer Guide</w:t>
      </w:r>
      <w:r>
        <w:rPr>
          <w:rFonts w:ascii="inherit" w:hAnsi="inherit"/>
          <w:spacing w:val="-1"/>
          <w:sz w:val="26"/>
          <w:szCs w:val="26"/>
        </w:rPr>
        <w:t>.</w:t>
      </w: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82528D">
      <w:pPr>
        <w:pStyle w:val="NormalWeb"/>
        <w:spacing w:before="0" w:beforeAutospacing="0" w:after="0" w:afterAutospacing="0"/>
        <w:textAlignment w:val="baseline"/>
        <w:rPr>
          <w:color w:val="000000"/>
          <w:sz w:val="20"/>
          <w:szCs w:val="20"/>
        </w:rPr>
      </w:pPr>
    </w:p>
    <w:p w:rsidR="00D31D28" w:rsidRDefault="00D31D28" w:rsidP="00D31D28">
      <w:pPr>
        <w:pStyle w:val="Heading1"/>
        <w:shd w:val="clear" w:color="auto" w:fill="FFFFFF"/>
        <w:spacing w:before="0" w:beforeAutospacing="0" w:after="0" w:afterAutospacing="0"/>
        <w:rPr>
          <w:color w:val="242729"/>
          <w:sz w:val="20"/>
          <w:szCs w:val="20"/>
          <w:u w:val="single"/>
        </w:rPr>
      </w:pPr>
      <w:r w:rsidRPr="00D31D28">
        <w:rPr>
          <w:color w:val="242729"/>
          <w:sz w:val="20"/>
          <w:szCs w:val="20"/>
          <w:u w:val="single"/>
        </w:rPr>
        <w:t xml:space="preserve">How to </w:t>
      </w:r>
      <w:hyperlink r:id="rId387" w:history="1">
        <w:r w:rsidRPr="00D31D28">
          <w:rPr>
            <w:rStyle w:val="Hyperlink"/>
            <w:rFonts w:eastAsiaTheme="majorEastAsia"/>
            <w:bCs w:val="0"/>
            <w:color w:val="242729"/>
            <w:sz w:val="20"/>
            <w:szCs w:val="20"/>
            <w:bdr w:val="none" w:sz="0" w:space="0" w:color="auto" w:frame="1"/>
          </w:rPr>
          <w:t>List of albums from MediaStore to adapter/listview</w:t>
        </w:r>
      </w:hyperlink>
    </w:p>
    <w:p w:rsidR="00D31D28" w:rsidRDefault="00D31D28" w:rsidP="00D31D28">
      <w:pPr>
        <w:pStyle w:val="Heading1"/>
        <w:shd w:val="clear" w:color="auto" w:fill="FFFFFF"/>
        <w:spacing w:before="0" w:beforeAutospacing="0" w:after="0" w:afterAutospacing="0"/>
        <w:rPr>
          <w:color w:val="242729"/>
          <w:sz w:val="20"/>
          <w:szCs w:val="20"/>
          <w:u w:val="single"/>
        </w:rPr>
      </w:pPr>
    </w:p>
    <w:p w:rsidR="00D31D28" w:rsidRPr="00D31D28" w:rsidRDefault="00D31D28" w:rsidP="00D31D28">
      <w:pPr>
        <w:pStyle w:val="NormalWeb"/>
        <w:shd w:val="clear" w:color="auto" w:fill="FFFFFF"/>
        <w:spacing w:before="0" w:beforeAutospacing="0" w:after="240" w:afterAutospacing="0"/>
        <w:rPr>
          <w:sz w:val="20"/>
          <w:szCs w:val="20"/>
        </w:rPr>
      </w:pPr>
      <w:r w:rsidRPr="00D31D28">
        <w:rPr>
          <w:sz w:val="20"/>
          <w:szCs w:val="20"/>
        </w:rPr>
        <w:t>This gets you all albums:</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kwd"/>
          <w:rFonts w:ascii="Times New Roman" w:hAnsi="Times New Roman" w:cs="Times New Roman"/>
          <w:bdr w:val="none" w:sz="0" w:space="0" w:color="auto" w:frame="1"/>
          <w:shd w:val="clear" w:color="auto" w:fill="EFF0F1"/>
        </w:rPr>
        <w:t>public</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Cursor</w:t>
      </w:r>
      <w:r w:rsidRPr="00D31D28">
        <w:rPr>
          <w:rStyle w:val="pln"/>
          <w:rFonts w:ascii="Times New Roman" w:hAnsi="Times New Roman" w:cs="Times New Roman"/>
          <w:bdr w:val="none" w:sz="0" w:space="0" w:color="auto" w:frame="1"/>
          <w:shd w:val="clear" w:color="auto" w:fill="EFF0F1"/>
        </w:rPr>
        <w:t xml:space="preserve"> getAlbumAlbumcursor</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Context</w:t>
      </w:r>
      <w:r w:rsidRPr="00D31D28">
        <w:rPr>
          <w:rStyle w:val="pln"/>
          <w:rFonts w:ascii="Times New Roman" w:hAnsi="Times New Roman" w:cs="Times New Roman"/>
          <w:bdr w:val="none" w:sz="0" w:space="0" w:color="auto" w:frame="1"/>
          <w:shd w:val="clear" w:color="auto" w:fill="EFF0F1"/>
        </w:rPr>
        <w:t xml:space="preserve"> context</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Cursor</w:t>
      </w:r>
      <w:r w:rsidRPr="00D31D28">
        <w:rPr>
          <w:rStyle w:val="pln"/>
          <w:rFonts w:ascii="Times New Roman" w:hAnsi="Times New Roman" w:cs="Times New Roman"/>
          <w:bdr w:val="none" w:sz="0" w:space="0" w:color="auto" w:frame="1"/>
          <w:shd w:val="clear" w:color="auto" w:fill="EFF0F1"/>
        </w:rPr>
        <w:t xml:space="preserve"> cursor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where</w:t>
      </w:r>
      <w:r w:rsidRPr="00D31D28">
        <w:rPr>
          <w:rStyle w:val="pln"/>
          <w:rFonts w:ascii="Times New Roman" w:hAnsi="Times New Roman" w:cs="Times New Roman"/>
          <w:bdr w:val="none" w:sz="0" w:space="0" w:color="auto" w:frame="1"/>
          <w:shd w:val="clear" w:color="auto" w:fill="EFF0F1"/>
        </w:rPr>
        <w:t xml:space="preserve">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null</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ContentResolver</w:t>
      </w:r>
      <w:r w:rsidRPr="00D31D28">
        <w:rPr>
          <w:rStyle w:val="pln"/>
          <w:rFonts w:ascii="Times New Roman" w:hAnsi="Times New Roman" w:cs="Times New Roman"/>
          <w:bdr w:val="none" w:sz="0" w:space="0" w:color="auto" w:frame="1"/>
          <w:shd w:val="clear" w:color="auto" w:fill="EFF0F1"/>
        </w:rPr>
        <w:t xml:space="preserve"> cr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context</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getContentResolver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Uri</w:t>
      </w:r>
      <w:r w:rsidRPr="00D31D28">
        <w:rPr>
          <w:rStyle w:val="pln"/>
          <w:rFonts w:ascii="Times New Roman" w:hAnsi="Times New Roman" w:cs="Times New Roman"/>
          <w:bdr w:val="none" w:sz="0" w:space="0" w:color="auto" w:frame="1"/>
          <w:shd w:val="clear" w:color="auto" w:fill="EFF0F1"/>
        </w:rPr>
        <w:t xml:space="preserve"> uri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Albums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EXTERNAL_CONTENT_URI</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_id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Albums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_ID</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album_id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Albums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ALBUM_ID</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album_name </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Albums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ALBUM</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artist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Albums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ARTIST</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columns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_id</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album_name</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artist</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cursor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cr</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query</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uri</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columns</w:t>
      </w:r>
      <w:r w:rsidRPr="00D31D28">
        <w:rPr>
          <w:rStyle w:val="pun"/>
          <w:rFonts w:ascii="Times New Roman" w:hAnsi="Times New Roman" w:cs="Times New Roman"/>
          <w:bdr w:val="none" w:sz="0" w:space="0" w:color="auto" w:frame="1"/>
          <w:shd w:val="clear" w:color="auto" w:fill="EFF0F1"/>
        </w:rPr>
        <w:t>,</w:t>
      </w:r>
      <w:r w:rsidRPr="00D31D28">
        <w:rPr>
          <w:rStyle w:val="kwd"/>
          <w:rFonts w:ascii="Times New Roman" w:hAnsi="Times New Roman" w:cs="Times New Roman"/>
          <w:bdr w:val="none" w:sz="0" w:space="0" w:color="auto" w:frame="1"/>
          <w:shd w:val="clear" w:color="auto" w:fill="EFF0F1"/>
        </w:rPr>
        <w:t>where</w:t>
      </w:r>
      <w:r w:rsidRPr="00D31D28">
        <w:rPr>
          <w:rStyle w:val="pun"/>
          <w:rFonts w:ascii="Times New Roman" w:hAnsi="Times New Roman" w:cs="Times New Roman"/>
          <w:bdr w:val="none" w:sz="0" w:space="0" w:color="auto" w:frame="1"/>
          <w:shd w:val="clear" w:color="auto" w:fill="EFF0F1"/>
        </w:rPr>
        <w:t>,</w:t>
      </w:r>
      <w:r w:rsidRPr="00D31D28">
        <w:rPr>
          <w:rStyle w:val="kwd"/>
          <w:rFonts w:ascii="Times New Roman" w:hAnsi="Times New Roman" w:cs="Times New Roman"/>
          <w:bdr w:val="none" w:sz="0" w:space="0" w:color="auto" w:frame="1"/>
          <w:shd w:val="clear" w:color="auto" w:fill="EFF0F1"/>
        </w:rPr>
        <w:t>null</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null</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lastRenderedPageBreak/>
        <w:t xml:space="preserve">    </w:t>
      </w:r>
      <w:r w:rsidRPr="00D31D28">
        <w:rPr>
          <w:rStyle w:val="kwd"/>
          <w:rFonts w:ascii="Times New Roman" w:hAnsi="Times New Roman" w:cs="Times New Roman"/>
          <w:bdr w:val="none" w:sz="0" w:space="0" w:color="auto" w:frame="1"/>
          <w:shd w:val="clear" w:color="auto" w:fill="EFF0F1"/>
        </w:rPr>
        <w:t>return</w:t>
      </w:r>
      <w:r w:rsidRPr="00D31D28">
        <w:rPr>
          <w:rStyle w:val="pln"/>
          <w:rFonts w:ascii="Times New Roman" w:hAnsi="Times New Roman" w:cs="Times New Roman"/>
          <w:bdr w:val="none" w:sz="0" w:space="0" w:color="auto" w:frame="1"/>
          <w:shd w:val="clear" w:color="auto" w:fill="EFF0F1"/>
        </w:rPr>
        <w:t xml:space="preserve"> cursor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Fonts w:ascii="Times New Roman" w:hAnsi="Times New Roman" w:cs="Times New Roman"/>
        </w:rPr>
      </w:pP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NormalWeb"/>
        <w:shd w:val="clear" w:color="auto" w:fill="FFFFFF"/>
        <w:spacing w:before="0" w:beforeAutospacing="0" w:after="240" w:afterAutospacing="0"/>
        <w:rPr>
          <w:sz w:val="20"/>
          <w:szCs w:val="20"/>
        </w:rPr>
      </w:pPr>
      <w:r w:rsidRPr="00D31D28">
        <w:rPr>
          <w:sz w:val="20"/>
          <w:szCs w:val="20"/>
        </w:rPr>
        <w:t>This gets you all tracks:</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kwd"/>
          <w:rFonts w:ascii="Times New Roman" w:hAnsi="Times New Roman" w:cs="Times New Roman"/>
          <w:bdr w:val="none" w:sz="0" w:space="0" w:color="auto" w:frame="1"/>
          <w:shd w:val="clear" w:color="auto" w:fill="EFF0F1"/>
        </w:rPr>
        <w:t>public</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Cursor</w:t>
      </w:r>
      <w:r w:rsidRPr="00D31D28">
        <w:rPr>
          <w:rStyle w:val="pln"/>
          <w:rFonts w:ascii="Times New Roman" w:hAnsi="Times New Roman" w:cs="Times New Roman"/>
          <w:bdr w:val="none" w:sz="0" w:space="0" w:color="auto" w:frame="1"/>
          <w:shd w:val="clear" w:color="auto" w:fill="EFF0F1"/>
        </w:rPr>
        <w:t xml:space="preserve"> getTrackTrackcursor</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Context</w:t>
      </w:r>
      <w:r w:rsidRPr="00D31D28">
        <w:rPr>
          <w:rStyle w:val="pln"/>
          <w:rFonts w:ascii="Times New Roman" w:hAnsi="Times New Roman" w:cs="Times New Roman"/>
          <w:bdr w:val="none" w:sz="0" w:space="0" w:color="auto" w:frame="1"/>
          <w:shd w:val="clear" w:color="auto" w:fill="EFF0F1"/>
        </w:rPr>
        <w:t xml:space="preserve"> context</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Cursor</w:t>
      </w:r>
      <w:r w:rsidRPr="00D31D28">
        <w:rPr>
          <w:rStyle w:val="pln"/>
          <w:rFonts w:ascii="Times New Roman" w:hAnsi="Times New Roman" w:cs="Times New Roman"/>
          <w:bdr w:val="none" w:sz="0" w:space="0" w:color="auto" w:frame="1"/>
          <w:shd w:val="clear" w:color="auto" w:fill="EFF0F1"/>
        </w:rPr>
        <w:t xml:space="preserve"> cursor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track_id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_ID</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track_no </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TRACK</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track_name </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TITLE</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artist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ARTIST</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duration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DURATION</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album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ALBUM</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composer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COMPOSER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year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YEAR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path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DATA</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Uri</w:t>
      </w:r>
      <w:r w:rsidRPr="00D31D28">
        <w:rPr>
          <w:rStyle w:val="pln"/>
          <w:rFonts w:ascii="Times New Roman" w:hAnsi="Times New Roman" w:cs="Times New Roman"/>
          <w:bdr w:val="none" w:sz="0" w:space="0" w:color="auto" w:frame="1"/>
          <w:shd w:val="clear" w:color="auto" w:fill="EFF0F1"/>
        </w:rPr>
        <w:t xml:space="preserve"> uri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EXTERNAL_CONTENT_URI</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ContentResolver</w:t>
      </w:r>
      <w:r w:rsidRPr="00D31D28">
        <w:rPr>
          <w:rStyle w:val="pln"/>
          <w:rFonts w:ascii="Times New Roman" w:hAnsi="Times New Roman" w:cs="Times New Roman"/>
          <w:bdr w:val="none" w:sz="0" w:space="0" w:color="auto" w:frame="1"/>
          <w:shd w:val="clear" w:color="auto" w:fill="EFF0F1"/>
        </w:rPr>
        <w:t xml:space="preserve"> cr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context</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getContentResolver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columns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track_id</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track_no</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artist</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track_name</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album</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duration</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path</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year</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composer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cursor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cr</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query</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uri</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columns</w:t>
      </w:r>
      <w:r w:rsidRPr="00D31D28">
        <w:rPr>
          <w:rStyle w:val="pun"/>
          <w:rFonts w:ascii="Times New Roman" w:hAnsi="Times New Roman" w:cs="Times New Roman"/>
          <w:bdr w:val="none" w:sz="0" w:space="0" w:color="auto" w:frame="1"/>
          <w:shd w:val="clear" w:color="auto" w:fill="EFF0F1"/>
        </w:rPr>
        <w:t>,</w:t>
      </w:r>
      <w:r w:rsidRPr="00D31D28">
        <w:rPr>
          <w:rStyle w:val="kwd"/>
          <w:rFonts w:ascii="Times New Roman" w:hAnsi="Times New Roman" w:cs="Times New Roman"/>
          <w:bdr w:val="none" w:sz="0" w:space="0" w:color="auto" w:frame="1"/>
          <w:shd w:val="clear" w:color="auto" w:fill="EFF0F1"/>
        </w:rPr>
        <w:t>null</w:t>
      </w:r>
      <w:r w:rsidRPr="00D31D28">
        <w:rPr>
          <w:rStyle w:val="pun"/>
          <w:rFonts w:ascii="Times New Roman" w:hAnsi="Times New Roman" w:cs="Times New Roman"/>
          <w:bdr w:val="none" w:sz="0" w:space="0" w:color="auto" w:frame="1"/>
          <w:shd w:val="clear" w:color="auto" w:fill="EFF0F1"/>
        </w:rPr>
        <w:t>,</w:t>
      </w:r>
      <w:r w:rsidRPr="00D31D28">
        <w:rPr>
          <w:rStyle w:val="kwd"/>
          <w:rFonts w:ascii="Times New Roman" w:hAnsi="Times New Roman" w:cs="Times New Roman"/>
          <w:bdr w:val="none" w:sz="0" w:space="0" w:color="auto" w:frame="1"/>
          <w:shd w:val="clear" w:color="auto" w:fill="EFF0F1"/>
        </w:rPr>
        <w:t>null</w:t>
      </w:r>
      <w:r w:rsidRPr="00D31D28">
        <w:rPr>
          <w:rStyle w:val="pun"/>
          <w:rFonts w:ascii="Times New Roman" w:hAnsi="Times New Roman" w:cs="Times New Roman"/>
          <w:bdr w:val="none" w:sz="0" w:space="0" w:color="auto" w:frame="1"/>
          <w:shd w:val="clear" w:color="auto" w:fill="EFF0F1"/>
        </w:rPr>
        <w:t>,</w:t>
      </w:r>
      <w:r w:rsidRPr="00D31D28">
        <w:rPr>
          <w:rStyle w:val="kwd"/>
          <w:rFonts w:ascii="Times New Roman" w:hAnsi="Times New Roman" w:cs="Times New Roman"/>
          <w:bdr w:val="none" w:sz="0" w:space="0" w:color="auto" w:frame="1"/>
          <w:shd w:val="clear" w:color="auto" w:fill="EFF0F1"/>
        </w:rPr>
        <w:t>null</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return</w:t>
      </w:r>
      <w:r w:rsidRPr="00D31D28">
        <w:rPr>
          <w:rStyle w:val="pln"/>
          <w:rFonts w:ascii="Times New Roman" w:hAnsi="Times New Roman" w:cs="Times New Roman"/>
          <w:bdr w:val="none" w:sz="0" w:space="0" w:color="auto" w:frame="1"/>
          <w:shd w:val="clear" w:color="auto" w:fill="EFF0F1"/>
        </w:rPr>
        <w:t xml:space="preserve"> cursor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Fonts w:ascii="Times New Roman" w:hAnsi="Times New Roman" w:cs="Times New Roman"/>
        </w:rPr>
      </w:pP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NormalWeb"/>
        <w:shd w:val="clear" w:color="auto" w:fill="FFFFFF"/>
        <w:spacing w:before="0" w:beforeAutospacing="0" w:after="240" w:afterAutospacing="0"/>
        <w:rPr>
          <w:sz w:val="20"/>
          <w:szCs w:val="20"/>
        </w:rPr>
      </w:pPr>
      <w:r w:rsidRPr="00D31D28">
        <w:rPr>
          <w:sz w:val="20"/>
          <w:szCs w:val="20"/>
        </w:rPr>
        <w:t>This gets you all playlists:</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public</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Cursor</w:t>
      </w:r>
      <w:r w:rsidRPr="00D31D28">
        <w:rPr>
          <w:rStyle w:val="pln"/>
          <w:rFonts w:ascii="Times New Roman" w:hAnsi="Times New Roman" w:cs="Times New Roman"/>
          <w:bdr w:val="none" w:sz="0" w:space="0" w:color="auto" w:frame="1"/>
          <w:shd w:val="clear" w:color="auto" w:fill="EFF0F1"/>
        </w:rPr>
        <w:t xml:space="preserve"> getandroidPlaylistcursor</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Context</w:t>
      </w:r>
      <w:r w:rsidRPr="00D31D28">
        <w:rPr>
          <w:rStyle w:val="pln"/>
          <w:rFonts w:ascii="Times New Roman" w:hAnsi="Times New Roman" w:cs="Times New Roman"/>
          <w:bdr w:val="none" w:sz="0" w:space="0" w:color="auto" w:frame="1"/>
          <w:shd w:val="clear" w:color="auto" w:fill="EFF0F1"/>
        </w:rPr>
        <w:t xml:space="preserve"> context</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Cursor</w:t>
      </w:r>
      <w:r w:rsidRPr="00D31D28">
        <w:rPr>
          <w:rStyle w:val="pln"/>
          <w:rFonts w:ascii="Times New Roman" w:hAnsi="Times New Roman" w:cs="Times New Roman"/>
          <w:bdr w:val="none" w:sz="0" w:space="0" w:color="auto" w:frame="1"/>
          <w:shd w:val="clear" w:color="auto" w:fill="EFF0F1"/>
        </w:rPr>
        <w:t xml:space="preserve"> cursor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ContentResolver</w:t>
      </w:r>
      <w:r w:rsidRPr="00D31D28">
        <w:rPr>
          <w:rStyle w:val="pln"/>
          <w:rFonts w:ascii="Times New Roman" w:hAnsi="Times New Roman" w:cs="Times New Roman"/>
          <w:bdr w:val="none" w:sz="0" w:space="0" w:color="auto" w:frame="1"/>
          <w:shd w:val="clear" w:color="auto" w:fill="EFF0F1"/>
        </w:rPr>
        <w:t xml:space="preserve"> resolver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context</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getContentResolver</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Uri</w:t>
      </w:r>
      <w:r w:rsidRPr="00D31D28">
        <w:rPr>
          <w:rStyle w:val="pln"/>
          <w:rFonts w:ascii="Times New Roman" w:hAnsi="Times New Roman" w:cs="Times New Roman"/>
          <w:bdr w:val="none" w:sz="0" w:space="0" w:color="auto" w:frame="1"/>
          <w:shd w:val="clear" w:color="auto" w:fill="EFF0F1"/>
        </w:rPr>
        <w:t xml:space="preserve"> uri</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Playlists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EXTERNAL_CONTENT_URI</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id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Playlists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_ID</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name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Playlists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NAME</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columns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id</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name</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String</w:t>
      </w:r>
      <w:r w:rsidRPr="00D31D28">
        <w:rPr>
          <w:rStyle w:val="pln"/>
          <w:rFonts w:ascii="Times New Roman" w:hAnsi="Times New Roman" w:cs="Times New Roman"/>
          <w:bdr w:val="none" w:sz="0" w:space="0" w:color="auto" w:frame="1"/>
          <w:shd w:val="clear" w:color="auto" w:fill="EFF0F1"/>
        </w:rPr>
        <w:t xml:space="preserve"> criteria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MediaStore</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Audio</w:t>
      </w:r>
      <w:r w:rsidRPr="00D31D28">
        <w:rPr>
          <w:rStyle w:val="pun"/>
          <w:rFonts w:ascii="Times New Roman" w:hAnsi="Times New Roman" w:cs="Times New Roman"/>
          <w:bdr w:val="none" w:sz="0" w:space="0" w:color="auto" w:frame="1"/>
          <w:shd w:val="clear" w:color="auto" w:fill="EFF0F1"/>
        </w:rPr>
        <w:t>.</w:t>
      </w:r>
      <w:r w:rsidRPr="00D31D28">
        <w:rPr>
          <w:rStyle w:val="typ"/>
          <w:rFonts w:ascii="Times New Roman" w:hAnsi="Times New Roman" w:cs="Times New Roman"/>
          <w:bdr w:val="none" w:sz="0" w:space="0" w:color="auto" w:frame="1"/>
          <w:shd w:val="clear" w:color="auto" w:fill="EFF0F1"/>
        </w:rPr>
        <w:t>Playlists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NAME</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length</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str"/>
          <w:rFonts w:ascii="Times New Roman" w:hAnsi="Times New Roman" w:cs="Times New Roman"/>
          <w:bdr w:val="none" w:sz="0" w:space="0" w:color="auto" w:frame="1"/>
          <w:shd w:val="clear" w:color="auto" w:fill="EFF0F1"/>
        </w:rPr>
        <w:t>" &gt; 0 "</w:t>
      </w:r>
      <w:r w:rsidRPr="00D31D28">
        <w:rPr>
          <w:rStyle w:val="pln"/>
          <w:rFonts w:ascii="Times New Roman" w:hAnsi="Times New Roman" w:cs="Times New Roman"/>
          <w:bdr w:val="none" w:sz="0" w:space="0" w:color="auto" w:frame="1"/>
          <w:shd w:val="clear" w:color="auto" w:fill="EFF0F1"/>
        </w:rPr>
        <w:t xml:space="preserve"> </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final</w:t>
      </w:r>
      <w:r w:rsidRPr="00D31D28">
        <w:rPr>
          <w:rStyle w:val="pln"/>
          <w:rFonts w:ascii="Times New Roman" w:hAnsi="Times New Roman" w:cs="Times New Roman"/>
          <w:bdr w:val="none" w:sz="0" w:space="0" w:color="auto" w:frame="1"/>
          <w:shd w:val="clear" w:color="auto" w:fill="EFF0F1"/>
        </w:rPr>
        <w:t xml:space="preserve"> </w:t>
      </w:r>
      <w:r w:rsidRPr="00D31D28">
        <w:rPr>
          <w:rStyle w:val="typ"/>
          <w:rFonts w:ascii="Times New Roman" w:hAnsi="Times New Roman" w:cs="Times New Roman"/>
          <w:bdr w:val="none" w:sz="0" w:space="0" w:color="auto" w:frame="1"/>
          <w:shd w:val="clear" w:color="auto" w:fill="EFF0F1"/>
        </w:rPr>
        <w:t>Cursor</w:t>
      </w:r>
      <w:r w:rsidRPr="00D31D28">
        <w:rPr>
          <w:rStyle w:val="pln"/>
          <w:rFonts w:ascii="Times New Roman" w:hAnsi="Times New Roman" w:cs="Times New Roman"/>
          <w:bdr w:val="none" w:sz="0" w:space="0" w:color="auto" w:frame="1"/>
          <w:shd w:val="clear" w:color="auto" w:fill="EFF0F1"/>
        </w:rPr>
        <w:t xml:space="preserve"> crplaylists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resolver</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query</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uri</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columns</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criteria</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null</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name </w:t>
      </w:r>
      <w:r w:rsidRPr="00D31D28">
        <w:rPr>
          <w:rStyle w:val="pun"/>
          <w:rFonts w:ascii="Times New Roman" w:hAnsi="Times New Roman" w:cs="Times New Roman"/>
          <w:bdr w:val="none" w:sz="0" w:space="0" w:color="auto" w:frame="1"/>
          <w:shd w:val="clear" w:color="auto" w:fill="EFF0F1"/>
        </w:rPr>
        <w:t>+</w:t>
      </w:r>
      <w:r w:rsidRPr="00D31D28">
        <w:rPr>
          <w:rStyle w:val="pln"/>
          <w:rFonts w:ascii="Times New Roman" w:hAnsi="Times New Roman" w:cs="Times New Roman"/>
          <w:bdr w:val="none" w:sz="0" w:space="0" w:color="auto" w:frame="1"/>
          <w:shd w:val="clear" w:color="auto" w:fill="EFF0F1"/>
        </w:rPr>
        <w:t xml:space="preserve"> </w:t>
      </w:r>
      <w:r w:rsidRPr="00D31D28">
        <w:rPr>
          <w:rStyle w:val="str"/>
          <w:rFonts w:ascii="Times New Roman" w:hAnsi="Times New Roman" w:cs="Times New Roman"/>
          <w:bdr w:val="none" w:sz="0" w:space="0" w:color="auto" w:frame="1"/>
          <w:shd w:val="clear" w:color="auto" w:fill="EFF0F1"/>
        </w:rPr>
        <w:t>"    `ASC"</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Style w:val="pln"/>
          <w:rFonts w:ascii="Times New Roman" w:hAnsi="Times New Roman" w:cs="Times New Roman"/>
          <w:bdr w:val="none" w:sz="0" w:space="0" w:color="auto" w:frame="1"/>
          <w:shd w:val="clear" w:color="auto" w:fill="EFF0F1"/>
        </w:rPr>
      </w:pPr>
      <w:r w:rsidRPr="00D31D28">
        <w:rPr>
          <w:rStyle w:val="pln"/>
          <w:rFonts w:ascii="Times New Roman" w:hAnsi="Times New Roman" w:cs="Times New Roman"/>
          <w:bdr w:val="none" w:sz="0" w:space="0" w:color="auto" w:frame="1"/>
          <w:shd w:val="clear" w:color="auto" w:fill="EFF0F1"/>
        </w:rPr>
        <w:t xml:space="preserve">     </w:t>
      </w:r>
      <w:r w:rsidRPr="00D31D28">
        <w:rPr>
          <w:rStyle w:val="kwd"/>
          <w:rFonts w:ascii="Times New Roman" w:hAnsi="Times New Roman" w:cs="Times New Roman"/>
          <w:bdr w:val="none" w:sz="0" w:space="0" w:color="auto" w:frame="1"/>
          <w:shd w:val="clear" w:color="auto" w:fill="EFF0F1"/>
        </w:rPr>
        <w:t>return</w:t>
      </w:r>
      <w:r w:rsidRPr="00D31D28">
        <w:rPr>
          <w:rStyle w:val="pln"/>
          <w:rFonts w:ascii="Times New Roman" w:hAnsi="Times New Roman" w:cs="Times New Roman"/>
          <w:bdr w:val="none" w:sz="0" w:space="0" w:color="auto" w:frame="1"/>
          <w:shd w:val="clear" w:color="auto" w:fill="EFF0F1"/>
        </w:rPr>
        <w:t xml:space="preserve"> crplaylists</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HTMLPreformatted"/>
        <w:shd w:val="clear" w:color="auto" w:fill="EFF0F1"/>
        <w:rPr>
          <w:rFonts w:ascii="Times New Roman" w:hAnsi="Times New Roman" w:cs="Times New Roman"/>
        </w:rPr>
      </w:pPr>
      <w:r w:rsidRPr="00D31D28">
        <w:rPr>
          <w:rStyle w:val="pln"/>
          <w:rFonts w:ascii="Times New Roman" w:hAnsi="Times New Roman" w:cs="Times New Roman"/>
          <w:bdr w:val="none" w:sz="0" w:space="0" w:color="auto" w:frame="1"/>
          <w:shd w:val="clear" w:color="auto" w:fill="EFF0F1"/>
        </w:rPr>
        <w:t xml:space="preserve"> </w:t>
      </w:r>
      <w:r w:rsidRPr="00D31D28">
        <w:rPr>
          <w:rStyle w:val="pun"/>
          <w:rFonts w:ascii="Times New Roman" w:hAnsi="Times New Roman" w:cs="Times New Roman"/>
          <w:bdr w:val="none" w:sz="0" w:space="0" w:color="auto" w:frame="1"/>
          <w:shd w:val="clear" w:color="auto" w:fill="EFF0F1"/>
        </w:rPr>
        <w:t>}</w:t>
      </w:r>
    </w:p>
    <w:p w:rsidR="00D31D28" w:rsidRPr="00D31D28" w:rsidRDefault="00D31D28" w:rsidP="00D31D28">
      <w:pPr>
        <w:pStyle w:val="NormalWeb"/>
        <w:shd w:val="clear" w:color="auto" w:fill="FFFFFF"/>
        <w:spacing w:before="0" w:beforeAutospacing="0" w:after="240" w:afterAutospacing="0"/>
        <w:rPr>
          <w:sz w:val="20"/>
          <w:szCs w:val="20"/>
        </w:rPr>
      </w:pPr>
      <w:r w:rsidRPr="00D31D28">
        <w:rPr>
          <w:sz w:val="20"/>
          <w:szCs w:val="20"/>
        </w:rPr>
        <w:t>Note the different uri's MediaStore.Audio.Media for tracks, MediaStore.Audio.Albums for album detail, MediaStore.Audio.Playlists for playlists.</w:t>
      </w:r>
    </w:p>
    <w:p w:rsidR="00D31D28" w:rsidRPr="00D31D28" w:rsidRDefault="00D31D28" w:rsidP="00D31D28">
      <w:pPr>
        <w:pStyle w:val="NormalWeb"/>
        <w:shd w:val="clear" w:color="auto" w:fill="FFFFFF"/>
        <w:spacing w:before="0" w:beforeAutospacing="0" w:after="240" w:afterAutospacing="0"/>
        <w:rPr>
          <w:sz w:val="20"/>
          <w:szCs w:val="20"/>
        </w:rPr>
      </w:pPr>
      <w:r w:rsidRPr="00D31D28">
        <w:rPr>
          <w:sz w:val="20"/>
          <w:szCs w:val="20"/>
        </w:rPr>
        <w:t>The last parameter in the cr.query is the sort order, My playlist shows an example: name + " `ASC" which sorts by playlist name. I hope this helps</w:t>
      </w:r>
    </w:p>
    <w:p w:rsidR="00D31D28" w:rsidRDefault="00D31D28" w:rsidP="00D31D28">
      <w:pPr>
        <w:pStyle w:val="NormalWeb"/>
        <w:shd w:val="clear" w:color="auto" w:fill="FFFFFF"/>
        <w:spacing w:before="0" w:beforeAutospacing="0" w:after="0" w:afterAutospacing="0"/>
        <w:rPr>
          <w:sz w:val="20"/>
          <w:szCs w:val="20"/>
        </w:rPr>
      </w:pPr>
      <w:r w:rsidRPr="00D31D28">
        <w:rPr>
          <w:sz w:val="20"/>
          <w:szCs w:val="20"/>
        </w:rPr>
        <w:t>I have developed an app which allows you to manage/create playlists and uses these techniques.</w:t>
      </w:r>
      <w:hyperlink r:id="rId388" w:history="1">
        <w:r w:rsidRPr="00D31D28">
          <w:rPr>
            <w:rStyle w:val="Hyperlink"/>
            <w:color w:val="auto"/>
            <w:sz w:val="20"/>
            <w:szCs w:val="20"/>
            <w:bdr w:val="none" w:sz="0" w:space="0" w:color="auto" w:frame="1"/>
          </w:rPr>
          <w:t>https://play.google.com/store/apps/details?id=com.flyingdutchman.playlistmanager&amp;hl=en</w:t>
        </w:r>
      </w:hyperlink>
      <w:r w:rsidRPr="00D31D28">
        <w:rPr>
          <w:rStyle w:val="apple-converted-space"/>
          <w:sz w:val="20"/>
          <w:szCs w:val="20"/>
        </w:rPr>
        <w:t> </w:t>
      </w:r>
      <w:r w:rsidRPr="00D31D28">
        <w:rPr>
          <w:sz w:val="20"/>
          <w:szCs w:val="20"/>
        </w:rPr>
        <w:t>or search Google Play for Playlist Manager.</w:t>
      </w: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Default="00D31D28" w:rsidP="00D31D28">
      <w:pPr>
        <w:pStyle w:val="NormalWeb"/>
        <w:shd w:val="clear" w:color="auto" w:fill="FFFFFF"/>
        <w:spacing w:before="0" w:beforeAutospacing="0" w:after="0" w:afterAutospacing="0"/>
        <w:rPr>
          <w:sz w:val="20"/>
          <w:szCs w:val="20"/>
        </w:rPr>
      </w:pPr>
    </w:p>
    <w:p w:rsidR="00D31D28" w:rsidRPr="00D31D28" w:rsidRDefault="00D31D28" w:rsidP="00D31D28">
      <w:pPr>
        <w:pStyle w:val="NormalWeb"/>
        <w:shd w:val="clear" w:color="auto" w:fill="FFFFFF"/>
        <w:spacing w:before="0" w:beforeAutospacing="0" w:after="0" w:afterAutospacing="0"/>
        <w:rPr>
          <w:sz w:val="20"/>
          <w:szCs w:val="20"/>
        </w:rPr>
      </w:pPr>
    </w:p>
    <w:p w:rsidR="00D31D28" w:rsidRPr="00D31D28" w:rsidRDefault="00D31D28" w:rsidP="00D31D28">
      <w:pPr>
        <w:pStyle w:val="Heading1"/>
        <w:shd w:val="clear" w:color="auto" w:fill="FFFFFF"/>
        <w:spacing w:before="0" w:beforeAutospacing="0" w:after="0" w:afterAutospacing="0"/>
        <w:rPr>
          <w:sz w:val="20"/>
          <w:szCs w:val="20"/>
          <w:u w:val="single"/>
        </w:rPr>
      </w:pPr>
    </w:p>
    <w:p w:rsidR="00D31D28" w:rsidRPr="00D31D28" w:rsidRDefault="00D31D28" w:rsidP="00D31D28">
      <w:pPr>
        <w:pStyle w:val="NormalWeb"/>
        <w:shd w:val="clear" w:color="auto" w:fill="FFFFFF"/>
        <w:spacing w:before="0" w:beforeAutospacing="0"/>
        <w:rPr>
          <w:sz w:val="20"/>
          <w:szCs w:val="20"/>
        </w:rPr>
      </w:pPr>
      <w:r w:rsidRPr="00D31D28">
        <w:rPr>
          <w:sz w:val="20"/>
          <w:szCs w:val="20"/>
        </w:rPr>
        <w:lastRenderedPageBreak/>
        <w:t xml:space="preserve">Android provides </w:t>
      </w:r>
      <w:r w:rsidRPr="00D31D28">
        <w:rPr>
          <w:sz w:val="20"/>
          <w:szCs w:val="20"/>
          <w:highlight w:val="yellow"/>
        </w:rPr>
        <w:t>a way to register different type of media, such as audio, video, and images</w:t>
      </w:r>
      <w:r w:rsidRPr="00D31D28">
        <w:rPr>
          <w:sz w:val="20"/>
          <w:szCs w:val="20"/>
        </w:rPr>
        <w:t>, for consumption by any app. This is convenient if your app is, say, a music player or an image editor. Android’s</w:t>
      </w:r>
      <w:r w:rsidRPr="00D31D28">
        <w:rPr>
          <w:rStyle w:val="apple-converted-space"/>
          <w:rFonts w:eastAsiaTheme="majorEastAsia"/>
          <w:sz w:val="20"/>
          <w:szCs w:val="20"/>
        </w:rPr>
        <w:t> </w:t>
      </w:r>
      <w:hyperlink r:id="rId389" w:tgtFrame="_blank" w:history="1">
        <w:r w:rsidRPr="00D31D28">
          <w:rPr>
            <w:rStyle w:val="Hyperlink"/>
            <w:rFonts w:eastAsiaTheme="majorEastAsia"/>
            <w:color w:val="auto"/>
            <w:sz w:val="20"/>
            <w:szCs w:val="20"/>
          </w:rPr>
          <w:t>MediaStore</w:t>
        </w:r>
      </w:hyperlink>
      <w:r w:rsidRPr="00D31D28">
        <w:rPr>
          <w:sz w:val="20"/>
          <w:szCs w:val="20"/>
        </w:rPr>
        <w:t> is the provider for this meta data, and includes information about the media such as title, artist, size, and location.</w:t>
      </w:r>
    </w:p>
    <w:p w:rsidR="00D31D28" w:rsidRPr="00D31D28" w:rsidRDefault="00D31D28" w:rsidP="00D31D28">
      <w:pPr>
        <w:pStyle w:val="NormalWeb"/>
        <w:shd w:val="clear" w:color="auto" w:fill="FFFFFF"/>
        <w:spacing w:before="0" w:beforeAutospacing="0"/>
        <w:rPr>
          <w:sz w:val="20"/>
          <w:szCs w:val="20"/>
        </w:rPr>
      </w:pPr>
      <w:r w:rsidRPr="00D31D28">
        <w:rPr>
          <w:sz w:val="20"/>
          <w:szCs w:val="20"/>
        </w:rPr>
        <w:t xml:space="preserve">If your application </w:t>
      </w:r>
      <w:r w:rsidRPr="00D31D28">
        <w:rPr>
          <w:sz w:val="20"/>
          <w:szCs w:val="20"/>
          <w:highlight w:val="yellow"/>
        </w:rPr>
        <w:t>does any sort of media content creation</w:t>
      </w:r>
      <w:r w:rsidRPr="00D31D28">
        <w:rPr>
          <w:sz w:val="20"/>
          <w:szCs w:val="20"/>
        </w:rPr>
        <w:t>, such as image editing or downloading audio from an external website, then you generally want to make that content accessible from any other apps that can consume it. When you create a file you can use the</w:t>
      </w:r>
      <w:r w:rsidRPr="00D31D28">
        <w:rPr>
          <w:rStyle w:val="apple-converted-space"/>
          <w:rFonts w:eastAsiaTheme="majorEastAsia"/>
          <w:sz w:val="20"/>
          <w:szCs w:val="20"/>
        </w:rPr>
        <w:t> </w:t>
      </w:r>
      <w:hyperlink r:id="rId390" w:tgtFrame="_blank" w:history="1">
        <w:r w:rsidRPr="00D31D28">
          <w:rPr>
            <w:rStyle w:val="Hyperlink"/>
            <w:rFonts w:eastAsiaTheme="majorEastAsia"/>
            <w:color w:val="auto"/>
            <w:sz w:val="20"/>
            <w:szCs w:val="20"/>
          </w:rPr>
          <w:t>MediaScannerConnection</w:t>
        </w:r>
      </w:hyperlink>
      <w:r w:rsidRPr="00D31D28">
        <w:rPr>
          <w:sz w:val="20"/>
          <w:szCs w:val="20"/>
        </w:rPr>
        <w:t> to add the file and its metadata to the MediaStore.</w:t>
      </w:r>
    </w:p>
    <w:p w:rsidR="00D31D28" w:rsidRPr="00D31D28" w:rsidRDefault="00D31D28" w:rsidP="00D31D28">
      <w:pPr>
        <w:pStyle w:val="NormalWeb"/>
        <w:shd w:val="clear" w:color="auto" w:fill="FFFFFF"/>
        <w:spacing w:before="0" w:beforeAutospacing="0"/>
        <w:rPr>
          <w:sz w:val="20"/>
          <w:szCs w:val="20"/>
        </w:rPr>
      </w:pPr>
      <w:r w:rsidRPr="00D31D28">
        <w:rPr>
          <w:sz w:val="20"/>
          <w:szCs w:val="20"/>
        </w:rPr>
        <w:t xml:space="preserve">If you </w:t>
      </w:r>
      <w:r w:rsidRPr="00D31D28">
        <w:rPr>
          <w:sz w:val="20"/>
          <w:szCs w:val="20"/>
          <w:highlight w:val="yellow"/>
        </w:rPr>
        <w:t>delete the file from the file system</w:t>
      </w:r>
      <w:r w:rsidRPr="00D31D28">
        <w:rPr>
          <w:sz w:val="20"/>
          <w:szCs w:val="20"/>
        </w:rPr>
        <w:t>, the metadata remains in the MediaStore until Android scans the system for new media, which typically happens when the system first boots up or can be called explicitly called in such a way:</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n"/>
          <w:rFonts w:ascii="Times New Roman" w:hAnsi="Times New Roman" w:cs="Times New Roman"/>
          <w:shd w:val="clear" w:color="auto" w:fill="002B36"/>
        </w:rPr>
        <w:t>sendBroadcast</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hljs-keyword"/>
          <w:rFonts w:ascii="Times New Roman" w:hAnsi="Times New Roman" w:cs="Times New Roman"/>
          <w:shd w:val="clear" w:color="auto" w:fill="002B36"/>
        </w:rPr>
        <w:t>new</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Intent</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Intent</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ACTION_MEDIA_MOUNTED</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Uri</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parse</w:t>
      </w:r>
      <w:r w:rsidRPr="00D31D28">
        <w:rPr>
          <w:rStyle w:val="o"/>
          <w:rFonts w:ascii="Times New Roman" w:hAnsi="Times New Roman" w:cs="Times New Roman"/>
          <w:shd w:val="clear" w:color="auto" w:fill="002B36"/>
        </w:rPr>
        <w:t>(</w:t>
      </w:r>
      <w:r w:rsidRPr="00D31D28">
        <w:rPr>
          <w:rStyle w:val="hljs-string"/>
          <w:rFonts w:ascii="Times New Roman" w:hAnsi="Times New Roman" w:cs="Times New Roman"/>
          <w:shd w:val="clear" w:color="auto" w:fill="002B36"/>
        </w:rPr>
        <w:t>"file://"</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Environment</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getExternalStorageDirectory</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o"/>
          <w:rFonts w:ascii="Times New Roman" w:hAnsi="Times New Roman" w:cs="Times New Roman"/>
          <w:shd w:val="clear" w:color="auto" w:fill="002B36"/>
        </w:rPr>
        <w:t>);</w:t>
      </w:r>
    </w:p>
    <w:p w:rsidR="00D31D28" w:rsidRPr="00D31D28" w:rsidRDefault="00D31D28" w:rsidP="00D31D28">
      <w:pPr>
        <w:pStyle w:val="NormalWeb"/>
        <w:shd w:val="clear" w:color="auto" w:fill="FFFFFF"/>
        <w:spacing w:before="0" w:beforeAutospacing="0"/>
        <w:rPr>
          <w:sz w:val="20"/>
          <w:szCs w:val="20"/>
        </w:rPr>
      </w:pPr>
      <w:r w:rsidRPr="00D31D28">
        <w:rPr>
          <w:sz w:val="20"/>
          <w:szCs w:val="20"/>
        </w:rPr>
        <w:t xml:space="preserve">While this method works, </w:t>
      </w:r>
      <w:r w:rsidRPr="00F60EED">
        <w:rPr>
          <w:sz w:val="20"/>
          <w:szCs w:val="20"/>
          <w:highlight w:val="yellow"/>
        </w:rPr>
        <w:t>it is time and resource consuming</w:t>
      </w:r>
      <w:r w:rsidRPr="00D31D28">
        <w:rPr>
          <w:sz w:val="20"/>
          <w:szCs w:val="20"/>
        </w:rPr>
        <w:t>, as basically the entire file system must be re-scanned. An alternative is to explicitly delete the file from the MediaStore. We’re going to discuss two ways to do this. The first is to query to MediaStore for the content, based on some predicate, and delete based on the unique ID the MediaStore identifies it by. The second, and easier, way to do it is to just specify the predicate in the delete statement. In these example I’m going to be deleting an audio file based on it’s file name and path, but you can easily use this to delete any type of media based on any known information (such as video duration, or image dimensions).</w:t>
      </w:r>
    </w:p>
    <w:p w:rsidR="00F60EED" w:rsidRDefault="00D31D28" w:rsidP="00D31D28">
      <w:pPr>
        <w:pStyle w:val="NormalWeb"/>
        <w:shd w:val="clear" w:color="auto" w:fill="FFFFFF"/>
        <w:spacing w:before="0" w:beforeAutospacing="0"/>
        <w:rPr>
          <w:sz w:val="20"/>
          <w:szCs w:val="20"/>
        </w:rPr>
      </w:pPr>
      <w:r w:rsidRPr="00F60EED">
        <w:rPr>
          <w:sz w:val="20"/>
          <w:szCs w:val="20"/>
          <w:highlight w:val="yellow"/>
        </w:rPr>
        <w:t>In querying the MediaStore</w:t>
      </w:r>
      <w:r w:rsidRPr="00D31D28">
        <w:rPr>
          <w:sz w:val="20"/>
          <w:szCs w:val="20"/>
        </w:rPr>
        <w:t xml:space="preserve">, you should think of it </w:t>
      </w:r>
      <w:r w:rsidRPr="00F60EED">
        <w:rPr>
          <w:sz w:val="20"/>
          <w:szCs w:val="20"/>
          <w:highlight w:val="yellow"/>
        </w:rPr>
        <w:t>as a SQL</w:t>
      </w:r>
      <w:r w:rsidRPr="00D31D28">
        <w:rPr>
          <w:sz w:val="20"/>
          <w:szCs w:val="20"/>
        </w:rPr>
        <w:t xml:space="preserve"> database. You need to form your query by specifying </w:t>
      </w:r>
      <w:r w:rsidRPr="00F60EED">
        <w:rPr>
          <w:sz w:val="20"/>
          <w:szCs w:val="20"/>
          <w:highlight w:val="yellow"/>
        </w:rPr>
        <w:t>the table</w:t>
      </w:r>
      <w:r w:rsidRPr="00D31D28">
        <w:rPr>
          <w:sz w:val="20"/>
          <w:szCs w:val="20"/>
        </w:rPr>
        <w:t xml:space="preserve"> (the MediaStore’s external content table), </w:t>
      </w:r>
      <w:r w:rsidRPr="00F60EED">
        <w:rPr>
          <w:sz w:val="20"/>
          <w:szCs w:val="20"/>
          <w:highlight w:val="yellow"/>
        </w:rPr>
        <w:t>the columns</w:t>
      </w:r>
      <w:r w:rsidRPr="00D31D28">
        <w:rPr>
          <w:sz w:val="20"/>
          <w:szCs w:val="20"/>
        </w:rPr>
        <w:t xml:space="preserve"> you need (the content’s ID), and the </w:t>
      </w:r>
      <w:r w:rsidRPr="00F60EED">
        <w:rPr>
          <w:sz w:val="20"/>
          <w:szCs w:val="20"/>
          <w:highlight w:val="yellow"/>
        </w:rPr>
        <w:t>where</w:t>
      </w:r>
      <w:r w:rsidRPr="00D31D28">
        <w:rPr>
          <w:sz w:val="20"/>
          <w:szCs w:val="20"/>
        </w:rPr>
        <w:t xml:space="preserve"> clause (how to identify the content). </w:t>
      </w:r>
    </w:p>
    <w:p w:rsidR="00D31D28" w:rsidRPr="00D31D28" w:rsidRDefault="00D31D28" w:rsidP="00D31D28">
      <w:pPr>
        <w:pStyle w:val="NormalWeb"/>
        <w:shd w:val="clear" w:color="auto" w:fill="FFFFFF"/>
        <w:spacing w:before="0" w:beforeAutospacing="0"/>
        <w:rPr>
          <w:sz w:val="20"/>
          <w:szCs w:val="20"/>
        </w:rPr>
      </w:pPr>
      <w:r w:rsidRPr="00D31D28">
        <w:rPr>
          <w:sz w:val="20"/>
          <w:szCs w:val="20"/>
        </w:rPr>
        <w:t>To perform the actual query, we’re going to use the</w:t>
      </w:r>
      <w:r w:rsidRPr="00D31D28">
        <w:rPr>
          <w:rStyle w:val="apple-converted-space"/>
          <w:rFonts w:eastAsiaTheme="majorEastAsia"/>
          <w:sz w:val="20"/>
          <w:szCs w:val="20"/>
        </w:rPr>
        <w:t> </w:t>
      </w:r>
      <w:hyperlink r:id="rId391" w:tgtFrame="_blank" w:history="1">
        <w:r w:rsidRPr="00D31D28">
          <w:rPr>
            <w:rStyle w:val="Hyperlink"/>
            <w:rFonts w:eastAsiaTheme="majorEastAsia"/>
            <w:color w:val="auto"/>
            <w:sz w:val="20"/>
            <w:szCs w:val="20"/>
          </w:rPr>
          <w:t>ContentResolver</w:t>
        </w:r>
      </w:hyperlink>
      <w:r w:rsidRPr="00D31D28">
        <w:rPr>
          <w:sz w:val="20"/>
          <w:szCs w:val="20"/>
        </w:rPr>
        <w:t>’s query() method.</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n"/>
          <w:rFonts w:ascii="Times New Roman" w:hAnsi="Times New Roman" w:cs="Times New Roman"/>
          <w:shd w:val="clear" w:color="auto" w:fill="002B36"/>
        </w:rPr>
        <w:t>String</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retCol</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MediaStore</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Audio</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Media</w:t>
      </w:r>
      <w:r w:rsidRPr="00D31D28">
        <w:rPr>
          <w:rStyle w:val="hljs-number"/>
          <w:rFonts w:ascii="Times New Roman" w:hAnsi="Times New Roman" w:cs="Times New Roman"/>
          <w:shd w:val="clear" w:color="auto" w:fill="002B36"/>
        </w:rPr>
        <w:t>._</w:t>
      </w:r>
      <w:r w:rsidRPr="00D31D28">
        <w:rPr>
          <w:rStyle w:val="na"/>
          <w:rFonts w:ascii="Times New Roman" w:hAnsi="Times New Roman" w:cs="Times New Roman"/>
          <w:shd w:val="clear" w:color="auto" w:fill="002B36"/>
        </w:rPr>
        <w:t>ID</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n"/>
          <w:rFonts w:ascii="Times New Roman" w:hAnsi="Times New Roman" w:cs="Times New Roman"/>
          <w:shd w:val="clear" w:color="auto" w:fill="002B36"/>
        </w:rPr>
        <w:t>Cursor</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cur</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context</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getContentResolver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query</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MediaStore</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Audio</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Media</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EXTERNAL_CONTENT_URI</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retCol</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MediaStore</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MediaColumns</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DATA</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string"/>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filePath</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string"/>
          <w:rFonts w:ascii="Times New Roman" w:hAnsi="Times New Roman" w:cs="Times New Roman"/>
          <w:shd w:val="clear" w:color="auto" w:fill="002B36"/>
        </w:rPr>
        <w:t>"'"</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keyword"/>
          <w:rFonts w:ascii="Times New Roman" w:hAnsi="Times New Roman" w:cs="Times New Roman"/>
          <w:shd w:val="clear" w:color="auto" w:fill="002B36"/>
        </w:rPr>
        <w:t>null</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keyword"/>
          <w:rFonts w:ascii="Times New Roman" w:hAnsi="Times New Roman" w:cs="Times New Roman"/>
          <w:shd w:val="clear" w:color="auto" w:fill="002B36"/>
        </w:rPr>
        <w:t>null</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ljs-keyword"/>
          <w:rFonts w:ascii="Times New Roman" w:hAnsi="Times New Roman" w:cs="Times New Roman"/>
          <w:shd w:val="clear" w:color="auto" w:fill="002B36"/>
        </w:rPr>
        <w:t>if</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n"/>
          <w:rFonts w:ascii="Times New Roman" w:hAnsi="Times New Roman" w:cs="Times New Roman"/>
          <w:shd w:val="clear" w:color="auto" w:fill="002B36"/>
        </w:rPr>
        <w:t>cur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getCount</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number"/>
          <w:rFonts w:ascii="Times New Roman" w:hAnsi="Times New Roman" w:cs="Times New Roman"/>
          <w:shd w:val="clear" w:color="auto" w:fill="002B36"/>
        </w:rPr>
        <w:t>0</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hljs-keyword"/>
          <w:rFonts w:ascii="Times New Roman" w:hAnsi="Times New Roman" w:cs="Times New Roman"/>
          <w:shd w:val="clear" w:color="auto" w:fill="002B36"/>
        </w:rPr>
        <w:t>return</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n"/>
          <w:rFonts w:ascii="Times New Roman" w:hAnsi="Times New Roman" w:cs="Times New Roman"/>
          <w:shd w:val="clear" w:color="auto" w:fill="002B36"/>
        </w:rPr>
        <w:t>cur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moveToFirst</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ljs-keyword"/>
          <w:rFonts w:ascii="Times New Roman" w:hAnsi="Times New Roman" w:cs="Times New Roman"/>
          <w:shd w:val="clear" w:color="auto" w:fill="002B36"/>
        </w:rPr>
        <w:t>int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id</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cur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getInt</w:t>
      </w:r>
      <w:r w:rsidRPr="00D31D28">
        <w:rPr>
          <w:rStyle w:val="o"/>
          <w:rFonts w:ascii="Times New Roman" w:hAnsi="Times New Roman" w:cs="Times New Roman"/>
          <w:shd w:val="clear" w:color="auto" w:fill="002B36"/>
        </w:rPr>
        <w:t>(</w:t>
      </w:r>
      <w:r w:rsidRPr="00D31D28">
        <w:rPr>
          <w:rStyle w:val="n"/>
          <w:rFonts w:ascii="Times New Roman" w:hAnsi="Times New Roman" w:cs="Times New Roman"/>
          <w:shd w:val="clear" w:color="auto" w:fill="002B36"/>
        </w:rPr>
        <w:t>cur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getColumnIndex</w:t>
      </w:r>
      <w:r w:rsidRPr="00D31D28">
        <w:rPr>
          <w:rStyle w:val="o"/>
          <w:rFonts w:ascii="Times New Roman" w:hAnsi="Times New Roman" w:cs="Times New Roman"/>
          <w:shd w:val="clear" w:color="auto" w:fill="002B36"/>
        </w:rPr>
        <w:t>(</w:t>
      </w:r>
      <w:r w:rsidRPr="00D31D28">
        <w:rPr>
          <w:rStyle w:val="n"/>
          <w:rFonts w:ascii="Times New Roman" w:hAnsi="Times New Roman" w:cs="Times New Roman"/>
          <w:shd w:val="clear" w:color="auto" w:fill="002B36"/>
        </w:rPr>
        <w:t>MediaStore</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MediaColumns</w:t>
      </w:r>
      <w:r w:rsidRPr="00D31D28">
        <w:rPr>
          <w:rStyle w:val="hljs-number"/>
          <w:rFonts w:ascii="Times New Roman" w:hAnsi="Times New Roman" w:cs="Times New Roman"/>
          <w:shd w:val="clear" w:color="auto" w:fill="002B36"/>
        </w:rPr>
        <w:t>._</w:t>
      </w:r>
      <w:r w:rsidRPr="00D31D28">
        <w:rPr>
          <w:rStyle w:val="na"/>
          <w:rFonts w:ascii="Times New Roman" w:hAnsi="Times New Roman" w:cs="Times New Roman"/>
          <w:shd w:val="clear" w:color="auto" w:fill="002B36"/>
        </w:rPr>
        <w:t>ID</w:t>
      </w:r>
      <w:r w:rsidRPr="00D31D28">
        <w:rPr>
          <w:rStyle w:val="o"/>
          <w:rFonts w:ascii="Times New Roman" w:hAnsi="Times New Roman" w:cs="Times New Roman"/>
          <w:shd w:val="clear" w:color="auto" w:fill="002B36"/>
        </w:rPr>
        <w:t>));</w:t>
      </w:r>
    </w:p>
    <w:p w:rsidR="00D31D28" w:rsidRDefault="00D31D28" w:rsidP="00D31D28">
      <w:pPr>
        <w:pStyle w:val="HTMLPreformatted"/>
        <w:shd w:val="clear" w:color="auto" w:fill="F9F9F9"/>
        <w:wordWrap w:val="0"/>
        <w:rPr>
          <w:rStyle w:val="o"/>
          <w:rFonts w:ascii="Times New Roman" w:hAnsi="Times New Roman" w:cs="Times New Roman"/>
          <w:shd w:val="clear" w:color="auto" w:fill="002B36"/>
        </w:rPr>
      </w:pPr>
      <w:r w:rsidRPr="00D31D28">
        <w:rPr>
          <w:rStyle w:val="n"/>
          <w:rFonts w:ascii="Times New Roman" w:hAnsi="Times New Roman" w:cs="Times New Roman"/>
          <w:shd w:val="clear" w:color="auto" w:fill="002B36"/>
        </w:rPr>
        <w:t>cur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close</w:t>
      </w:r>
      <w:r w:rsidRPr="00D31D28">
        <w:rPr>
          <w:rStyle w:val="o"/>
          <w:rFonts w:ascii="Times New Roman" w:hAnsi="Times New Roman" w:cs="Times New Roman"/>
          <w:shd w:val="clear" w:color="auto" w:fill="002B36"/>
        </w:rPr>
        <w:t>();</w:t>
      </w:r>
    </w:p>
    <w:p w:rsidR="00F60EED" w:rsidRPr="00D31D28" w:rsidRDefault="00F60EED" w:rsidP="00D31D28">
      <w:pPr>
        <w:pStyle w:val="HTMLPreformatted"/>
        <w:shd w:val="clear" w:color="auto" w:fill="F9F9F9"/>
        <w:wordWrap w:val="0"/>
        <w:rPr>
          <w:rStyle w:val="HTMLCode"/>
          <w:rFonts w:ascii="Times New Roman" w:hAnsi="Times New Roman" w:cs="Times New Roman"/>
          <w:shd w:val="clear" w:color="auto" w:fill="002B36"/>
        </w:rPr>
      </w:pPr>
    </w:p>
    <w:p w:rsidR="00F60EED" w:rsidRDefault="00D31D28" w:rsidP="00D31D28">
      <w:pPr>
        <w:pStyle w:val="NormalWeb"/>
        <w:shd w:val="clear" w:color="auto" w:fill="FFFFFF"/>
        <w:spacing w:before="0" w:beforeAutospacing="0"/>
        <w:rPr>
          <w:sz w:val="20"/>
          <w:szCs w:val="20"/>
        </w:rPr>
      </w:pPr>
      <w:r w:rsidRPr="00F60EED">
        <w:rPr>
          <w:sz w:val="20"/>
          <w:szCs w:val="20"/>
          <w:highlight w:val="yellow"/>
        </w:rPr>
        <w:t>The first argument</w:t>
      </w:r>
      <w:r w:rsidRPr="00D31D28">
        <w:rPr>
          <w:sz w:val="20"/>
          <w:szCs w:val="20"/>
        </w:rPr>
        <w:t xml:space="preserve"> to query() specifies the columns we want returned, which in this case is only “_ID”. </w:t>
      </w:r>
    </w:p>
    <w:p w:rsidR="00F60EED" w:rsidRDefault="00D31D28" w:rsidP="00D31D28">
      <w:pPr>
        <w:pStyle w:val="NormalWeb"/>
        <w:shd w:val="clear" w:color="auto" w:fill="FFFFFF"/>
        <w:spacing w:before="0" w:beforeAutospacing="0"/>
        <w:rPr>
          <w:sz w:val="20"/>
          <w:szCs w:val="20"/>
        </w:rPr>
      </w:pPr>
      <w:r w:rsidRPr="00F60EED">
        <w:rPr>
          <w:sz w:val="20"/>
          <w:szCs w:val="20"/>
          <w:highlight w:val="yellow"/>
        </w:rPr>
        <w:t>The second argument</w:t>
      </w:r>
      <w:r w:rsidRPr="00D31D28">
        <w:rPr>
          <w:sz w:val="20"/>
          <w:szCs w:val="20"/>
        </w:rPr>
        <w:t xml:space="preserve"> specifies that we want to look at the media stored on the external SD card (which would be internal storage on deices with no SD card). </w:t>
      </w:r>
    </w:p>
    <w:p w:rsidR="00F60EED" w:rsidRDefault="00D31D28" w:rsidP="00D31D28">
      <w:pPr>
        <w:pStyle w:val="NormalWeb"/>
        <w:shd w:val="clear" w:color="auto" w:fill="FFFFFF"/>
        <w:spacing w:before="0" w:beforeAutospacing="0"/>
        <w:rPr>
          <w:sz w:val="20"/>
          <w:szCs w:val="20"/>
        </w:rPr>
      </w:pPr>
      <w:r w:rsidRPr="00F60EED">
        <w:rPr>
          <w:sz w:val="20"/>
          <w:szCs w:val="20"/>
          <w:highlight w:val="yellow"/>
        </w:rPr>
        <w:t>The third argument</w:t>
      </w:r>
      <w:r w:rsidRPr="00D31D28">
        <w:rPr>
          <w:sz w:val="20"/>
          <w:szCs w:val="20"/>
        </w:rPr>
        <w:t xml:space="preserve"> is the predicate which specifies what content we’re looking for. </w:t>
      </w:r>
    </w:p>
    <w:p w:rsidR="00F60EED" w:rsidRDefault="00D31D28" w:rsidP="00D31D28">
      <w:pPr>
        <w:pStyle w:val="NormalWeb"/>
        <w:shd w:val="clear" w:color="auto" w:fill="FFFFFF"/>
        <w:spacing w:before="0" w:beforeAutospacing="0"/>
        <w:rPr>
          <w:sz w:val="20"/>
          <w:szCs w:val="20"/>
        </w:rPr>
      </w:pPr>
      <w:r w:rsidRPr="00D31D28">
        <w:rPr>
          <w:sz w:val="20"/>
          <w:szCs w:val="20"/>
        </w:rPr>
        <w:t xml:space="preserve">In this case, I’m identifying the file by it’s path in the file system (which is what is stored in the MediaColumns.DATA column). </w:t>
      </w:r>
    </w:p>
    <w:p w:rsidR="00F60EED" w:rsidRDefault="00D31D28" w:rsidP="00D31D28">
      <w:pPr>
        <w:pStyle w:val="NormalWeb"/>
        <w:shd w:val="clear" w:color="auto" w:fill="FFFFFF"/>
        <w:spacing w:before="0" w:beforeAutospacing="0"/>
        <w:rPr>
          <w:sz w:val="20"/>
          <w:szCs w:val="20"/>
        </w:rPr>
      </w:pPr>
      <w:r w:rsidRPr="00F60EED">
        <w:rPr>
          <w:sz w:val="20"/>
          <w:szCs w:val="20"/>
          <w:highlight w:val="yellow"/>
        </w:rPr>
        <w:t>The fourth and fifth columns</w:t>
      </w:r>
      <w:r w:rsidRPr="00D31D28">
        <w:rPr>
          <w:sz w:val="20"/>
          <w:szCs w:val="20"/>
        </w:rPr>
        <w:t xml:space="preserve"> are the predicate’s arguments and the ordering, respectively.</w:t>
      </w:r>
    </w:p>
    <w:p w:rsidR="00D31D28" w:rsidRPr="00D31D28" w:rsidRDefault="00D31D28" w:rsidP="00D31D28">
      <w:pPr>
        <w:pStyle w:val="NormalWeb"/>
        <w:shd w:val="clear" w:color="auto" w:fill="FFFFFF"/>
        <w:spacing w:before="0" w:beforeAutospacing="0"/>
        <w:rPr>
          <w:sz w:val="20"/>
          <w:szCs w:val="20"/>
        </w:rPr>
      </w:pPr>
      <w:r w:rsidRPr="00D31D28">
        <w:rPr>
          <w:sz w:val="20"/>
          <w:szCs w:val="20"/>
        </w:rPr>
        <w:lastRenderedPageBreak/>
        <w:t xml:space="preserve"> I’m including my </w:t>
      </w:r>
      <w:r w:rsidRPr="00F60EED">
        <w:rPr>
          <w:sz w:val="20"/>
          <w:szCs w:val="20"/>
          <w:highlight w:val="yellow"/>
        </w:rPr>
        <w:t>predicate’s arguments in the predicate itself</w:t>
      </w:r>
      <w:r w:rsidRPr="00D31D28">
        <w:rPr>
          <w:sz w:val="20"/>
          <w:szCs w:val="20"/>
        </w:rPr>
        <w:t xml:space="preserve"> so that’s not necessary, and if your only looking for one piece of content and your predicate is specific enough to just return one row then the ordering doesn’t matter.</w:t>
      </w:r>
    </w:p>
    <w:p w:rsidR="00D31D28" w:rsidRPr="00D31D28" w:rsidRDefault="00D31D28" w:rsidP="00D31D28">
      <w:pPr>
        <w:pStyle w:val="NormalWeb"/>
        <w:shd w:val="clear" w:color="auto" w:fill="FFFFFF"/>
        <w:spacing w:before="0" w:beforeAutospacing="0"/>
        <w:rPr>
          <w:sz w:val="20"/>
          <w:szCs w:val="20"/>
        </w:rPr>
      </w:pPr>
      <w:r w:rsidRPr="00D31D28">
        <w:rPr>
          <w:sz w:val="20"/>
          <w:szCs w:val="20"/>
        </w:rPr>
        <w:t xml:space="preserve">It is </w:t>
      </w:r>
      <w:r w:rsidRPr="00F60EED">
        <w:rPr>
          <w:sz w:val="20"/>
          <w:szCs w:val="20"/>
          <w:highlight w:val="yellow"/>
        </w:rPr>
        <w:t>very important to make the predicate specific enough</w:t>
      </w:r>
      <w:r w:rsidRPr="00D31D28">
        <w:rPr>
          <w:sz w:val="20"/>
          <w:szCs w:val="20"/>
        </w:rPr>
        <w:t xml:space="preserve"> so that you’re guaranteed to get the exact ID you’re looking for. In my case I know that there can be only one file at a particular location, but you could use a combination of any columns (such as title, artist, and album) to find the content. Check out the</w:t>
      </w:r>
      <w:r w:rsidRPr="00D31D28">
        <w:rPr>
          <w:rStyle w:val="apple-converted-space"/>
          <w:rFonts w:eastAsiaTheme="majorEastAsia"/>
          <w:sz w:val="20"/>
          <w:szCs w:val="20"/>
        </w:rPr>
        <w:t> </w:t>
      </w:r>
      <w:hyperlink r:id="rId392" w:tgtFrame="_blank" w:history="1">
        <w:r w:rsidRPr="00D31D28">
          <w:rPr>
            <w:rStyle w:val="Hyperlink"/>
            <w:rFonts w:eastAsiaTheme="majorEastAsia"/>
            <w:color w:val="auto"/>
            <w:sz w:val="20"/>
            <w:szCs w:val="20"/>
          </w:rPr>
          <w:t>MediaColumns</w:t>
        </w:r>
      </w:hyperlink>
      <w:r w:rsidRPr="00D31D28">
        <w:rPr>
          <w:sz w:val="20"/>
          <w:szCs w:val="20"/>
        </w:rPr>
        <w:t> for all the possibilities.</w:t>
      </w:r>
    </w:p>
    <w:p w:rsidR="00F60EED" w:rsidRDefault="00D31D28" w:rsidP="00D31D28">
      <w:pPr>
        <w:pStyle w:val="NormalWeb"/>
        <w:shd w:val="clear" w:color="auto" w:fill="FFFFFF"/>
        <w:spacing w:before="0" w:beforeAutospacing="0"/>
        <w:rPr>
          <w:sz w:val="20"/>
          <w:szCs w:val="20"/>
        </w:rPr>
      </w:pPr>
      <w:r w:rsidRPr="00F60EED">
        <w:rPr>
          <w:sz w:val="20"/>
          <w:szCs w:val="20"/>
          <w:highlight w:val="yellow"/>
        </w:rPr>
        <w:t>Once you perform the actual query</w:t>
      </w:r>
      <w:r w:rsidRPr="00D31D28">
        <w:rPr>
          <w:sz w:val="20"/>
          <w:szCs w:val="20"/>
        </w:rPr>
        <w:t xml:space="preserve">, you’ll want to check to see whether </w:t>
      </w:r>
      <w:r w:rsidRPr="00F60EED">
        <w:rPr>
          <w:b/>
          <w:sz w:val="20"/>
          <w:szCs w:val="20"/>
        </w:rPr>
        <w:t>the MediaStore</w:t>
      </w:r>
      <w:r w:rsidRPr="00D31D28">
        <w:rPr>
          <w:sz w:val="20"/>
          <w:szCs w:val="20"/>
        </w:rPr>
        <w:t xml:space="preserve"> actually contains the content you’re trying to delete. </w:t>
      </w:r>
    </w:p>
    <w:p w:rsidR="00F60EED" w:rsidRDefault="00D31D28" w:rsidP="00D31D28">
      <w:pPr>
        <w:pStyle w:val="NormalWeb"/>
        <w:shd w:val="clear" w:color="auto" w:fill="FFFFFF"/>
        <w:spacing w:before="0" w:beforeAutospacing="0"/>
        <w:rPr>
          <w:sz w:val="20"/>
          <w:szCs w:val="20"/>
        </w:rPr>
      </w:pPr>
      <w:r w:rsidRPr="00D31D28">
        <w:rPr>
          <w:sz w:val="20"/>
          <w:szCs w:val="20"/>
        </w:rPr>
        <w:t xml:space="preserve">If you don’t handle this in some way your app will crash while trying </w:t>
      </w:r>
      <w:r w:rsidRPr="00F60EED">
        <w:rPr>
          <w:sz w:val="20"/>
          <w:szCs w:val="20"/>
          <w:highlight w:val="yellow"/>
        </w:rPr>
        <w:t>to iterate through the cursor</w:t>
      </w:r>
      <w:r w:rsidRPr="00D31D28">
        <w:rPr>
          <w:sz w:val="20"/>
          <w:szCs w:val="20"/>
        </w:rPr>
        <w:t xml:space="preserve">. </w:t>
      </w:r>
    </w:p>
    <w:p w:rsidR="00F60EED" w:rsidRDefault="00D31D28" w:rsidP="00D31D28">
      <w:pPr>
        <w:pStyle w:val="NormalWeb"/>
        <w:shd w:val="clear" w:color="auto" w:fill="FFFFFF"/>
        <w:spacing w:before="0" w:beforeAutospacing="0"/>
        <w:rPr>
          <w:sz w:val="20"/>
          <w:szCs w:val="20"/>
        </w:rPr>
      </w:pPr>
      <w:r w:rsidRPr="00D31D28">
        <w:rPr>
          <w:sz w:val="20"/>
          <w:szCs w:val="20"/>
        </w:rPr>
        <w:t xml:space="preserve">Once you confirm that the query returned some data, grab the ID by moving the cursor to it’s first position, reading the “_ID” column, and closing the cursor. </w:t>
      </w:r>
    </w:p>
    <w:p w:rsidR="00F60EED" w:rsidRDefault="00D31D28" w:rsidP="00D31D28">
      <w:pPr>
        <w:pStyle w:val="NormalWeb"/>
        <w:shd w:val="clear" w:color="auto" w:fill="FFFFFF"/>
        <w:spacing w:before="0" w:beforeAutospacing="0"/>
        <w:rPr>
          <w:sz w:val="20"/>
          <w:szCs w:val="20"/>
        </w:rPr>
      </w:pPr>
      <w:r w:rsidRPr="00F60EED">
        <w:rPr>
          <w:sz w:val="20"/>
          <w:szCs w:val="20"/>
          <w:highlight w:val="yellow"/>
        </w:rPr>
        <w:t>It’s very important</w:t>
      </w:r>
      <w:r w:rsidRPr="00D31D28">
        <w:rPr>
          <w:sz w:val="20"/>
          <w:szCs w:val="20"/>
        </w:rPr>
        <w:t xml:space="preserve"> that you remember to close the cursor once you’ve finished using it. </w:t>
      </w:r>
    </w:p>
    <w:p w:rsidR="00D31D28" w:rsidRPr="00D31D28" w:rsidRDefault="00D31D28" w:rsidP="00D31D28">
      <w:pPr>
        <w:pStyle w:val="NormalWeb"/>
        <w:shd w:val="clear" w:color="auto" w:fill="FFFFFF"/>
        <w:spacing w:before="0" w:beforeAutospacing="0"/>
        <w:rPr>
          <w:sz w:val="20"/>
          <w:szCs w:val="20"/>
        </w:rPr>
      </w:pPr>
      <w:r w:rsidRPr="00D31D28">
        <w:rPr>
          <w:sz w:val="20"/>
          <w:szCs w:val="20"/>
        </w:rPr>
        <w:t xml:space="preserve">Your app won’t </w:t>
      </w:r>
      <w:r w:rsidRPr="00F60EED">
        <w:rPr>
          <w:sz w:val="20"/>
          <w:szCs w:val="20"/>
          <w:highlight w:val="yellow"/>
        </w:rPr>
        <w:t>crash, but you’ll get memory leaks and complaints in LogCat</w:t>
      </w:r>
      <w:r w:rsidRPr="00D31D28">
        <w:rPr>
          <w:sz w:val="20"/>
          <w:szCs w:val="20"/>
        </w:rPr>
        <w:t>.</w:t>
      </w:r>
    </w:p>
    <w:p w:rsidR="00D31D28" w:rsidRPr="00D31D28" w:rsidRDefault="00D31D28" w:rsidP="00D31D28">
      <w:pPr>
        <w:pStyle w:val="NormalWeb"/>
        <w:shd w:val="clear" w:color="auto" w:fill="FFFFFF"/>
        <w:spacing w:before="0" w:beforeAutospacing="0"/>
        <w:rPr>
          <w:sz w:val="20"/>
          <w:szCs w:val="20"/>
        </w:rPr>
      </w:pPr>
      <w:r w:rsidRPr="00D31D28">
        <w:rPr>
          <w:sz w:val="20"/>
          <w:szCs w:val="20"/>
        </w:rPr>
        <w:t>Now that we have the ID that the MediaStore associates with our content, we can call ContentResolver’s delete() method similar to how we called its query() method.</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n"/>
          <w:rFonts w:ascii="Times New Roman" w:hAnsi="Times New Roman" w:cs="Times New Roman"/>
          <w:shd w:val="clear" w:color="auto" w:fill="002B36"/>
        </w:rPr>
        <w:t>Uri</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uri</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ContentUris</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withAppendedId</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MediaStore</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Audio</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Media</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EXTERNAL_CONTENT_URI</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id</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o"/>
          <w:rFonts w:ascii="Times New Roman" w:hAnsi="Times New Roman" w:cs="Times New Roman"/>
          <w:shd w:val="clear" w:color="auto" w:fill="002B36"/>
        </w:rPr>
        <w:t>);</w:t>
      </w:r>
    </w:p>
    <w:p w:rsidR="00D31D28" w:rsidRDefault="00D31D28" w:rsidP="00D31D28">
      <w:pPr>
        <w:pStyle w:val="HTMLPreformatted"/>
        <w:shd w:val="clear" w:color="auto" w:fill="F9F9F9"/>
        <w:wordWrap w:val="0"/>
        <w:rPr>
          <w:rStyle w:val="o"/>
          <w:rFonts w:ascii="Times New Roman" w:hAnsi="Times New Roman" w:cs="Times New Roman"/>
          <w:shd w:val="clear" w:color="auto" w:fill="002B36"/>
        </w:rPr>
      </w:pPr>
      <w:r w:rsidRPr="00D31D28">
        <w:rPr>
          <w:rStyle w:val="n"/>
          <w:rFonts w:ascii="Times New Roman" w:hAnsi="Times New Roman" w:cs="Times New Roman"/>
          <w:shd w:val="clear" w:color="auto" w:fill="002B36"/>
        </w:rPr>
        <w:t>context</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getContentResolver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delete</w:t>
      </w:r>
      <w:r w:rsidRPr="00D31D28">
        <w:rPr>
          <w:rStyle w:val="o"/>
          <w:rFonts w:ascii="Times New Roman" w:hAnsi="Times New Roman" w:cs="Times New Roman"/>
          <w:shd w:val="clear" w:color="auto" w:fill="002B36"/>
        </w:rPr>
        <w:t>(</w:t>
      </w:r>
      <w:r w:rsidRPr="00D31D28">
        <w:rPr>
          <w:rStyle w:val="n"/>
          <w:rFonts w:ascii="Times New Roman" w:hAnsi="Times New Roman" w:cs="Times New Roman"/>
          <w:shd w:val="clear" w:color="auto" w:fill="002B36"/>
        </w:rPr>
        <w:t>uri</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keyword"/>
          <w:rFonts w:ascii="Times New Roman" w:hAnsi="Times New Roman" w:cs="Times New Roman"/>
          <w:shd w:val="clear" w:color="auto" w:fill="002B36"/>
        </w:rPr>
        <w:t>null</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keyword"/>
          <w:rFonts w:ascii="Times New Roman" w:hAnsi="Times New Roman" w:cs="Times New Roman"/>
          <w:shd w:val="clear" w:color="auto" w:fill="002B36"/>
        </w:rPr>
        <w:t>null</w:t>
      </w:r>
      <w:r w:rsidRPr="00D31D28">
        <w:rPr>
          <w:rStyle w:val="o"/>
          <w:rFonts w:ascii="Times New Roman" w:hAnsi="Times New Roman" w:cs="Times New Roman"/>
          <w:shd w:val="clear" w:color="auto" w:fill="002B36"/>
        </w:rPr>
        <w:t>);</w:t>
      </w:r>
    </w:p>
    <w:p w:rsidR="00F60EED" w:rsidRPr="00D31D28" w:rsidRDefault="00F60EED" w:rsidP="00D31D28">
      <w:pPr>
        <w:pStyle w:val="HTMLPreformatted"/>
        <w:shd w:val="clear" w:color="auto" w:fill="F9F9F9"/>
        <w:wordWrap w:val="0"/>
        <w:rPr>
          <w:rStyle w:val="HTMLCode"/>
          <w:rFonts w:ascii="Times New Roman" w:hAnsi="Times New Roman" w:cs="Times New Roman"/>
          <w:shd w:val="clear" w:color="auto" w:fill="002B36"/>
        </w:rPr>
      </w:pPr>
    </w:p>
    <w:p w:rsidR="00F60EED" w:rsidRDefault="00D31D28" w:rsidP="00D31D28">
      <w:pPr>
        <w:pStyle w:val="NormalWeb"/>
        <w:shd w:val="clear" w:color="auto" w:fill="FFFFFF"/>
        <w:spacing w:before="0" w:beforeAutospacing="0"/>
        <w:rPr>
          <w:sz w:val="20"/>
          <w:szCs w:val="20"/>
        </w:rPr>
      </w:pPr>
      <w:r w:rsidRPr="00D31D28">
        <w:rPr>
          <w:sz w:val="20"/>
          <w:szCs w:val="20"/>
        </w:rPr>
        <w:t xml:space="preserve">The </w:t>
      </w:r>
      <w:r w:rsidRPr="00F60EED">
        <w:rPr>
          <w:sz w:val="20"/>
          <w:szCs w:val="20"/>
          <w:highlight w:val="yellow"/>
        </w:rPr>
        <w:t>delete() method takes 3 arguments</w:t>
      </w:r>
      <w:r w:rsidRPr="00D31D28">
        <w:rPr>
          <w:sz w:val="20"/>
          <w:szCs w:val="20"/>
        </w:rPr>
        <w:t xml:space="preserve">: </w:t>
      </w:r>
      <w:r w:rsidRPr="00F60EED">
        <w:rPr>
          <w:b/>
          <w:sz w:val="20"/>
          <w:szCs w:val="20"/>
        </w:rPr>
        <w:t>the Uri</w:t>
      </w:r>
      <w:r w:rsidRPr="00D31D28">
        <w:rPr>
          <w:sz w:val="20"/>
          <w:szCs w:val="20"/>
        </w:rPr>
        <w:t xml:space="preserve"> to be deleted, </w:t>
      </w:r>
      <w:r w:rsidRPr="00F60EED">
        <w:rPr>
          <w:sz w:val="20"/>
          <w:szCs w:val="20"/>
          <w:u w:val="single"/>
        </w:rPr>
        <w:t>the predicate</w:t>
      </w:r>
      <w:r w:rsidRPr="00D31D28">
        <w:rPr>
          <w:sz w:val="20"/>
          <w:szCs w:val="20"/>
        </w:rPr>
        <w:t xml:space="preserve">, and the </w:t>
      </w:r>
      <w:r w:rsidRPr="00F60EED">
        <w:rPr>
          <w:b/>
          <w:i/>
          <w:sz w:val="20"/>
          <w:szCs w:val="20"/>
        </w:rPr>
        <w:t>predicate arguments</w:t>
      </w:r>
      <w:r w:rsidRPr="00D31D28">
        <w:rPr>
          <w:sz w:val="20"/>
          <w:szCs w:val="20"/>
        </w:rPr>
        <w:t xml:space="preserve">. </w:t>
      </w:r>
    </w:p>
    <w:p w:rsidR="00F60EED" w:rsidRDefault="00D31D28" w:rsidP="00D31D28">
      <w:pPr>
        <w:pStyle w:val="NormalWeb"/>
        <w:shd w:val="clear" w:color="auto" w:fill="FFFFFF"/>
        <w:spacing w:before="0" w:beforeAutospacing="0"/>
        <w:rPr>
          <w:sz w:val="20"/>
          <w:szCs w:val="20"/>
        </w:rPr>
      </w:pPr>
      <w:r w:rsidRPr="00D31D28">
        <w:rPr>
          <w:sz w:val="20"/>
          <w:szCs w:val="20"/>
        </w:rPr>
        <w:t xml:space="preserve">We form the Uri by appending the ID we discovered by querying the MediaStore to the Uri of the audio files on external storage. </w:t>
      </w:r>
    </w:p>
    <w:p w:rsidR="00D31D28" w:rsidRPr="00D31D28" w:rsidRDefault="00D31D28" w:rsidP="00D31D28">
      <w:pPr>
        <w:pStyle w:val="NormalWeb"/>
        <w:shd w:val="clear" w:color="auto" w:fill="FFFFFF"/>
        <w:spacing w:before="0" w:beforeAutospacing="0"/>
        <w:rPr>
          <w:sz w:val="20"/>
          <w:szCs w:val="20"/>
        </w:rPr>
      </w:pPr>
      <w:r w:rsidRPr="00D31D28">
        <w:rPr>
          <w:sz w:val="20"/>
          <w:szCs w:val="20"/>
        </w:rPr>
        <w:t xml:space="preserve">Since we </w:t>
      </w:r>
      <w:r w:rsidRPr="00F60EED">
        <w:rPr>
          <w:sz w:val="20"/>
          <w:szCs w:val="20"/>
          <w:highlight w:val="yellow"/>
        </w:rPr>
        <w:t>know exactly which row we want to delete</w:t>
      </w:r>
      <w:r w:rsidRPr="00D31D28">
        <w:rPr>
          <w:sz w:val="20"/>
          <w:szCs w:val="20"/>
        </w:rPr>
        <w:t>, we don’t need to specify the predicate or the predicate’s arguments.</w:t>
      </w:r>
    </w:p>
    <w:p w:rsidR="00D31D28" w:rsidRPr="00D31D28" w:rsidRDefault="00D31D28" w:rsidP="00D31D28">
      <w:pPr>
        <w:pStyle w:val="NormalWeb"/>
        <w:shd w:val="clear" w:color="auto" w:fill="FFFFFF"/>
        <w:spacing w:before="0" w:beforeAutospacing="0"/>
        <w:rPr>
          <w:sz w:val="20"/>
          <w:szCs w:val="20"/>
        </w:rPr>
      </w:pPr>
      <w:r w:rsidRPr="00D31D28">
        <w:rPr>
          <w:sz w:val="20"/>
          <w:szCs w:val="20"/>
        </w:rPr>
        <w:t xml:space="preserve">The second method </w:t>
      </w:r>
      <w:r w:rsidRPr="00F60EED">
        <w:rPr>
          <w:sz w:val="20"/>
          <w:szCs w:val="20"/>
          <w:highlight w:val="yellow"/>
        </w:rPr>
        <w:t>to delete the content from the MediaStore takes</w:t>
      </w:r>
      <w:r w:rsidRPr="00D31D28">
        <w:rPr>
          <w:sz w:val="20"/>
          <w:szCs w:val="20"/>
        </w:rPr>
        <w:t xml:space="preserve"> advantage of the fact that querying and deleting from it are performed almost identically.</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n"/>
          <w:rFonts w:ascii="Times New Roman" w:hAnsi="Times New Roman" w:cs="Times New Roman"/>
          <w:shd w:val="clear" w:color="auto" w:fill="002B36"/>
        </w:rPr>
        <w:t>context</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getContentResolver</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delete</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MediaStore</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Audio</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Media</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EXTERNAL_CONTENT_URI</w:t>
      </w:r>
      <w:r w:rsidRPr="00D31D28">
        <w:rPr>
          <w:rStyle w:val="o"/>
          <w:rFonts w:ascii="Times New Roman" w:hAnsi="Times New Roman" w:cs="Times New Roman"/>
          <w:shd w:val="clear" w:color="auto" w:fill="002B36"/>
        </w:rPr>
        <w:t>,</w:t>
      </w:r>
    </w:p>
    <w:p w:rsidR="00D31D28" w:rsidRPr="00D31D28" w:rsidRDefault="00D31D28" w:rsidP="00D31D28">
      <w:pPr>
        <w:pStyle w:val="HTMLPreformatted"/>
        <w:shd w:val="clear" w:color="auto" w:fill="F9F9F9"/>
        <w:wordWrap w:val="0"/>
        <w:rPr>
          <w:rStyle w:val="HTMLCode"/>
          <w:rFonts w:ascii="Times New Roman" w:hAnsi="Times New Roman" w:cs="Times New Roman"/>
          <w:shd w:val="clear" w:color="auto" w:fill="002B36"/>
        </w:rPr>
      </w:pP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MediaStore</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MediaColumns</w:t>
      </w:r>
      <w:r w:rsidRPr="00D31D28">
        <w:rPr>
          <w:rStyle w:val="o"/>
          <w:rFonts w:ascii="Times New Roman" w:hAnsi="Times New Roman" w:cs="Times New Roman"/>
          <w:shd w:val="clear" w:color="auto" w:fill="002B36"/>
        </w:rPr>
        <w:t>.</w:t>
      </w:r>
      <w:r w:rsidRPr="00D31D28">
        <w:rPr>
          <w:rStyle w:val="na"/>
          <w:rFonts w:ascii="Times New Roman" w:hAnsi="Times New Roman" w:cs="Times New Roman"/>
          <w:shd w:val="clear" w:color="auto" w:fill="002B36"/>
        </w:rPr>
        <w:t>DATA</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string"/>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n"/>
          <w:rFonts w:ascii="Times New Roman" w:hAnsi="Times New Roman" w:cs="Times New Roman"/>
          <w:shd w:val="clear" w:color="auto" w:fill="002B36"/>
        </w:rPr>
        <w:t>path</w:t>
      </w:r>
      <w:r w:rsidRPr="00D31D28">
        <w:rPr>
          <w:rStyle w:val="HTMLCode"/>
          <w:rFonts w:ascii="Times New Roman" w:hAnsi="Times New Roman" w:cs="Times New Roman"/>
          <w:shd w:val="clear" w:color="auto" w:fill="002B36"/>
        </w:rPr>
        <w:t xml:space="preserve"> </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string"/>
          <w:rFonts w:ascii="Times New Roman" w:hAnsi="Times New Roman" w:cs="Times New Roman"/>
          <w:shd w:val="clear" w:color="auto" w:fill="002B36"/>
        </w:rPr>
        <w:t>"'"</w:t>
      </w:r>
      <w:r w:rsidRPr="00D31D28">
        <w:rPr>
          <w:rStyle w:val="o"/>
          <w:rFonts w:ascii="Times New Roman" w:hAnsi="Times New Roman" w:cs="Times New Roman"/>
          <w:shd w:val="clear" w:color="auto" w:fill="002B36"/>
        </w:rPr>
        <w:t>,</w:t>
      </w:r>
      <w:r w:rsidRPr="00D31D28">
        <w:rPr>
          <w:rStyle w:val="HTMLCode"/>
          <w:rFonts w:ascii="Times New Roman" w:hAnsi="Times New Roman" w:cs="Times New Roman"/>
          <w:shd w:val="clear" w:color="auto" w:fill="002B36"/>
        </w:rPr>
        <w:t xml:space="preserve"> </w:t>
      </w:r>
      <w:r w:rsidRPr="00D31D28">
        <w:rPr>
          <w:rStyle w:val="hljs-keyword"/>
          <w:rFonts w:ascii="Times New Roman" w:hAnsi="Times New Roman" w:cs="Times New Roman"/>
          <w:shd w:val="clear" w:color="auto" w:fill="002B36"/>
        </w:rPr>
        <w:t>null</w:t>
      </w:r>
    </w:p>
    <w:p w:rsidR="00D31D28" w:rsidRDefault="00D31D28" w:rsidP="00D31D28">
      <w:pPr>
        <w:pStyle w:val="HTMLPreformatted"/>
        <w:shd w:val="clear" w:color="auto" w:fill="F9F9F9"/>
        <w:wordWrap w:val="0"/>
        <w:rPr>
          <w:rStyle w:val="o"/>
          <w:rFonts w:ascii="Times New Roman" w:hAnsi="Times New Roman" w:cs="Times New Roman"/>
          <w:shd w:val="clear" w:color="auto" w:fill="002B36"/>
        </w:rPr>
      </w:pPr>
      <w:r w:rsidRPr="00D31D28">
        <w:rPr>
          <w:rStyle w:val="o"/>
          <w:rFonts w:ascii="Times New Roman" w:hAnsi="Times New Roman" w:cs="Times New Roman"/>
          <w:shd w:val="clear" w:color="auto" w:fill="002B36"/>
        </w:rPr>
        <w:t>);</w:t>
      </w:r>
    </w:p>
    <w:p w:rsidR="00F60EED" w:rsidRPr="00D31D28" w:rsidRDefault="00F60EED" w:rsidP="00D31D28">
      <w:pPr>
        <w:pStyle w:val="HTMLPreformatted"/>
        <w:shd w:val="clear" w:color="auto" w:fill="F9F9F9"/>
        <w:wordWrap w:val="0"/>
        <w:rPr>
          <w:rStyle w:val="HTMLCode"/>
          <w:rFonts w:ascii="Times New Roman" w:hAnsi="Times New Roman" w:cs="Times New Roman"/>
          <w:shd w:val="clear" w:color="auto" w:fill="002B36"/>
        </w:rPr>
      </w:pPr>
    </w:p>
    <w:p w:rsidR="00F60EED" w:rsidRDefault="00D31D28" w:rsidP="00D31D28">
      <w:pPr>
        <w:pStyle w:val="NormalWeb"/>
        <w:shd w:val="clear" w:color="auto" w:fill="FFFFFF"/>
        <w:spacing w:before="0" w:beforeAutospacing="0"/>
        <w:rPr>
          <w:sz w:val="20"/>
          <w:szCs w:val="20"/>
        </w:rPr>
      </w:pPr>
      <w:r w:rsidRPr="00D31D28">
        <w:rPr>
          <w:sz w:val="20"/>
          <w:szCs w:val="20"/>
        </w:rPr>
        <w:t xml:space="preserve">We can use the predicate of the delete() method to specify exactly what we want to delete, rather than having to query for it beforehand. </w:t>
      </w:r>
    </w:p>
    <w:p w:rsidR="00F60EED" w:rsidRDefault="00D31D28" w:rsidP="00D31D28">
      <w:pPr>
        <w:pStyle w:val="NormalWeb"/>
        <w:shd w:val="clear" w:color="auto" w:fill="FFFFFF"/>
        <w:spacing w:before="0" w:beforeAutospacing="0"/>
        <w:rPr>
          <w:sz w:val="20"/>
          <w:szCs w:val="20"/>
        </w:rPr>
      </w:pPr>
      <w:r w:rsidRPr="00D31D28">
        <w:rPr>
          <w:sz w:val="20"/>
          <w:szCs w:val="20"/>
        </w:rPr>
        <w:t xml:space="preserve">While this method is </w:t>
      </w:r>
      <w:r w:rsidRPr="00F60EED">
        <w:rPr>
          <w:sz w:val="20"/>
          <w:szCs w:val="20"/>
          <w:highlight w:val="yellow"/>
        </w:rPr>
        <w:t>more efficient</w:t>
      </w:r>
      <w:r w:rsidRPr="00D31D28">
        <w:rPr>
          <w:sz w:val="20"/>
          <w:szCs w:val="20"/>
        </w:rPr>
        <w:t xml:space="preserve"> (no extra query, no cursors to deal with), it has </w:t>
      </w:r>
      <w:r w:rsidRPr="00F60EED">
        <w:rPr>
          <w:b/>
          <w:sz w:val="20"/>
          <w:szCs w:val="20"/>
          <w:u w:val="single"/>
        </w:rPr>
        <w:t>some pitfalls.</w:t>
      </w:r>
      <w:r w:rsidRPr="00D31D28">
        <w:rPr>
          <w:sz w:val="20"/>
          <w:szCs w:val="20"/>
        </w:rPr>
        <w:t xml:space="preserve"> </w:t>
      </w:r>
    </w:p>
    <w:p w:rsidR="00F60EED" w:rsidRDefault="00D31D28" w:rsidP="00D31D28">
      <w:pPr>
        <w:pStyle w:val="NormalWeb"/>
        <w:shd w:val="clear" w:color="auto" w:fill="FFFFFF"/>
        <w:spacing w:before="0" w:beforeAutospacing="0"/>
        <w:rPr>
          <w:sz w:val="20"/>
          <w:szCs w:val="20"/>
        </w:rPr>
      </w:pPr>
      <w:r w:rsidRPr="00D31D28">
        <w:rPr>
          <w:sz w:val="20"/>
          <w:szCs w:val="20"/>
        </w:rPr>
        <w:t xml:space="preserve">You </w:t>
      </w:r>
      <w:r w:rsidRPr="00F60EED">
        <w:rPr>
          <w:sz w:val="20"/>
          <w:szCs w:val="20"/>
          <w:highlight w:val="yellow"/>
        </w:rPr>
        <w:t>have no way of explicitly confirming what you’re deleting</w:t>
      </w:r>
      <w:r w:rsidRPr="00D31D28">
        <w:rPr>
          <w:sz w:val="20"/>
          <w:szCs w:val="20"/>
        </w:rPr>
        <w:t xml:space="preserve">. </w:t>
      </w:r>
    </w:p>
    <w:p w:rsidR="00F60EED" w:rsidRDefault="00D31D28" w:rsidP="00D31D28">
      <w:pPr>
        <w:pStyle w:val="NormalWeb"/>
        <w:shd w:val="clear" w:color="auto" w:fill="FFFFFF"/>
        <w:spacing w:before="0" w:beforeAutospacing="0"/>
        <w:rPr>
          <w:sz w:val="20"/>
          <w:szCs w:val="20"/>
        </w:rPr>
      </w:pPr>
      <w:r w:rsidRPr="00D31D28">
        <w:rPr>
          <w:sz w:val="20"/>
          <w:szCs w:val="20"/>
        </w:rPr>
        <w:t xml:space="preserve">You’re also not able to do advanced queries with this method, </w:t>
      </w:r>
      <w:r w:rsidRPr="00F60EED">
        <w:rPr>
          <w:b/>
          <w:sz w:val="20"/>
          <w:szCs w:val="20"/>
        </w:rPr>
        <w:t>such as if you wanted to delete the most</w:t>
      </w:r>
      <w:r w:rsidRPr="00D31D28">
        <w:rPr>
          <w:sz w:val="20"/>
          <w:szCs w:val="20"/>
        </w:rPr>
        <w:t xml:space="preserve"> recently added content (which you could do by ordering the query based on the DATE_ADDED column). </w:t>
      </w:r>
    </w:p>
    <w:p w:rsidR="00D31D28" w:rsidRDefault="00D31D28" w:rsidP="00D31D28">
      <w:pPr>
        <w:pStyle w:val="NormalWeb"/>
        <w:shd w:val="clear" w:color="auto" w:fill="FFFFFF"/>
        <w:spacing w:before="0" w:beforeAutospacing="0"/>
        <w:rPr>
          <w:sz w:val="20"/>
          <w:szCs w:val="20"/>
        </w:rPr>
      </w:pPr>
      <w:r w:rsidRPr="00D31D28">
        <w:rPr>
          <w:sz w:val="20"/>
          <w:szCs w:val="20"/>
        </w:rPr>
        <w:lastRenderedPageBreak/>
        <w:t>However, both ways give you a way to confirm what you’ve deleted since the delete() method returns the number of rows that it deleted as an integer.</w:t>
      </w:r>
    </w:p>
    <w:p w:rsidR="00326F44" w:rsidRDefault="00326F44" w:rsidP="00326F44">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244AF8" w:rsidRPr="0082528D" w:rsidRDefault="00244AF8" w:rsidP="00215CD2">
      <w:pPr>
        <w:pStyle w:val="ListParagraph"/>
        <w:numPr>
          <w:ilvl w:val="4"/>
          <w:numId w:val="1"/>
        </w:numPr>
        <w:ind w:left="1080"/>
        <w:rPr>
          <w:rFonts w:ascii="Times New Roman" w:hAnsi="Times New Roman" w:cs="Times New Roman"/>
          <w:sz w:val="18"/>
          <w:szCs w:val="18"/>
          <w:lang w:val="en-US"/>
        </w:rPr>
      </w:pPr>
      <w:r w:rsidRPr="0082528D">
        <w:rPr>
          <w:rFonts w:ascii="Times New Roman" w:hAnsi="Times New Roman" w:cs="Times New Roman"/>
          <w:sz w:val="18"/>
          <w:szCs w:val="18"/>
          <w:lang w:val="en-US"/>
        </w:rPr>
        <w:t>Content Provider</w:t>
      </w:r>
    </w:p>
    <w:p w:rsidR="00810563" w:rsidRPr="0082528D" w:rsidRDefault="00533671" w:rsidP="00215CD2">
      <w:pPr>
        <w:pStyle w:val="ListParagraph"/>
        <w:numPr>
          <w:ilvl w:val="5"/>
          <w:numId w:val="1"/>
        </w:numPr>
        <w:ind w:left="1800"/>
        <w:rPr>
          <w:rFonts w:ascii="Times New Roman" w:hAnsi="Times New Roman" w:cs="Times New Roman"/>
          <w:sz w:val="18"/>
          <w:szCs w:val="18"/>
          <w:lang w:val="en-US"/>
        </w:rPr>
      </w:pPr>
      <w:r w:rsidRPr="0082528D">
        <w:rPr>
          <w:rFonts w:ascii="Times New Roman" w:hAnsi="Times New Roman" w:cs="Times New Roman"/>
          <w:sz w:val="18"/>
          <w:szCs w:val="18"/>
          <w:lang w:val="en-US"/>
        </w:rPr>
        <w:t>Shared Preferences</w:t>
      </w:r>
    </w:p>
    <w:p w:rsidR="00533671" w:rsidRPr="0082528D" w:rsidRDefault="00533671" w:rsidP="00215CD2">
      <w:pPr>
        <w:pStyle w:val="ListParagraph"/>
        <w:numPr>
          <w:ilvl w:val="5"/>
          <w:numId w:val="1"/>
        </w:numPr>
        <w:ind w:left="1800"/>
        <w:rPr>
          <w:rFonts w:ascii="Times New Roman" w:hAnsi="Times New Roman" w:cs="Times New Roman"/>
          <w:sz w:val="18"/>
          <w:szCs w:val="18"/>
          <w:lang w:val="en-US"/>
        </w:rPr>
      </w:pPr>
      <w:r w:rsidRPr="0082528D">
        <w:rPr>
          <w:rFonts w:ascii="Times New Roman" w:hAnsi="Times New Roman" w:cs="Times New Roman"/>
          <w:sz w:val="18"/>
          <w:szCs w:val="18"/>
          <w:lang w:val="en-US"/>
        </w:rPr>
        <w:t>SQLite Database</w:t>
      </w:r>
    </w:p>
    <w:p w:rsidR="00533671" w:rsidRPr="0082528D" w:rsidRDefault="00533671" w:rsidP="00215CD2">
      <w:pPr>
        <w:pStyle w:val="ListParagraph"/>
        <w:numPr>
          <w:ilvl w:val="5"/>
          <w:numId w:val="1"/>
        </w:numPr>
        <w:ind w:left="1800"/>
        <w:rPr>
          <w:rFonts w:ascii="Times New Roman" w:hAnsi="Times New Roman" w:cs="Times New Roman"/>
          <w:sz w:val="18"/>
          <w:szCs w:val="18"/>
          <w:lang w:val="en-US"/>
        </w:rPr>
      </w:pPr>
      <w:r w:rsidRPr="0082528D">
        <w:rPr>
          <w:rFonts w:ascii="Times New Roman" w:hAnsi="Times New Roman" w:cs="Times New Roman"/>
          <w:sz w:val="18"/>
          <w:szCs w:val="18"/>
          <w:lang w:val="en-US"/>
        </w:rPr>
        <w:t>Content Provider</w:t>
      </w:r>
    </w:p>
    <w:p w:rsidR="00533671" w:rsidRPr="0082528D" w:rsidRDefault="00533671" w:rsidP="00215CD2">
      <w:pPr>
        <w:pStyle w:val="ListParagraph"/>
        <w:numPr>
          <w:ilvl w:val="5"/>
          <w:numId w:val="1"/>
        </w:numPr>
        <w:ind w:left="1800"/>
        <w:rPr>
          <w:rFonts w:ascii="Times New Roman" w:hAnsi="Times New Roman" w:cs="Times New Roman"/>
          <w:sz w:val="18"/>
          <w:szCs w:val="18"/>
          <w:lang w:val="en-US"/>
        </w:rPr>
      </w:pPr>
      <w:r w:rsidRPr="0082528D">
        <w:rPr>
          <w:rFonts w:ascii="Times New Roman" w:hAnsi="Times New Roman" w:cs="Times New Roman"/>
          <w:sz w:val="18"/>
          <w:szCs w:val="18"/>
          <w:lang w:val="en-US"/>
        </w:rPr>
        <w:t>Custom Content Provider</w:t>
      </w:r>
    </w:p>
    <w:p w:rsidR="00533671" w:rsidRPr="0082528D" w:rsidRDefault="00533671" w:rsidP="00215CD2">
      <w:pPr>
        <w:pStyle w:val="ListParagraph"/>
        <w:numPr>
          <w:ilvl w:val="5"/>
          <w:numId w:val="1"/>
        </w:numPr>
        <w:ind w:left="1800"/>
        <w:rPr>
          <w:rFonts w:ascii="Times New Roman" w:hAnsi="Times New Roman" w:cs="Times New Roman"/>
          <w:sz w:val="18"/>
          <w:szCs w:val="18"/>
          <w:lang w:val="en-US"/>
        </w:rPr>
      </w:pPr>
      <w:r w:rsidRPr="0082528D">
        <w:rPr>
          <w:rFonts w:ascii="Times New Roman" w:hAnsi="Times New Roman" w:cs="Times New Roman"/>
          <w:sz w:val="18"/>
          <w:szCs w:val="18"/>
          <w:lang w:val="en-US"/>
        </w:rPr>
        <w:t>Media Store and Multimedia Techniques</w:t>
      </w:r>
    </w:p>
    <w:p w:rsidR="00801B3A" w:rsidRPr="0082528D" w:rsidRDefault="00801B3A" w:rsidP="00215CD2">
      <w:pPr>
        <w:pStyle w:val="ListParagraph"/>
        <w:numPr>
          <w:ilvl w:val="5"/>
          <w:numId w:val="1"/>
        </w:numPr>
        <w:ind w:left="1800"/>
        <w:rPr>
          <w:rFonts w:ascii="Times New Roman" w:hAnsi="Times New Roman" w:cs="Times New Roman"/>
          <w:sz w:val="18"/>
          <w:szCs w:val="18"/>
          <w:lang w:val="en-US"/>
        </w:rPr>
      </w:pPr>
      <w:r w:rsidRPr="0082528D">
        <w:rPr>
          <w:rFonts w:ascii="Times New Roman" w:hAnsi="Times New Roman" w:cs="Times New Roman"/>
          <w:sz w:val="18"/>
          <w:szCs w:val="18"/>
          <w:lang w:val="en-US"/>
        </w:rPr>
        <w:t>Audio, Video and Images with recipes</w:t>
      </w:r>
    </w:p>
    <w:p w:rsidR="00632FE3" w:rsidRDefault="00632FE3" w:rsidP="00326F44">
      <w:pPr>
        <w:rPr>
          <w:rFonts w:ascii="Times New Roman" w:hAnsi="Times New Roman" w:cs="Times New Roman"/>
          <w:sz w:val="20"/>
          <w:szCs w:val="20"/>
          <w:u w:val="single"/>
          <w:lang w:val="en-US"/>
        </w:rPr>
      </w:pPr>
      <w:r w:rsidRPr="00632FE3">
        <w:rPr>
          <w:rFonts w:ascii="Times New Roman" w:hAnsi="Times New Roman" w:cs="Times New Roman"/>
          <w:sz w:val="20"/>
          <w:szCs w:val="20"/>
          <w:u w:val="single"/>
          <w:lang w:val="en-US"/>
        </w:rPr>
        <w:t xml:space="preserve">Illustrated Example </w:t>
      </w:r>
    </w:p>
    <w:p w:rsidR="00B4779D" w:rsidRPr="00B4779D" w:rsidRDefault="00B4779D" w:rsidP="003E3ED9">
      <w:pPr>
        <w:pStyle w:val="ListParagraph"/>
        <w:numPr>
          <w:ilvl w:val="0"/>
          <w:numId w:val="78"/>
        </w:numPr>
        <w:rPr>
          <w:rFonts w:ascii="Times New Roman" w:hAnsi="Times New Roman" w:cs="Times New Roman"/>
          <w:sz w:val="20"/>
          <w:szCs w:val="20"/>
          <w:lang w:val="en-US"/>
        </w:rPr>
      </w:pPr>
      <w:r w:rsidRPr="00B4779D">
        <w:rPr>
          <w:rFonts w:ascii="Times New Roman" w:hAnsi="Times New Roman" w:cs="Times New Roman"/>
          <w:sz w:val="20"/>
          <w:szCs w:val="20"/>
          <w:lang w:val="en-US"/>
        </w:rPr>
        <w:t>https://www.tutorialspoint.com/android/android_content_providers.htm</w:t>
      </w:r>
    </w:p>
    <w:p w:rsidR="00B4779D" w:rsidRPr="00B4779D" w:rsidRDefault="00B4779D" w:rsidP="003E3ED9">
      <w:pPr>
        <w:pStyle w:val="ListParagraph"/>
        <w:numPr>
          <w:ilvl w:val="0"/>
          <w:numId w:val="78"/>
        </w:numPr>
        <w:rPr>
          <w:rFonts w:ascii="Times New Roman" w:hAnsi="Times New Roman" w:cs="Times New Roman"/>
          <w:sz w:val="20"/>
          <w:szCs w:val="20"/>
          <w:lang w:val="en-US"/>
        </w:rPr>
      </w:pPr>
      <w:r w:rsidRPr="00B4779D">
        <w:rPr>
          <w:rFonts w:ascii="Times New Roman" w:hAnsi="Times New Roman" w:cs="Times New Roman"/>
          <w:sz w:val="20"/>
          <w:szCs w:val="20"/>
          <w:lang w:val="en-US"/>
        </w:rPr>
        <w:t>https://developer.android.com/guide/topics/providers/content-provider-creating.html</w:t>
      </w:r>
    </w:p>
    <w:p w:rsidR="00B4779D" w:rsidRPr="00B4779D" w:rsidRDefault="00B4779D" w:rsidP="003E3ED9">
      <w:pPr>
        <w:pStyle w:val="ListParagraph"/>
        <w:numPr>
          <w:ilvl w:val="0"/>
          <w:numId w:val="78"/>
        </w:numPr>
        <w:rPr>
          <w:rFonts w:ascii="Times New Roman" w:hAnsi="Times New Roman" w:cs="Times New Roman"/>
          <w:sz w:val="20"/>
          <w:szCs w:val="20"/>
          <w:lang w:val="en-US"/>
        </w:rPr>
      </w:pPr>
      <w:r w:rsidRPr="00B4779D">
        <w:rPr>
          <w:rFonts w:ascii="Times New Roman" w:hAnsi="Times New Roman" w:cs="Times New Roman"/>
          <w:sz w:val="20"/>
          <w:szCs w:val="20"/>
          <w:lang w:val="en-US"/>
        </w:rPr>
        <w:t>https://developer.android.com/guide/topics/providers/content-provider-basics.html</w:t>
      </w:r>
    </w:p>
    <w:p w:rsidR="00B4779D" w:rsidRPr="00B4779D" w:rsidRDefault="00B4779D" w:rsidP="003E3ED9">
      <w:pPr>
        <w:pStyle w:val="ListParagraph"/>
        <w:numPr>
          <w:ilvl w:val="0"/>
          <w:numId w:val="78"/>
        </w:numPr>
        <w:spacing w:after="0" w:line="240" w:lineRule="auto"/>
        <w:ind w:left="714" w:hanging="357"/>
        <w:rPr>
          <w:rFonts w:ascii="Times New Roman" w:hAnsi="Times New Roman" w:cs="Times New Roman"/>
          <w:sz w:val="20"/>
          <w:szCs w:val="20"/>
          <w:lang w:val="en-US"/>
        </w:rPr>
      </w:pPr>
      <w:r w:rsidRPr="00B4779D">
        <w:rPr>
          <w:rFonts w:ascii="Times New Roman" w:hAnsi="Times New Roman" w:cs="Times New Roman"/>
          <w:sz w:val="20"/>
          <w:szCs w:val="20"/>
          <w:lang w:val="en-US"/>
        </w:rPr>
        <w:t>https://developer.android.com/guide/topics/providers/content-providers.html</w:t>
      </w:r>
    </w:p>
    <w:p w:rsidR="00B4779D" w:rsidRDefault="00B4779D" w:rsidP="003E3ED9">
      <w:pPr>
        <w:pStyle w:val="NormalWeb"/>
        <w:numPr>
          <w:ilvl w:val="0"/>
          <w:numId w:val="78"/>
        </w:numPr>
        <w:shd w:val="clear" w:color="auto" w:fill="FFFFFF"/>
        <w:spacing w:before="0" w:beforeAutospacing="0" w:after="0" w:afterAutospacing="0"/>
        <w:ind w:left="714" w:hanging="357"/>
        <w:rPr>
          <w:sz w:val="20"/>
          <w:szCs w:val="20"/>
        </w:rPr>
      </w:pPr>
      <w:r w:rsidRPr="00B4779D">
        <w:rPr>
          <w:sz w:val="20"/>
          <w:szCs w:val="20"/>
        </w:rPr>
        <w:t>https://code.tutsplus.com/tutorials/android-fundamentals-working-with-content-providers--mobile-5549</w:t>
      </w:r>
    </w:p>
    <w:p w:rsidR="00B4779D" w:rsidRDefault="00B4779D" w:rsidP="003E3ED9">
      <w:pPr>
        <w:pStyle w:val="NormalWeb"/>
        <w:numPr>
          <w:ilvl w:val="0"/>
          <w:numId w:val="78"/>
        </w:numPr>
        <w:shd w:val="clear" w:color="auto" w:fill="FFFFFF"/>
        <w:spacing w:before="0" w:beforeAutospacing="0" w:after="0" w:afterAutospacing="0"/>
        <w:ind w:left="714" w:hanging="357"/>
        <w:rPr>
          <w:sz w:val="20"/>
          <w:szCs w:val="20"/>
        </w:rPr>
      </w:pPr>
      <w:r w:rsidRPr="00B4779D">
        <w:rPr>
          <w:sz w:val="20"/>
          <w:szCs w:val="20"/>
        </w:rPr>
        <w:t>https://www.androidtutorialpoint.com/storage/android-content-provider-tutorial/</w:t>
      </w:r>
    </w:p>
    <w:p w:rsidR="00B4779D" w:rsidRDefault="00B4779D" w:rsidP="003E3ED9">
      <w:pPr>
        <w:pStyle w:val="NormalWeb"/>
        <w:numPr>
          <w:ilvl w:val="0"/>
          <w:numId w:val="78"/>
        </w:numPr>
        <w:shd w:val="clear" w:color="auto" w:fill="FFFFFF"/>
        <w:spacing w:before="0" w:beforeAutospacing="0" w:after="0" w:afterAutospacing="0"/>
        <w:ind w:left="714" w:hanging="357"/>
        <w:rPr>
          <w:sz w:val="20"/>
          <w:szCs w:val="20"/>
        </w:rPr>
      </w:pPr>
      <w:r w:rsidRPr="00B4779D">
        <w:rPr>
          <w:sz w:val="20"/>
          <w:szCs w:val="20"/>
        </w:rPr>
        <w:t>http://www.grokkingandroid.com/android-tutorial-writing-your-own-content-provider/</w:t>
      </w:r>
    </w:p>
    <w:p w:rsidR="00B4779D" w:rsidRDefault="00847938" w:rsidP="003E3ED9">
      <w:pPr>
        <w:pStyle w:val="NormalWeb"/>
        <w:numPr>
          <w:ilvl w:val="0"/>
          <w:numId w:val="78"/>
        </w:numPr>
        <w:shd w:val="clear" w:color="auto" w:fill="FFFFFF"/>
        <w:spacing w:before="0" w:beforeAutospacing="0" w:after="0" w:afterAutospacing="0"/>
        <w:ind w:left="714" w:hanging="357"/>
        <w:rPr>
          <w:sz w:val="20"/>
          <w:szCs w:val="20"/>
        </w:rPr>
      </w:pPr>
      <w:r w:rsidRPr="00847938">
        <w:rPr>
          <w:sz w:val="20"/>
          <w:szCs w:val="20"/>
        </w:rPr>
        <w:t>https://guides.codepath.com/android/Creating-Content-Providers</w:t>
      </w:r>
    </w:p>
    <w:p w:rsidR="00847938" w:rsidRDefault="00847938" w:rsidP="003E3ED9">
      <w:pPr>
        <w:pStyle w:val="NormalWeb"/>
        <w:numPr>
          <w:ilvl w:val="0"/>
          <w:numId w:val="78"/>
        </w:numPr>
        <w:shd w:val="clear" w:color="auto" w:fill="FFFFFF"/>
        <w:spacing w:before="0" w:beforeAutospacing="0" w:after="0" w:afterAutospacing="0"/>
        <w:ind w:left="714" w:hanging="357"/>
        <w:rPr>
          <w:sz w:val="20"/>
          <w:szCs w:val="20"/>
        </w:rPr>
      </w:pPr>
      <w:r w:rsidRPr="00847938">
        <w:rPr>
          <w:sz w:val="20"/>
          <w:szCs w:val="20"/>
        </w:rPr>
        <w:t>https://www.sitepoint.com/create-your-own-content-provider-in-android/</w:t>
      </w:r>
    </w:p>
    <w:p w:rsidR="00847938" w:rsidRDefault="00847938" w:rsidP="00847938">
      <w:pPr>
        <w:pStyle w:val="NormalWeb"/>
        <w:shd w:val="clear" w:color="auto" w:fill="FFFFFF"/>
        <w:spacing w:before="0" w:beforeAutospacing="0" w:after="150" w:afterAutospacing="0"/>
        <w:ind w:left="720"/>
        <w:rPr>
          <w:b/>
          <w:sz w:val="20"/>
          <w:szCs w:val="20"/>
          <w:u w:val="single"/>
        </w:rPr>
      </w:pPr>
    </w:p>
    <w:p w:rsidR="00847938" w:rsidRPr="00847938" w:rsidRDefault="00847938" w:rsidP="00847938">
      <w:pPr>
        <w:pStyle w:val="NormalWeb"/>
        <w:shd w:val="clear" w:color="auto" w:fill="FFFFFF"/>
        <w:spacing w:before="0" w:beforeAutospacing="0" w:after="150" w:afterAutospacing="0"/>
        <w:ind w:left="720"/>
        <w:rPr>
          <w:b/>
          <w:sz w:val="20"/>
          <w:szCs w:val="20"/>
          <w:u w:val="single"/>
        </w:rPr>
      </w:pPr>
      <w:r w:rsidRPr="00847938">
        <w:rPr>
          <w:b/>
          <w:sz w:val="20"/>
          <w:szCs w:val="20"/>
          <w:u w:val="single"/>
        </w:rPr>
        <w:t>SQLite Database and Content Provider</w:t>
      </w:r>
    </w:p>
    <w:p w:rsidR="00B4779D" w:rsidRPr="00203EA2" w:rsidRDefault="00847938"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http://www.vogella.com/tutorials/AndroidSQLite/article.html</w:t>
      </w:r>
    </w:p>
    <w:p w:rsidR="00847938"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https://www.tutorialspoint.com/android/android_sqlite_database.htm</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https://developer.android.com/training/basics/data-storage/databases.html</w:t>
      </w:r>
    </w:p>
    <w:p w:rsidR="00203EA2" w:rsidRPr="00203EA2" w:rsidRDefault="00203EA2" w:rsidP="003E3ED9">
      <w:pPr>
        <w:pStyle w:val="NormalWeb"/>
        <w:numPr>
          <w:ilvl w:val="0"/>
          <w:numId w:val="78"/>
        </w:numPr>
        <w:spacing w:before="0" w:beforeAutospacing="0" w:after="0" w:afterAutospacing="0"/>
        <w:ind w:right="48"/>
        <w:jc w:val="both"/>
        <w:rPr>
          <w:color w:val="000000"/>
          <w:sz w:val="20"/>
          <w:szCs w:val="20"/>
        </w:rPr>
      </w:pPr>
      <w:r w:rsidRPr="00203EA2">
        <w:rPr>
          <w:color w:val="000000"/>
          <w:sz w:val="20"/>
          <w:szCs w:val="20"/>
        </w:rPr>
        <w:t>https://developer.android.com/reference/android/database/sqlite/package-summary.html</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https://developer.android.com/training/basics/data-storage/databases.html#DefineContract</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http://www.androidhive.info/2011/11/android-sqlite-database-tutorial/</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https://www.javatpoint.com/android-sqlite-tutorial</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http://mobilesiri.com/android-sqlite-database-tutorial-using-android-studio/</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https://www.codeproject.com/Articles/1031191/Android-SQLite-for-Beginners</w:t>
      </w:r>
    </w:p>
    <w:p w:rsidR="00203EA2" w:rsidRPr="00203EA2" w:rsidRDefault="00203EA2" w:rsidP="00203EA2">
      <w:pPr>
        <w:pStyle w:val="ListParagraph"/>
        <w:rPr>
          <w:rFonts w:ascii="Times New Roman" w:hAnsi="Times New Roman" w:cs="Times New Roman"/>
          <w:b/>
          <w:sz w:val="20"/>
          <w:szCs w:val="20"/>
          <w:u w:val="single"/>
          <w:lang w:val="en-US"/>
        </w:rPr>
      </w:pPr>
    </w:p>
    <w:p w:rsidR="00203EA2" w:rsidRPr="00203EA2" w:rsidRDefault="00203EA2" w:rsidP="00203EA2">
      <w:pPr>
        <w:pStyle w:val="ListParagraph"/>
        <w:rPr>
          <w:rFonts w:ascii="Times New Roman" w:hAnsi="Times New Roman" w:cs="Times New Roman"/>
          <w:b/>
          <w:sz w:val="20"/>
          <w:szCs w:val="20"/>
          <w:u w:val="single"/>
          <w:lang w:val="en-US"/>
        </w:rPr>
      </w:pPr>
      <w:r w:rsidRPr="00203EA2">
        <w:rPr>
          <w:rFonts w:ascii="Times New Roman" w:hAnsi="Times New Roman" w:cs="Times New Roman"/>
          <w:b/>
          <w:sz w:val="20"/>
          <w:szCs w:val="20"/>
          <w:u w:val="single"/>
          <w:lang w:val="en-US"/>
        </w:rPr>
        <w:t>SharedPreferences in Android</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https://www.tutorialspoint.com/android/android_shared_preferences.htm</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https://developer.android.com/training/basics/data-storage/shared-preferences.html</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http://stackoverflow.com/questions/23024831/android-shared-preferences-example</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http://www.journaldev.com/9412/android-shared-preferences-example-tutorial</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https://www.101apps.co.za/articles/using-androids-sharedpreferences-to-save-data.html</w:t>
      </w:r>
    </w:p>
    <w:p w:rsidR="00203EA2" w:rsidRDefault="00203EA2" w:rsidP="003E3ED9">
      <w:pPr>
        <w:pStyle w:val="ListParagraph"/>
        <w:numPr>
          <w:ilvl w:val="0"/>
          <w:numId w:val="78"/>
        </w:numPr>
        <w:rPr>
          <w:rFonts w:ascii="Times New Roman" w:hAnsi="Times New Roman" w:cs="Times New Roman"/>
          <w:sz w:val="20"/>
          <w:szCs w:val="20"/>
          <w:lang w:val="en-US"/>
        </w:rPr>
      </w:pPr>
      <w:r w:rsidRPr="00203EA2">
        <w:rPr>
          <w:rFonts w:ascii="Times New Roman" w:hAnsi="Times New Roman" w:cs="Times New Roman"/>
          <w:sz w:val="20"/>
          <w:szCs w:val="20"/>
          <w:lang w:val="en-US"/>
        </w:rPr>
        <w:t>https://examples.javacodegeeks.com/android/core/content/android-sharedpreferences-example/</w:t>
      </w:r>
    </w:p>
    <w:p w:rsidR="00D31D28" w:rsidRDefault="00D31D28" w:rsidP="00D31D28">
      <w:pPr>
        <w:pStyle w:val="ListParagraph"/>
        <w:rPr>
          <w:rFonts w:ascii="Times New Roman" w:hAnsi="Times New Roman" w:cs="Times New Roman"/>
          <w:sz w:val="20"/>
          <w:szCs w:val="20"/>
          <w:lang w:val="en-US"/>
        </w:rPr>
      </w:pPr>
    </w:p>
    <w:p w:rsidR="00D31D28" w:rsidRPr="00D31D28" w:rsidRDefault="00D31D28" w:rsidP="00D31D28">
      <w:pPr>
        <w:pStyle w:val="ListParagraph"/>
        <w:rPr>
          <w:rFonts w:ascii="Times New Roman" w:hAnsi="Times New Roman" w:cs="Times New Roman"/>
          <w:b/>
          <w:sz w:val="20"/>
          <w:szCs w:val="20"/>
          <w:u w:val="single"/>
          <w:lang w:val="en-US"/>
        </w:rPr>
      </w:pPr>
      <w:r w:rsidRPr="00D31D28">
        <w:rPr>
          <w:rFonts w:ascii="Times New Roman" w:hAnsi="Times New Roman" w:cs="Times New Roman"/>
          <w:b/>
          <w:sz w:val="20"/>
          <w:szCs w:val="20"/>
          <w:u w:val="single"/>
          <w:lang w:val="en-US"/>
        </w:rPr>
        <w:t>Media Store</w:t>
      </w:r>
    </w:p>
    <w:p w:rsidR="00203EA2" w:rsidRPr="00D31D28" w:rsidRDefault="00D31D28" w:rsidP="003E3ED9">
      <w:pPr>
        <w:pStyle w:val="ListParagraph"/>
        <w:numPr>
          <w:ilvl w:val="0"/>
          <w:numId w:val="78"/>
        </w:numPr>
        <w:rPr>
          <w:rFonts w:ascii="Times New Roman" w:hAnsi="Times New Roman" w:cs="Times New Roman"/>
          <w:sz w:val="20"/>
          <w:szCs w:val="20"/>
          <w:lang w:val="en-US"/>
        </w:rPr>
      </w:pPr>
      <w:r>
        <w:rPr>
          <w:rFonts w:ascii="Roboto" w:hAnsi="Roboto"/>
          <w:sz w:val="18"/>
          <w:szCs w:val="18"/>
          <w:shd w:val="clear" w:color="auto" w:fill="FFFFFF"/>
        </w:rPr>
        <w:t>The Media provider contains meta data for all available media on both internal and external storage devices.</w:t>
      </w:r>
    </w:p>
    <w:p w:rsidR="00D31D28" w:rsidRPr="00D31D28" w:rsidRDefault="00D31D28" w:rsidP="003E3ED9">
      <w:pPr>
        <w:pStyle w:val="ListParagraph"/>
        <w:numPr>
          <w:ilvl w:val="0"/>
          <w:numId w:val="78"/>
        </w:numPr>
        <w:rPr>
          <w:rFonts w:ascii="Times New Roman" w:hAnsi="Times New Roman" w:cs="Times New Roman"/>
          <w:sz w:val="20"/>
          <w:szCs w:val="20"/>
          <w:lang w:val="en-US"/>
        </w:rPr>
      </w:pPr>
      <w:r>
        <w:rPr>
          <w:rFonts w:ascii="Roboto" w:hAnsi="Roboto"/>
          <w:sz w:val="18"/>
          <w:szCs w:val="18"/>
          <w:shd w:val="clear" w:color="auto" w:fill="FFFFFF"/>
        </w:rPr>
        <w:t xml:space="preserve">Android Sound and Media - </w:t>
      </w:r>
      <w:r w:rsidRPr="00D31D28">
        <w:rPr>
          <w:rFonts w:ascii="Roboto" w:hAnsi="Roboto"/>
          <w:sz w:val="18"/>
          <w:szCs w:val="18"/>
          <w:shd w:val="clear" w:color="auto" w:fill="FFFFFF"/>
        </w:rPr>
        <w:t>http://www.vogella.com/tutorials/AndroidMedia/article.html</w:t>
      </w:r>
    </w:p>
    <w:p w:rsidR="00D31D28" w:rsidRDefault="00D31D28" w:rsidP="003E3ED9">
      <w:pPr>
        <w:pStyle w:val="ListParagraph"/>
        <w:numPr>
          <w:ilvl w:val="0"/>
          <w:numId w:val="78"/>
        </w:numPr>
        <w:rPr>
          <w:rFonts w:ascii="Times New Roman" w:hAnsi="Times New Roman" w:cs="Times New Roman"/>
          <w:sz w:val="20"/>
          <w:szCs w:val="20"/>
          <w:lang w:val="en-US"/>
        </w:rPr>
      </w:pPr>
      <w:r w:rsidRPr="00D31D28">
        <w:rPr>
          <w:rFonts w:ascii="Times New Roman" w:hAnsi="Times New Roman" w:cs="Times New Roman"/>
          <w:sz w:val="20"/>
          <w:szCs w:val="20"/>
          <w:lang w:val="en-US"/>
        </w:rPr>
        <w:t>http://www.vogella.com/tutorials/AndroidMedia/article.html#supported-formats</w:t>
      </w:r>
    </w:p>
    <w:p w:rsidR="00D31D28" w:rsidRDefault="00D31D28" w:rsidP="003E3ED9">
      <w:pPr>
        <w:pStyle w:val="ListParagraph"/>
        <w:numPr>
          <w:ilvl w:val="0"/>
          <w:numId w:val="78"/>
        </w:numPr>
        <w:rPr>
          <w:rFonts w:ascii="Times New Roman" w:hAnsi="Times New Roman" w:cs="Times New Roman"/>
          <w:sz w:val="20"/>
          <w:szCs w:val="20"/>
          <w:lang w:val="en-US"/>
        </w:rPr>
      </w:pPr>
      <w:r w:rsidRPr="00D31D28">
        <w:rPr>
          <w:rFonts w:ascii="Times New Roman" w:hAnsi="Times New Roman" w:cs="Times New Roman"/>
          <w:sz w:val="20"/>
          <w:szCs w:val="20"/>
          <w:lang w:val="en-US"/>
        </w:rPr>
        <w:t>http://www.androiddevelopersolutions.com/2015/12/android-media-store-tutorial-list-all.html</w:t>
      </w:r>
    </w:p>
    <w:p w:rsidR="00D31D28" w:rsidRDefault="00D31D28" w:rsidP="003E3ED9">
      <w:pPr>
        <w:pStyle w:val="ListParagraph"/>
        <w:numPr>
          <w:ilvl w:val="0"/>
          <w:numId w:val="78"/>
        </w:numPr>
        <w:rPr>
          <w:rFonts w:ascii="Times New Roman" w:hAnsi="Times New Roman" w:cs="Times New Roman"/>
          <w:sz w:val="20"/>
          <w:szCs w:val="20"/>
          <w:lang w:val="en-US"/>
        </w:rPr>
      </w:pPr>
      <w:r w:rsidRPr="00D31D28">
        <w:rPr>
          <w:rFonts w:ascii="Times New Roman" w:hAnsi="Times New Roman" w:cs="Times New Roman"/>
          <w:sz w:val="20"/>
          <w:szCs w:val="20"/>
          <w:lang w:val="en-US"/>
        </w:rPr>
        <w:t>http://stackoverflow.com/questions/18926633/list-of-albums-from-mediastore-to-adapter-listview</w:t>
      </w:r>
    </w:p>
    <w:p w:rsidR="00D31D28" w:rsidRDefault="00D31D28" w:rsidP="003E3ED9">
      <w:pPr>
        <w:pStyle w:val="ListParagraph"/>
        <w:numPr>
          <w:ilvl w:val="0"/>
          <w:numId w:val="78"/>
        </w:numPr>
        <w:rPr>
          <w:rFonts w:ascii="Times New Roman" w:hAnsi="Times New Roman" w:cs="Times New Roman"/>
          <w:sz w:val="20"/>
          <w:szCs w:val="20"/>
          <w:lang w:val="en-US"/>
        </w:rPr>
      </w:pPr>
      <w:r w:rsidRPr="00D31D28">
        <w:rPr>
          <w:rFonts w:ascii="Times New Roman" w:hAnsi="Times New Roman" w:cs="Times New Roman"/>
          <w:sz w:val="20"/>
          <w:szCs w:val="20"/>
          <w:lang w:val="en-US"/>
        </w:rPr>
        <w:t>https://www.sandersdenardi.com/querying-and-removing-media-from-android-mediastore/</w:t>
      </w:r>
    </w:p>
    <w:p w:rsidR="00D31D28" w:rsidRPr="00203EA2" w:rsidRDefault="00D31D28" w:rsidP="00F60EED">
      <w:pPr>
        <w:pStyle w:val="ListParagraph"/>
        <w:rPr>
          <w:rFonts w:ascii="Times New Roman" w:hAnsi="Times New Roman" w:cs="Times New Roman"/>
          <w:sz w:val="20"/>
          <w:szCs w:val="20"/>
          <w:lang w:val="en-US"/>
        </w:rPr>
      </w:pPr>
    </w:p>
    <w:p w:rsidR="00801B3A" w:rsidRDefault="00801B3A">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41578" w:rsidRPr="00D73567" w:rsidRDefault="00841578" w:rsidP="00D73567">
      <w:pPr>
        <w:rPr>
          <w:rFonts w:ascii="Times New Roman" w:hAnsi="Times New Roman" w:cs="Times New Roman"/>
          <w:sz w:val="24"/>
          <w:szCs w:val="24"/>
          <w:lang w:val="en-US"/>
        </w:rPr>
      </w:pPr>
      <w:r w:rsidRPr="00D73567">
        <w:rPr>
          <w:rFonts w:ascii="Times New Roman" w:hAnsi="Times New Roman" w:cs="Times New Roman"/>
          <w:b/>
          <w:sz w:val="24"/>
          <w:szCs w:val="24"/>
          <w:lang w:val="en-US"/>
        </w:rPr>
        <w:lastRenderedPageBreak/>
        <w:t>Chapter Three</w:t>
      </w:r>
      <w:r w:rsidRPr="00D73567">
        <w:rPr>
          <w:rFonts w:ascii="Times New Roman" w:hAnsi="Times New Roman" w:cs="Times New Roman"/>
          <w:sz w:val="24"/>
          <w:szCs w:val="24"/>
          <w:lang w:val="en-US"/>
        </w:rPr>
        <w:t xml:space="preserve"> </w:t>
      </w:r>
      <w:r w:rsidRPr="00D73567">
        <w:rPr>
          <w:rFonts w:ascii="Times New Roman" w:hAnsi="Times New Roman" w:cs="Times New Roman"/>
          <w:sz w:val="24"/>
          <w:szCs w:val="24"/>
          <w:lang w:val="en-US"/>
        </w:rPr>
        <w:tab/>
      </w:r>
      <w:r w:rsidR="00D73567">
        <w:rPr>
          <w:rFonts w:ascii="Times New Roman" w:hAnsi="Times New Roman" w:cs="Times New Roman"/>
          <w:sz w:val="24"/>
          <w:szCs w:val="24"/>
          <w:lang w:val="en-US"/>
        </w:rPr>
        <w:tab/>
      </w:r>
      <w:r w:rsidRPr="00D73567">
        <w:rPr>
          <w:rFonts w:ascii="Times New Roman" w:hAnsi="Times New Roman" w:cs="Times New Roman"/>
          <w:b/>
          <w:sz w:val="24"/>
          <w:szCs w:val="24"/>
          <w:lang w:val="en-US"/>
        </w:rPr>
        <w:t xml:space="preserve">Graphical User Interface, </w:t>
      </w:r>
      <w:r w:rsidRPr="000369A1">
        <w:rPr>
          <w:rFonts w:ascii="Times New Roman" w:hAnsi="Times New Roman" w:cs="Times New Roman"/>
          <w:b/>
          <w:sz w:val="24"/>
          <w:szCs w:val="24"/>
          <w:highlight w:val="yellow"/>
          <w:lang w:val="en-US"/>
        </w:rPr>
        <w:t>Views, Layouts</w:t>
      </w:r>
      <w:r w:rsidRPr="00D73567">
        <w:rPr>
          <w:rFonts w:ascii="Times New Roman" w:hAnsi="Times New Roman" w:cs="Times New Roman"/>
          <w:b/>
          <w:sz w:val="24"/>
          <w:szCs w:val="24"/>
          <w:lang w:val="en-US"/>
        </w:rPr>
        <w:t xml:space="preserve"> and Dynamic UI</w:t>
      </w:r>
    </w:p>
    <w:p w:rsidR="00215CD2" w:rsidRPr="00970116" w:rsidRDefault="00215CD2" w:rsidP="00215CD2">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r w:rsidR="00A0367A">
        <w:rPr>
          <w:rFonts w:ascii="Times New Roman" w:hAnsi="Times New Roman" w:cs="Times New Roman"/>
          <w:sz w:val="20"/>
          <w:szCs w:val="20"/>
          <w:lang w:val="en-US"/>
        </w:rPr>
        <w:tab/>
        <w:t>To understand UI and Views and Custom Views and much more in simple terms</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751A08" w:rsidRDefault="00751A08">
      <w:pPr>
        <w:rPr>
          <w:rFonts w:ascii="Times New Roman" w:hAnsi="Times New Roman" w:cs="Times New Roman"/>
          <w:sz w:val="20"/>
          <w:szCs w:val="20"/>
          <w:shd w:val="clear" w:color="auto" w:fill="FFFFFF"/>
        </w:rPr>
      </w:pPr>
      <w:r w:rsidRPr="00751A08">
        <w:rPr>
          <w:rFonts w:ascii="Times New Roman" w:hAnsi="Times New Roman" w:cs="Times New Roman"/>
          <w:sz w:val="20"/>
          <w:szCs w:val="20"/>
          <w:shd w:val="clear" w:color="auto" w:fill="FFFFFF"/>
        </w:rPr>
        <w:t>It takes more than just code to build a great app</w:t>
      </w:r>
      <w:r w:rsidRPr="00751A08">
        <w:rPr>
          <w:rFonts w:ascii="Times New Roman" w:hAnsi="Times New Roman" w:cs="Times New Roman"/>
          <w:b/>
          <w:sz w:val="20"/>
          <w:szCs w:val="20"/>
          <w:shd w:val="clear" w:color="auto" w:fill="FFFFFF"/>
        </w:rPr>
        <w:t xml:space="preserve">. </w:t>
      </w:r>
      <w:r w:rsidRPr="00751A08">
        <w:rPr>
          <w:rFonts w:ascii="Times New Roman" w:hAnsi="Times New Roman" w:cs="Times New Roman"/>
          <w:b/>
          <w:highlight w:val="yellow"/>
          <w:shd w:val="clear" w:color="auto" w:fill="FFFFFF"/>
        </w:rPr>
        <w:t>Resources</w:t>
      </w:r>
      <w:r w:rsidRPr="00751A08">
        <w:rPr>
          <w:rFonts w:ascii="Times New Roman" w:hAnsi="Times New Roman" w:cs="Times New Roman"/>
          <w:highlight w:val="yellow"/>
          <w:shd w:val="clear" w:color="auto" w:fill="FFFFFF"/>
        </w:rPr>
        <w:t xml:space="preserve"> are the additional files and static content</w:t>
      </w:r>
      <w:r w:rsidRPr="00751A08">
        <w:rPr>
          <w:rFonts w:ascii="Times New Roman" w:hAnsi="Times New Roman" w:cs="Times New Roman"/>
          <w:sz w:val="20"/>
          <w:szCs w:val="20"/>
          <w:shd w:val="clear" w:color="auto" w:fill="FFFFFF"/>
        </w:rPr>
        <w:t xml:space="preserve"> that your code uses, such as bitmaps, layout definitions, user interface strings, animation instructions, and more.</w:t>
      </w:r>
    </w:p>
    <w:p w:rsidR="00FD7234" w:rsidRPr="00FD7234" w:rsidRDefault="00FD7234" w:rsidP="00FD7234">
      <w:pPr>
        <w:shd w:val="clear" w:color="auto" w:fill="FFFFFF"/>
        <w:spacing w:after="217"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You should always externalize resources such as images and strings from your application code, so that you can maintain them independently. Externalizing your resources also allows you to provide alternative resources that support specific device configurations such as different languages or screen sizes, which becomes increasingly important as more Android-powered devices become available with different configurations. In order to provide compatibility with different configurations, you must organize resources in your project's </w:t>
      </w:r>
      <w:r w:rsidRPr="00FD7234">
        <w:rPr>
          <w:rFonts w:ascii="Times New Roman" w:eastAsia="Times New Roman" w:hAnsi="Times New Roman" w:cs="Times New Roman"/>
          <w:color w:val="006600"/>
          <w:sz w:val="20"/>
          <w:szCs w:val="20"/>
          <w:lang w:eastAsia="en-IN"/>
        </w:rPr>
        <w:t>res/</w:t>
      </w:r>
      <w:r w:rsidRPr="00FD7234">
        <w:rPr>
          <w:rFonts w:ascii="Times New Roman" w:eastAsia="Times New Roman" w:hAnsi="Times New Roman" w:cs="Times New Roman"/>
          <w:sz w:val="20"/>
          <w:szCs w:val="20"/>
          <w:lang w:eastAsia="en-IN"/>
        </w:rPr>
        <w:t>directory, using various sub-directories that group resources by type and configuration.</w:t>
      </w:r>
    </w:p>
    <w:p w:rsidR="00FD7234" w:rsidRPr="00FD7234" w:rsidRDefault="00FD7234" w:rsidP="00FD7234">
      <w:pPr>
        <w:shd w:val="clear" w:color="auto" w:fill="FFFFFF"/>
        <w:spacing w:after="0"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noProof/>
          <w:sz w:val="20"/>
          <w:szCs w:val="20"/>
          <w:lang w:eastAsia="en-IN" w:bidi="hi-IN"/>
        </w:rPr>
        <w:drawing>
          <wp:inline distT="0" distB="0" distL="0" distR="0">
            <wp:extent cx="5503653" cy="1587260"/>
            <wp:effectExtent l="0" t="0" r="1797" b="0"/>
            <wp:docPr id="112" name="Picture 112" descr="https://developer.android.com/images/resources/resource_devices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eveloper.android.com/images/resources/resource_devices_diagram1.png"/>
                    <pic:cNvPicPr>
                      <a:picLocks noChangeAspect="1" noChangeArrowheads="1"/>
                    </pic:cNvPicPr>
                  </pic:nvPicPr>
                  <pic:blipFill>
                    <a:blip r:embed="rId393"/>
                    <a:srcRect/>
                    <a:stretch>
                      <a:fillRect/>
                    </a:stretch>
                  </pic:blipFill>
                  <pic:spPr bwMode="auto">
                    <a:xfrm>
                      <a:off x="0" y="0"/>
                      <a:ext cx="5504485" cy="1587500"/>
                    </a:xfrm>
                    <a:prstGeom prst="rect">
                      <a:avLst/>
                    </a:prstGeom>
                    <a:noFill/>
                    <a:ln w="9525">
                      <a:noFill/>
                      <a:miter lim="800000"/>
                      <a:headEnd/>
                      <a:tailEnd/>
                    </a:ln>
                  </pic:spPr>
                </pic:pic>
              </a:graphicData>
            </a:graphic>
          </wp:inline>
        </w:drawing>
      </w:r>
    </w:p>
    <w:p w:rsidR="00FD7234" w:rsidRPr="00FD7234" w:rsidRDefault="00FD7234" w:rsidP="00FD7234">
      <w:pPr>
        <w:shd w:val="clear" w:color="auto" w:fill="FFFFFF"/>
        <w:spacing w:after="272"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b/>
          <w:bCs/>
          <w:sz w:val="20"/>
          <w:szCs w:val="20"/>
          <w:lang w:eastAsia="en-IN"/>
        </w:rPr>
        <w:t>Figure 1.</w:t>
      </w:r>
      <w:r w:rsidRPr="00FD7234">
        <w:rPr>
          <w:rFonts w:ascii="Times New Roman" w:eastAsia="Times New Roman" w:hAnsi="Times New Roman" w:cs="Times New Roman"/>
          <w:sz w:val="20"/>
          <w:szCs w:val="20"/>
          <w:lang w:eastAsia="en-IN"/>
        </w:rPr>
        <w:t> Two different devices, each using the default layout (the app provides no alternative layouts).</w:t>
      </w:r>
    </w:p>
    <w:p w:rsidR="00FD7234" w:rsidRPr="00FD7234" w:rsidRDefault="00FD7234" w:rsidP="00FD7234">
      <w:pPr>
        <w:shd w:val="clear" w:color="auto" w:fill="FFFFFF"/>
        <w:spacing w:after="0"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noProof/>
          <w:sz w:val="20"/>
          <w:szCs w:val="20"/>
          <w:lang w:eastAsia="en-IN" w:bidi="hi-IN"/>
        </w:rPr>
        <w:drawing>
          <wp:inline distT="0" distB="0" distL="0" distR="0">
            <wp:extent cx="5502383" cy="1587261"/>
            <wp:effectExtent l="0" t="0" r="3067" b="0"/>
            <wp:docPr id="113" name="Picture 113" descr="https://developer.android.com/images/resources/resource_devices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eveloper.android.com/images/resources/resource_devices_diagram2.png"/>
                    <pic:cNvPicPr>
                      <a:picLocks noChangeAspect="1" noChangeArrowheads="1"/>
                    </pic:cNvPicPr>
                  </pic:nvPicPr>
                  <pic:blipFill>
                    <a:blip r:embed="rId394"/>
                    <a:srcRect/>
                    <a:stretch>
                      <a:fillRect/>
                    </a:stretch>
                  </pic:blipFill>
                  <pic:spPr bwMode="auto">
                    <a:xfrm>
                      <a:off x="0" y="0"/>
                      <a:ext cx="5503212" cy="1587500"/>
                    </a:xfrm>
                    <a:prstGeom prst="rect">
                      <a:avLst/>
                    </a:prstGeom>
                    <a:noFill/>
                    <a:ln w="9525">
                      <a:noFill/>
                      <a:miter lim="800000"/>
                      <a:headEnd/>
                      <a:tailEnd/>
                    </a:ln>
                  </pic:spPr>
                </pic:pic>
              </a:graphicData>
            </a:graphic>
          </wp:inline>
        </w:drawing>
      </w:r>
    </w:p>
    <w:p w:rsidR="00FD7234" w:rsidRPr="00FD7234" w:rsidRDefault="00FD7234" w:rsidP="00FD7234">
      <w:pPr>
        <w:shd w:val="clear" w:color="auto" w:fill="FFFFFF"/>
        <w:spacing w:after="272"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b/>
          <w:bCs/>
          <w:sz w:val="20"/>
          <w:szCs w:val="20"/>
          <w:lang w:eastAsia="en-IN"/>
        </w:rPr>
        <w:t>Figure 2.</w:t>
      </w:r>
      <w:r w:rsidRPr="00FD7234">
        <w:rPr>
          <w:rFonts w:ascii="Times New Roman" w:eastAsia="Times New Roman" w:hAnsi="Times New Roman" w:cs="Times New Roman"/>
          <w:sz w:val="20"/>
          <w:szCs w:val="20"/>
          <w:lang w:eastAsia="en-IN"/>
        </w:rPr>
        <w:t> Two different devices, each using a different layout provided for different screen sizes.</w:t>
      </w:r>
    </w:p>
    <w:p w:rsidR="00FD7234" w:rsidRPr="00FD7234" w:rsidRDefault="00FD7234" w:rsidP="00FD7234">
      <w:pPr>
        <w:shd w:val="clear" w:color="auto" w:fill="FFFFFF"/>
        <w:spacing w:after="163"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 xml:space="preserve">For </w:t>
      </w:r>
      <w:r w:rsidRPr="00FD7234">
        <w:rPr>
          <w:rFonts w:ascii="Times New Roman" w:eastAsia="Times New Roman" w:hAnsi="Times New Roman" w:cs="Times New Roman"/>
          <w:sz w:val="20"/>
          <w:szCs w:val="20"/>
          <w:highlight w:val="yellow"/>
          <w:lang w:eastAsia="en-IN"/>
        </w:rPr>
        <w:t>any type of resource</w:t>
      </w:r>
      <w:r w:rsidRPr="00FD7234">
        <w:rPr>
          <w:rFonts w:ascii="Times New Roman" w:eastAsia="Times New Roman" w:hAnsi="Times New Roman" w:cs="Times New Roman"/>
          <w:sz w:val="20"/>
          <w:szCs w:val="20"/>
          <w:lang w:eastAsia="en-IN"/>
        </w:rPr>
        <w:t>, you can specify </w:t>
      </w:r>
      <w:r w:rsidRPr="00FD7234">
        <w:rPr>
          <w:rFonts w:ascii="Times New Roman" w:eastAsia="Times New Roman" w:hAnsi="Times New Roman" w:cs="Times New Roman"/>
          <w:b/>
          <w:i/>
          <w:iCs/>
          <w:sz w:val="20"/>
          <w:szCs w:val="20"/>
          <w:lang w:eastAsia="en-IN"/>
        </w:rPr>
        <w:t>default</w:t>
      </w:r>
      <w:r w:rsidRPr="00FD7234">
        <w:rPr>
          <w:rFonts w:ascii="Times New Roman" w:eastAsia="Times New Roman" w:hAnsi="Times New Roman" w:cs="Times New Roman"/>
          <w:sz w:val="20"/>
          <w:szCs w:val="20"/>
          <w:lang w:eastAsia="en-IN"/>
        </w:rPr>
        <w:t> and multiple </w:t>
      </w:r>
      <w:r w:rsidRPr="00FD7234">
        <w:rPr>
          <w:rFonts w:ascii="Times New Roman" w:eastAsia="Times New Roman" w:hAnsi="Times New Roman" w:cs="Times New Roman"/>
          <w:b/>
          <w:i/>
          <w:iCs/>
          <w:sz w:val="20"/>
          <w:szCs w:val="20"/>
          <w:lang w:eastAsia="en-IN"/>
        </w:rPr>
        <w:t>alternative</w:t>
      </w:r>
      <w:r w:rsidRPr="00FD7234">
        <w:rPr>
          <w:rFonts w:ascii="Times New Roman" w:eastAsia="Times New Roman" w:hAnsi="Times New Roman" w:cs="Times New Roman"/>
          <w:sz w:val="20"/>
          <w:szCs w:val="20"/>
          <w:lang w:eastAsia="en-IN"/>
        </w:rPr>
        <w:t> resources for your application:</w:t>
      </w:r>
    </w:p>
    <w:p w:rsidR="00FD7234" w:rsidRPr="00FD7234" w:rsidRDefault="00FD7234" w:rsidP="003E3ED9">
      <w:pPr>
        <w:numPr>
          <w:ilvl w:val="0"/>
          <w:numId w:val="55"/>
        </w:numPr>
        <w:shd w:val="clear" w:color="auto" w:fill="FFFFFF"/>
        <w:spacing w:after="163" w:line="240" w:lineRule="auto"/>
        <w:ind w:left="272"/>
        <w:rPr>
          <w:rFonts w:ascii="Times New Roman" w:eastAsia="Times New Roman" w:hAnsi="Times New Roman" w:cs="Times New Roman"/>
          <w:sz w:val="20"/>
          <w:szCs w:val="20"/>
          <w:lang w:eastAsia="en-IN"/>
        </w:rPr>
      </w:pPr>
      <w:r w:rsidRPr="00E60EA8">
        <w:rPr>
          <w:rFonts w:ascii="Times New Roman" w:eastAsia="Times New Roman" w:hAnsi="Times New Roman" w:cs="Times New Roman"/>
          <w:sz w:val="20"/>
          <w:szCs w:val="20"/>
          <w:highlight w:val="yellow"/>
          <w:lang w:eastAsia="en-IN"/>
        </w:rPr>
        <w:t>Default resources</w:t>
      </w:r>
      <w:r w:rsidRPr="00FD7234">
        <w:rPr>
          <w:rFonts w:ascii="Times New Roman" w:eastAsia="Times New Roman" w:hAnsi="Times New Roman" w:cs="Times New Roman"/>
          <w:sz w:val="20"/>
          <w:szCs w:val="20"/>
          <w:lang w:eastAsia="en-IN"/>
        </w:rPr>
        <w:t xml:space="preserve"> are those that should be used regardless of the device configuration or when there are no alternative resources that match the current configuration.</w:t>
      </w:r>
    </w:p>
    <w:p w:rsidR="00FD7234" w:rsidRPr="00FD7234" w:rsidRDefault="00FD7234" w:rsidP="003E3ED9">
      <w:pPr>
        <w:numPr>
          <w:ilvl w:val="0"/>
          <w:numId w:val="55"/>
        </w:numPr>
        <w:shd w:val="clear" w:color="auto" w:fill="FFFFFF"/>
        <w:spacing w:after="163" w:line="240" w:lineRule="auto"/>
        <w:ind w:left="272"/>
        <w:rPr>
          <w:rFonts w:ascii="Times New Roman" w:eastAsia="Times New Roman" w:hAnsi="Times New Roman" w:cs="Times New Roman"/>
          <w:sz w:val="20"/>
          <w:szCs w:val="20"/>
          <w:lang w:eastAsia="en-IN"/>
        </w:rPr>
      </w:pPr>
      <w:r w:rsidRPr="00E60EA8">
        <w:rPr>
          <w:rFonts w:ascii="Times New Roman" w:eastAsia="Times New Roman" w:hAnsi="Times New Roman" w:cs="Times New Roman"/>
          <w:sz w:val="20"/>
          <w:szCs w:val="20"/>
          <w:highlight w:val="yellow"/>
          <w:lang w:eastAsia="en-IN"/>
        </w:rPr>
        <w:t>Alternative resources</w:t>
      </w:r>
      <w:r w:rsidRPr="00FD7234">
        <w:rPr>
          <w:rFonts w:ascii="Times New Roman" w:eastAsia="Times New Roman" w:hAnsi="Times New Roman" w:cs="Times New Roman"/>
          <w:sz w:val="20"/>
          <w:szCs w:val="20"/>
          <w:lang w:eastAsia="en-IN"/>
        </w:rPr>
        <w:t xml:space="preserve"> are those that you've designed for use with a specific configuration. To specify that a group of resources are for a specific configuration, append an appropriate configuration qualifier to the directory name.</w:t>
      </w:r>
    </w:p>
    <w:p w:rsidR="00FD7234" w:rsidRPr="00FD7234" w:rsidRDefault="00FD7234" w:rsidP="00FD7234">
      <w:pPr>
        <w:shd w:val="clear" w:color="auto" w:fill="FFFFFF"/>
        <w:spacing w:after="163"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 xml:space="preserve">For example, while your </w:t>
      </w:r>
      <w:r w:rsidRPr="00E60EA8">
        <w:rPr>
          <w:rFonts w:ascii="Times New Roman" w:eastAsia="Times New Roman" w:hAnsi="Times New Roman" w:cs="Times New Roman"/>
          <w:sz w:val="20"/>
          <w:szCs w:val="20"/>
          <w:highlight w:val="yellow"/>
          <w:lang w:eastAsia="en-IN"/>
        </w:rPr>
        <w:t>default UI layout is saved in the </w:t>
      </w:r>
      <w:r w:rsidRPr="00E60EA8">
        <w:rPr>
          <w:rFonts w:ascii="Times New Roman" w:eastAsia="Times New Roman" w:hAnsi="Times New Roman" w:cs="Times New Roman"/>
          <w:b/>
          <w:sz w:val="20"/>
          <w:szCs w:val="20"/>
          <w:highlight w:val="yellow"/>
          <w:lang w:eastAsia="en-IN"/>
        </w:rPr>
        <w:t>res/layout/</w:t>
      </w:r>
      <w:r w:rsidRPr="00FD7234">
        <w:rPr>
          <w:rFonts w:ascii="Times New Roman" w:eastAsia="Times New Roman" w:hAnsi="Times New Roman" w:cs="Times New Roman"/>
          <w:sz w:val="20"/>
          <w:szCs w:val="20"/>
          <w:lang w:eastAsia="en-IN"/>
        </w:rPr>
        <w:t> directory, you might specify a different layout to be used when the screen is in landscape orientation, by saving it in the </w:t>
      </w:r>
      <w:r w:rsidRPr="00FD7234">
        <w:rPr>
          <w:rFonts w:ascii="Times New Roman" w:eastAsia="Times New Roman" w:hAnsi="Times New Roman" w:cs="Times New Roman"/>
          <w:color w:val="006600"/>
          <w:sz w:val="20"/>
          <w:szCs w:val="20"/>
          <w:lang w:eastAsia="en-IN"/>
        </w:rPr>
        <w:t>res/layout-land/</w:t>
      </w:r>
      <w:r w:rsidRPr="00FD7234">
        <w:rPr>
          <w:rFonts w:ascii="Times New Roman" w:eastAsia="Times New Roman" w:hAnsi="Times New Roman" w:cs="Times New Roman"/>
          <w:sz w:val="20"/>
          <w:szCs w:val="20"/>
          <w:lang w:eastAsia="en-IN"/>
        </w:rPr>
        <w:t xml:space="preserve"> directory. Android automatically applies the appropriate resources by matching the device's </w:t>
      </w:r>
      <w:r w:rsidRPr="00E60EA8">
        <w:rPr>
          <w:rFonts w:ascii="Times New Roman" w:eastAsia="Times New Roman" w:hAnsi="Times New Roman" w:cs="Times New Roman"/>
          <w:sz w:val="20"/>
          <w:szCs w:val="20"/>
          <w:highlight w:val="yellow"/>
          <w:lang w:eastAsia="en-IN"/>
        </w:rPr>
        <w:t>current configuration</w:t>
      </w:r>
      <w:r w:rsidRPr="00FD7234">
        <w:rPr>
          <w:rFonts w:ascii="Times New Roman" w:eastAsia="Times New Roman" w:hAnsi="Times New Roman" w:cs="Times New Roman"/>
          <w:sz w:val="20"/>
          <w:szCs w:val="20"/>
          <w:lang w:eastAsia="en-IN"/>
        </w:rPr>
        <w:t xml:space="preserve"> to your resource directory names.</w:t>
      </w:r>
    </w:p>
    <w:p w:rsidR="00E60EA8" w:rsidRDefault="00FD7234" w:rsidP="00FD7234">
      <w:pPr>
        <w:shd w:val="clear" w:color="auto" w:fill="FFFFFF"/>
        <w:spacing w:after="163"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 xml:space="preserve">Figure 1 illustrates how the system applies the </w:t>
      </w:r>
      <w:r w:rsidRPr="00E60EA8">
        <w:rPr>
          <w:rFonts w:ascii="Times New Roman" w:eastAsia="Times New Roman" w:hAnsi="Times New Roman" w:cs="Times New Roman"/>
          <w:b/>
          <w:sz w:val="20"/>
          <w:szCs w:val="20"/>
          <w:lang w:eastAsia="en-IN"/>
        </w:rPr>
        <w:t>same layout for two different devices</w:t>
      </w:r>
      <w:r w:rsidRPr="00FD7234">
        <w:rPr>
          <w:rFonts w:ascii="Times New Roman" w:eastAsia="Times New Roman" w:hAnsi="Times New Roman" w:cs="Times New Roman"/>
          <w:sz w:val="20"/>
          <w:szCs w:val="20"/>
          <w:lang w:eastAsia="en-IN"/>
        </w:rPr>
        <w:t xml:space="preserve"> when there are no alternative resources available. </w:t>
      </w:r>
    </w:p>
    <w:p w:rsidR="00FD7234" w:rsidRPr="00FD7234" w:rsidRDefault="00FD7234" w:rsidP="00FD7234">
      <w:pPr>
        <w:shd w:val="clear" w:color="auto" w:fill="FFFFFF"/>
        <w:spacing w:after="163"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 xml:space="preserve">Figure 2 shows the same application when it </w:t>
      </w:r>
      <w:r w:rsidRPr="00E60EA8">
        <w:rPr>
          <w:rFonts w:ascii="Times New Roman" w:eastAsia="Times New Roman" w:hAnsi="Times New Roman" w:cs="Times New Roman"/>
          <w:b/>
          <w:sz w:val="20"/>
          <w:szCs w:val="20"/>
          <w:lang w:eastAsia="en-IN"/>
        </w:rPr>
        <w:t>adds an alternative layout resource</w:t>
      </w:r>
      <w:r w:rsidRPr="00FD7234">
        <w:rPr>
          <w:rFonts w:ascii="Times New Roman" w:eastAsia="Times New Roman" w:hAnsi="Times New Roman" w:cs="Times New Roman"/>
          <w:sz w:val="20"/>
          <w:szCs w:val="20"/>
          <w:lang w:eastAsia="en-IN"/>
        </w:rPr>
        <w:t xml:space="preserve"> for larger screens.</w:t>
      </w:r>
    </w:p>
    <w:p w:rsidR="00FD7234" w:rsidRPr="00FD7234" w:rsidRDefault="00FD7234" w:rsidP="00FD7234">
      <w:pPr>
        <w:shd w:val="clear" w:color="auto" w:fill="FFFFFF"/>
        <w:spacing w:after="163" w:line="240" w:lineRule="auto"/>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lastRenderedPageBreak/>
        <w:t xml:space="preserve">The following documents </w:t>
      </w:r>
      <w:r w:rsidRPr="00C56356">
        <w:rPr>
          <w:rFonts w:ascii="Times New Roman" w:eastAsia="Times New Roman" w:hAnsi="Times New Roman" w:cs="Times New Roman"/>
          <w:b/>
          <w:sz w:val="20"/>
          <w:szCs w:val="20"/>
          <w:lang w:eastAsia="en-IN"/>
        </w:rPr>
        <w:t>provide a complete guide</w:t>
      </w:r>
      <w:r w:rsidRPr="00FD7234">
        <w:rPr>
          <w:rFonts w:ascii="Times New Roman" w:eastAsia="Times New Roman" w:hAnsi="Times New Roman" w:cs="Times New Roman"/>
          <w:sz w:val="20"/>
          <w:szCs w:val="20"/>
          <w:lang w:eastAsia="en-IN"/>
        </w:rPr>
        <w:t xml:space="preserve"> to how you can organize your application resources, specify alternative resources, access them in your application, and more:</w:t>
      </w:r>
    </w:p>
    <w:p w:rsidR="00FD7234" w:rsidRPr="00FD7234" w:rsidRDefault="00EA43E9" w:rsidP="00FD7234">
      <w:pPr>
        <w:shd w:val="clear" w:color="auto" w:fill="FFFFFF"/>
        <w:spacing w:after="0" w:line="240" w:lineRule="auto"/>
        <w:rPr>
          <w:rFonts w:ascii="Times New Roman" w:eastAsia="Times New Roman" w:hAnsi="Times New Roman" w:cs="Times New Roman"/>
          <w:sz w:val="20"/>
          <w:szCs w:val="20"/>
          <w:lang w:eastAsia="en-IN"/>
        </w:rPr>
      </w:pPr>
      <w:hyperlink r:id="rId395" w:history="1">
        <w:r w:rsidR="00FD7234" w:rsidRPr="00FD7234">
          <w:rPr>
            <w:rFonts w:ascii="Times New Roman" w:eastAsia="Times New Roman" w:hAnsi="Times New Roman" w:cs="Times New Roman"/>
            <w:b/>
            <w:bCs/>
            <w:sz w:val="20"/>
            <w:szCs w:val="20"/>
            <w:lang w:eastAsia="en-IN"/>
          </w:rPr>
          <w:t>Providing Resources</w:t>
        </w:r>
      </w:hyperlink>
    </w:p>
    <w:p w:rsidR="00FD7234" w:rsidRDefault="00FD7234" w:rsidP="00FD7234">
      <w:pPr>
        <w:shd w:val="clear" w:color="auto" w:fill="FFFFFF"/>
        <w:spacing w:after="0" w:line="240" w:lineRule="auto"/>
        <w:ind w:left="720"/>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 xml:space="preserve">What </w:t>
      </w:r>
      <w:r w:rsidRPr="00FD7234">
        <w:rPr>
          <w:rFonts w:ascii="Times New Roman" w:eastAsia="Times New Roman" w:hAnsi="Times New Roman" w:cs="Times New Roman"/>
          <w:sz w:val="20"/>
          <w:szCs w:val="20"/>
          <w:highlight w:val="yellow"/>
          <w:lang w:eastAsia="en-IN"/>
        </w:rPr>
        <w:t xml:space="preserve">kinds of </w:t>
      </w:r>
      <w:r w:rsidRPr="00FD7234">
        <w:rPr>
          <w:rFonts w:ascii="Times New Roman" w:eastAsia="Times New Roman" w:hAnsi="Times New Roman" w:cs="Times New Roman"/>
          <w:b/>
          <w:sz w:val="20"/>
          <w:szCs w:val="20"/>
          <w:highlight w:val="yellow"/>
          <w:lang w:eastAsia="en-IN"/>
        </w:rPr>
        <w:t>resources</w:t>
      </w:r>
      <w:r w:rsidRPr="00FD7234">
        <w:rPr>
          <w:rFonts w:ascii="Times New Roman" w:eastAsia="Times New Roman" w:hAnsi="Times New Roman" w:cs="Times New Roman"/>
          <w:sz w:val="20"/>
          <w:szCs w:val="20"/>
          <w:highlight w:val="yellow"/>
          <w:lang w:eastAsia="en-IN"/>
        </w:rPr>
        <w:t xml:space="preserve"> you can provide in your app</w:t>
      </w:r>
      <w:r w:rsidRPr="00FD7234">
        <w:rPr>
          <w:rFonts w:ascii="Times New Roman" w:eastAsia="Times New Roman" w:hAnsi="Times New Roman" w:cs="Times New Roman"/>
          <w:sz w:val="20"/>
          <w:szCs w:val="20"/>
          <w:lang w:eastAsia="en-IN"/>
        </w:rPr>
        <w:t>, where to save them, and how to create alternative resources for specific device configurations.</w:t>
      </w:r>
    </w:p>
    <w:p w:rsidR="00455671" w:rsidRPr="00FD7234" w:rsidRDefault="00455671" w:rsidP="00FD7234">
      <w:pPr>
        <w:shd w:val="clear" w:color="auto" w:fill="FFFFFF"/>
        <w:spacing w:after="0" w:line="240" w:lineRule="auto"/>
        <w:ind w:left="720"/>
        <w:rPr>
          <w:rFonts w:ascii="Times New Roman" w:eastAsia="Times New Roman" w:hAnsi="Times New Roman" w:cs="Times New Roman"/>
          <w:sz w:val="20"/>
          <w:szCs w:val="20"/>
          <w:lang w:eastAsia="en-IN"/>
        </w:rPr>
      </w:pPr>
    </w:p>
    <w:p w:rsidR="00FD7234" w:rsidRPr="00FD7234" w:rsidRDefault="00EA43E9" w:rsidP="00FD7234">
      <w:pPr>
        <w:shd w:val="clear" w:color="auto" w:fill="FFFFFF"/>
        <w:spacing w:after="0" w:line="240" w:lineRule="auto"/>
        <w:rPr>
          <w:rFonts w:ascii="Times New Roman" w:eastAsia="Times New Roman" w:hAnsi="Times New Roman" w:cs="Times New Roman"/>
          <w:sz w:val="20"/>
          <w:szCs w:val="20"/>
          <w:lang w:eastAsia="en-IN"/>
        </w:rPr>
      </w:pPr>
      <w:hyperlink r:id="rId396" w:history="1">
        <w:r w:rsidR="00FD7234" w:rsidRPr="00FD7234">
          <w:rPr>
            <w:rFonts w:ascii="Times New Roman" w:eastAsia="Times New Roman" w:hAnsi="Times New Roman" w:cs="Times New Roman"/>
            <w:b/>
            <w:bCs/>
            <w:sz w:val="20"/>
            <w:szCs w:val="20"/>
            <w:lang w:eastAsia="en-IN"/>
          </w:rPr>
          <w:t>Accessing Resources</w:t>
        </w:r>
      </w:hyperlink>
    </w:p>
    <w:p w:rsidR="00FD7234" w:rsidRDefault="00FD7234" w:rsidP="00FD7234">
      <w:pPr>
        <w:shd w:val="clear" w:color="auto" w:fill="FFFFFF"/>
        <w:spacing w:after="0" w:line="240" w:lineRule="auto"/>
        <w:ind w:left="720"/>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highlight w:val="yellow"/>
          <w:lang w:eastAsia="en-IN"/>
        </w:rPr>
        <w:t>How to use the resources you've provided</w:t>
      </w:r>
      <w:r w:rsidRPr="00FD7234">
        <w:rPr>
          <w:rFonts w:ascii="Times New Roman" w:eastAsia="Times New Roman" w:hAnsi="Times New Roman" w:cs="Times New Roman"/>
          <w:sz w:val="20"/>
          <w:szCs w:val="20"/>
          <w:lang w:eastAsia="en-IN"/>
        </w:rPr>
        <w:t>, either by referencing them from your application code or from other XML resources.</w:t>
      </w:r>
    </w:p>
    <w:p w:rsidR="00455671" w:rsidRPr="00FD7234" w:rsidRDefault="00455671" w:rsidP="00FD7234">
      <w:pPr>
        <w:shd w:val="clear" w:color="auto" w:fill="FFFFFF"/>
        <w:spacing w:after="0" w:line="240" w:lineRule="auto"/>
        <w:ind w:left="720"/>
        <w:rPr>
          <w:rFonts w:ascii="Times New Roman" w:eastAsia="Times New Roman" w:hAnsi="Times New Roman" w:cs="Times New Roman"/>
          <w:sz w:val="20"/>
          <w:szCs w:val="20"/>
          <w:lang w:eastAsia="en-IN"/>
        </w:rPr>
      </w:pPr>
    </w:p>
    <w:p w:rsidR="00FD7234" w:rsidRPr="00FD7234" w:rsidRDefault="00EA43E9" w:rsidP="00FD7234">
      <w:pPr>
        <w:shd w:val="clear" w:color="auto" w:fill="FFFFFF"/>
        <w:spacing w:after="0" w:line="240" w:lineRule="auto"/>
        <w:rPr>
          <w:rFonts w:ascii="Times New Roman" w:eastAsia="Times New Roman" w:hAnsi="Times New Roman" w:cs="Times New Roman"/>
          <w:sz w:val="20"/>
          <w:szCs w:val="20"/>
          <w:lang w:eastAsia="en-IN"/>
        </w:rPr>
      </w:pPr>
      <w:hyperlink r:id="rId397" w:history="1">
        <w:r w:rsidR="00FD7234" w:rsidRPr="00FD7234">
          <w:rPr>
            <w:rFonts w:ascii="Times New Roman" w:eastAsia="Times New Roman" w:hAnsi="Times New Roman" w:cs="Times New Roman"/>
            <w:b/>
            <w:bCs/>
            <w:sz w:val="20"/>
            <w:szCs w:val="20"/>
            <w:lang w:eastAsia="en-IN"/>
          </w:rPr>
          <w:t>Handling Runtime Changes</w:t>
        </w:r>
      </w:hyperlink>
    </w:p>
    <w:p w:rsidR="00FD7234" w:rsidRDefault="00FD7234" w:rsidP="00FD7234">
      <w:pPr>
        <w:shd w:val="clear" w:color="auto" w:fill="FFFFFF"/>
        <w:spacing w:after="0" w:line="240" w:lineRule="auto"/>
        <w:ind w:left="720"/>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How to manage configuration changes that occur while your Activity is running.</w:t>
      </w:r>
    </w:p>
    <w:p w:rsidR="00455671" w:rsidRPr="00FD7234" w:rsidRDefault="00455671" w:rsidP="00FD7234">
      <w:pPr>
        <w:shd w:val="clear" w:color="auto" w:fill="FFFFFF"/>
        <w:spacing w:after="0" w:line="240" w:lineRule="auto"/>
        <w:ind w:left="720"/>
        <w:rPr>
          <w:rFonts w:ascii="Times New Roman" w:eastAsia="Times New Roman" w:hAnsi="Times New Roman" w:cs="Times New Roman"/>
          <w:sz w:val="20"/>
          <w:szCs w:val="20"/>
          <w:lang w:eastAsia="en-IN"/>
        </w:rPr>
      </w:pPr>
    </w:p>
    <w:p w:rsidR="00FD7234" w:rsidRPr="00FD7234" w:rsidRDefault="00EA43E9" w:rsidP="00FD7234">
      <w:pPr>
        <w:shd w:val="clear" w:color="auto" w:fill="FFFFFF"/>
        <w:spacing w:after="0" w:line="240" w:lineRule="auto"/>
        <w:rPr>
          <w:rFonts w:ascii="Times New Roman" w:eastAsia="Times New Roman" w:hAnsi="Times New Roman" w:cs="Times New Roman"/>
          <w:sz w:val="20"/>
          <w:szCs w:val="20"/>
          <w:lang w:eastAsia="en-IN"/>
        </w:rPr>
      </w:pPr>
      <w:hyperlink r:id="rId398" w:history="1">
        <w:r w:rsidR="00FD7234" w:rsidRPr="00FD7234">
          <w:rPr>
            <w:rFonts w:ascii="Times New Roman" w:eastAsia="Times New Roman" w:hAnsi="Times New Roman" w:cs="Times New Roman"/>
            <w:b/>
            <w:bCs/>
            <w:sz w:val="20"/>
            <w:szCs w:val="20"/>
            <w:lang w:eastAsia="en-IN"/>
          </w:rPr>
          <w:t>Localization</w:t>
        </w:r>
      </w:hyperlink>
    </w:p>
    <w:p w:rsidR="00FD7234" w:rsidRDefault="00FD7234" w:rsidP="00FD7234">
      <w:pPr>
        <w:shd w:val="clear" w:color="auto" w:fill="FFFFFF"/>
        <w:spacing w:after="0" w:line="240" w:lineRule="auto"/>
        <w:ind w:left="720"/>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 xml:space="preserve">A bottom-up guide </w:t>
      </w:r>
      <w:r w:rsidRPr="00FD7234">
        <w:rPr>
          <w:rFonts w:ascii="Times New Roman" w:eastAsia="Times New Roman" w:hAnsi="Times New Roman" w:cs="Times New Roman"/>
          <w:sz w:val="20"/>
          <w:szCs w:val="20"/>
          <w:highlight w:val="yellow"/>
          <w:lang w:eastAsia="en-IN"/>
        </w:rPr>
        <w:t>to localizing your application using alternative resources</w:t>
      </w:r>
      <w:r w:rsidRPr="00FD7234">
        <w:rPr>
          <w:rFonts w:ascii="Times New Roman" w:eastAsia="Times New Roman" w:hAnsi="Times New Roman" w:cs="Times New Roman"/>
          <w:sz w:val="20"/>
          <w:szCs w:val="20"/>
          <w:lang w:eastAsia="en-IN"/>
        </w:rPr>
        <w:t>. While this is just one specific use of alternative resources, it is very important in order to reach more users.</w:t>
      </w:r>
    </w:p>
    <w:p w:rsidR="00455671" w:rsidRPr="00FD7234" w:rsidRDefault="00455671" w:rsidP="00FD7234">
      <w:pPr>
        <w:shd w:val="clear" w:color="auto" w:fill="FFFFFF"/>
        <w:spacing w:after="0" w:line="240" w:lineRule="auto"/>
        <w:ind w:left="720"/>
        <w:rPr>
          <w:rFonts w:ascii="Times New Roman" w:eastAsia="Times New Roman" w:hAnsi="Times New Roman" w:cs="Times New Roman"/>
          <w:sz w:val="20"/>
          <w:szCs w:val="20"/>
          <w:lang w:eastAsia="en-IN"/>
        </w:rPr>
      </w:pPr>
    </w:p>
    <w:p w:rsidR="00FD7234" w:rsidRPr="00FD7234" w:rsidRDefault="00EA43E9" w:rsidP="00FD7234">
      <w:pPr>
        <w:shd w:val="clear" w:color="auto" w:fill="FFFFFF"/>
        <w:spacing w:after="0" w:line="240" w:lineRule="auto"/>
        <w:rPr>
          <w:rFonts w:ascii="Times New Roman" w:eastAsia="Times New Roman" w:hAnsi="Times New Roman" w:cs="Times New Roman"/>
          <w:sz w:val="20"/>
          <w:szCs w:val="20"/>
          <w:lang w:eastAsia="en-IN"/>
        </w:rPr>
      </w:pPr>
      <w:hyperlink r:id="rId399" w:history="1">
        <w:r w:rsidR="00FD7234" w:rsidRPr="00FD7234">
          <w:rPr>
            <w:rFonts w:ascii="Times New Roman" w:eastAsia="Times New Roman" w:hAnsi="Times New Roman" w:cs="Times New Roman"/>
            <w:b/>
            <w:bCs/>
            <w:sz w:val="20"/>
            <w:szCs w:val="20"/>
            <w:lang w:eastAsia="en-IN"/>
          </w:rPr>
          <w:t>Complex XML Resources</w:t>
        </w:r>
      </w:hyperlink>
    </w:p>
    <w:p w:rsidR="00FD7234" w:rsidRDefault="00FD7234" w:rsidP="00FD7234">
      <w:pPr>
        <w:shd w:val="clear" w:color="auto" w:fill="FFFFFF"/>
        <w:spacing w:after="0" w:line="240" w:lineRule="auto"/>
        <w:ind w:left="720"/>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lang w:eastAsia="en-IN"/>
        </w:rPr>
        <w:t xml:space="preserve">An </w:t>
      </w:r>
      <w:r w:rsidRPr="00FD7234">
        <w:rPr>
          <w:rFonts w:ascii="Times New Roman" w:eastAsia="Times New Roman" w:hAnsi="Times New Roman" w:cs="Times New Roman"/>
          <w:sz w:val="20"/>
          <w:szCs w:val="20"/>
          <w:highlight w:val="yellow"/>
          <w:lang w:eastAsia="en-IN"/>
        </w:rPr>
        <w:t>XML format for building complex resources</w:t>
      </w:r>
      <w:r w:rsidRPr="00FD7234">
        <w:rPr>
          <w:rFonts w:ascii="Times New Roman" w:eastAsia="Times New Roman" w:hAnsi="Times New Roman" w:cs="Times New Roman"/>
          <w:sz w:val="20"/>
          <w:szCs w:val="20"/>
          <w:lang w:eastAsia="en-IN"/>
        </w:rPr>
        <w:t xml:space="preserve"> like </w:t>
      </w:r>
      <w:r w:rsidRPr="00FD7234">
        <w:rPr>
          <w:rFonts w:ascii="Times New Roman" w:eastAsia="Times New Roman" w:hAnsi="Times New Roman" w:cs="Times New Roman"/>
          <w:sz w:val="20"/>
          <w:szCs w:val="20"/>
          <w:u w:val="single"/>
          <w:lang w:eastAsia="en-IN"/>
        </w:rPr>
        <w:t>animated vector</w:t>
      </w:r>
      <w:r w:rsidRPr="00FD7234">
        <w:rPr>
          <w:rFonts w:ascii="Times New Roman" w:eastAsia="Times New Roman" w:hAnsi="Times New Roman" w:cs="Times New Roman"/>
          <w:sz w:val="20"/>
          <w:szCs w:val="20"/>
          <w:lang w:eastAsia="en-IN"/>
        </w:rPr>
        <w:t xml:space="preserve"> </w:t>
      </w:r>
      <w:r w:rsidRPr="00FD7234">
        <w:rPr>
          <w:rFonts w:ascii="Times New Roman" w:eastAsia="Times New Roman" w:hAnsi="Times New Roman" w:cs="Times New Roman"/>
          <w:b/>
          <w:sz w:val="20"/>
          <w:szCs w:val="20"/>
          <w:lang w:eastAsia="en-IN"/>
        </w:rPr>
        <w:t>drawables</w:t>
      </w:r>
      <w:r w:rsidRPr="00FD7234">
        <w:rPr>
          <w:rFonts w:ascii="Times New Roman" w:eastAsia="Times New Roman" w:hAnsi="Times New Roman" w:cs="Times New Roman"/>
          <w:sz w:val="20"/>
          <w:szCs w:val="20"/>
          <w:lang w:eastAsia="en-IN"/>
        </w:rPr>
        <w:t xml:space="preserve"> in a single XML file.</w:t>
      </w:r>
    </w:p>
    <w:p w:rsidR="00455671" w:rsidRPr="00FD7234" w:rsidRDefault="00455671" w:rsidP="00FD7234">
      <w:pPr>
        <w:shd w:val="clear" w:color="auto" w:fill="FFFFFF"/>
        <w:spacing w:after="0" w:line="240" w:lineRule="auto"/>
        <w:ind w:left="720"/>
        <w:rPr>
          <w:rFonts w:ascii="Times New Roman" w:eastAsia="Times New Roman" w:hAnsi="Times New Roman" w:cs="Times New Roman"/>
          <w:sz w:val="20"/>
          <w:szCs w:val="20"/>
          <w:lang w:eastAsia="en-IN"/>
        </w:rPr>
      </w:pPr>
    </w:p>
    <w:p w:rsidR="00FD7234" w:rsidRPr="00FD7234" w:rsidRDefault="00EA43E9" w:rsidP="00FD7234">
      <w:pPr>
        <w:shd w:val="clear" w:color="auto" w:fill="FFFFFF"/>
        <w:spacing w:after="0" w:line="240" w:lineRule="auto"/>
        <w:rPr>
          <w:rFonts w:ascii="Times New Roman" w:eastAsia="Times New Roman" w:hAnsi="Times New Roman" w:cs="Times New Roman"/>
          <w:sz w:val="20"/>
          <w:szCs w:val="20"/>
          <w:lang w:eastAsia="en-IN"/>
        </w:rPr>
      </w:pPr>
      <w:hyperlink r:id="rId400" w:history="1">
        <w:r w:rsidR="00FD7234" w:rsidRPr="00FD7234">
          <w:rPr>
            <w:rFonts w:ascii="Times New Roman" w:eastAsia="Times New Roman" w:hAnsi="Times New Roman" w:cs="Times New Roman"/>
            <w:b/>
            <w:bCs/>
            <w:sz w:val="20"/>
            <w:szCs w:val="20"/>
            <w:lang w:eastAsia="en-IN"/>
          </w:rPr>
          <w:t>Resource Types</w:t>
        </w:r>
      </w:hyperlink>
    </w:p>
    <w:p w:rsidR="00FD7234" w:rsidRPr="00FD7234" w:rsidRDefault="00FD7234" w:rsidP="00FD7234">
      <w:pPr>
        <w:shd w:val="clear" w:color="auto" w:fill="FFFFFF"/>
        <w:spacing w:after="0" w:line="240" w:lineRule="auto"/>
        <w:ind w:left="720"/>
        <w:rPr>
          <w:rFonts w:ascii="Times New Roman" w:eastAsia="Times New Roman" w:hAnsi="Times New Roman" w:cs="Times New Roman"/>
          <w:sz w:val="20"/>
          <w:szCs w:val="20"/>
          <w:lang w:eastAsia="en-IN"/>
        </w:rPr>
      </w:pPr>
      <w:r w:rsidRPr="00FD7234">
        <w:rPr>
          <w:rFonts w:ascii="Times New Roman" w:eastAsia="Times New Roman" w:hAnsi="Times New Roman" w:cs="Times New Roman"/>
          <w:sz w:val="20"/>
          <w:szCs w:val="20"/>
          <w:highlight w:val="yellow"/>
          <w:lang w:eastAsia="en-IN"/>
        </w:rPr>
        <w:t>A reference of various resource types</w:t>
      </w:r>
      <w:r w:rsidRPr="00FD7234">
        <w:rPr>
          <w:rFonts w:ascii="Times New Roman" w:eastAsia="Times New Roman" w:hAnsi="Times New Roman" w:cs="Times New Roman"/>
          <w:sz w:val="20"/>
          <w:szCs w:val="20"/>
          <w:lang w:eastAsia="en-IN"/>
        </w:rPr>
        <w:t xml:space="preserve"> you can provide, describing their XML elements, attributes, and syntax. For example, this reference shows you how to create a resource for application menus, drawables, animations, and more.</w:t>
      </w:r>
    </w:p>
    <w:p w:rsidR="00FD7234" w:rsidRDefault="00FD7234">
      <w:pPr>
        <w:rPr>
          <w:rFonts w:ascii="Times New Roman" w:hAnsi="Times New Roman" w:cs="Times New Roman"/>
          <w:sz w:val="20"/>
          <w:szCs w:val="20"/>
          <w:shd w:val="clear" w:color="auto" w:fill="FFFFFF"/>
        </w:rPr>
      </w:pPr>
    </w:p>
    <w:p w:rsidR="00FD7234" w:rsidRPr="00FD7234" w:rsidRDefault="00FD7234" w:rsidP="00FD7234">
      <w:pPr>
        <w:pStyle w:val="NormalWeb"/>
        <w:shd w:val="clear" w:color="auto" w:fill="FFFFFF"/>
        <w:spacing w:before="0" w:beforeAutospacing="0" w:after="163" w:afterAutospacing="0"/>
        <w:rPr>
          <w:sz w:val="20"/>
          <w:szCs w:val="20"/>
        </w:rPr>
      </w:pPr>
      <w:r w:rsidRPr="00FD7234">
        <w:rPr>
          <w:sz w:val="20"/>
          <w:szCs w:val="20"/>
          <w:highlight w:val="yellow"/>
        </w:rPr>
        <w:t>Class for accessing an application's resources.</w:t>
      </w:r>
      <w:r w:rsidRPr="00FD7234">
        <w:rPr>
          <w:sz w:val="20"/>
          <w:szCs w:val="20"/>
        </w:rPr>
        <w:t xml:space="preserve"> This </w:t>
      </w:r>
      <w:r w:rsidRPr="00FD7234">
        <w:rPr>
          <w:sz w:val="20"/>
          <w:szCs w:val="20"/>
          <w:highlight w:val="yellow"/>
        </w:rPr>
        <w:t>sits on top of the asset manager of the application</w:t>
      </w:r>
      <w:r w:rsidRPr="00FD7234">
        <w:rPr>
          <w:sz w:val="20"/>
          <w:szCs w:val="20"/>
        </w:rPr>
        <w:t xml:space="preserve"> (accessible through</w:t>
      </w:r>
      <w:r w:rsidRPr="00FD7234">
        <w:rPr>
          <w:rStyle w:val="apple-converted-space"/>
          <w:sz w:val="20"/>
          <w:szCs w:val="20"/>
        </w:rPr>
        <w:t> </w:t>
      </w:r>
      <w:r w:rsidRPr="00FD7234">
        <w:rPr>
          <w:rStyle w:val="HTMLCode"/>
          <w:rFonts w:ascii="Times New Roman" w:hAnsi="Times New Roman" w:cs="Times New Roman"/>
          <w:b/>
        </w:rPr>
        <w:t>getAssets()</w:t>
      </w:r>
      <w:r w:rsidRPr="00FD7234">
        <w:rPr>
          <w:b/>
          <w:sz w:val="20"/>
          <w:szCs w:val="20"/>
        </w:rPr>
        <w:t>)</w:t>
      </w:r>
      <w:r w:rsidRPr="00FD7234">
        <w:rPr>
          <w:sz w:val="20"/>
          <w:szCs w:val="20"/>
        </w:rPr>
        <w:t xml:space="preserve"> and provides a high-level API for getting typed data from the assets.</w:t>
      </w:r>
    </w:p>
    <w:p w:rsidR="00FD7234" w:rsidRPr="00FD7234" w:rsidRDefault="00FD7234" w:rsidP="00FD7234">
      <w:pPr>
        <w:pStyle w:val="NormalWeb"/>
        <w:shd w:val="clear" w:color="auto" w:fill="FFFFFF"/>
        <w:spacing w:before="0" w:beforeAutospacing="0" w:after="163" w:afterAutospacing="0"/>
        <w:rPr>
          <w:sz w:val="20"/>
          <w:szCs w:val="20"/>
        </w:rPr>
      </w:pPr>
      <w:r w:rsidRPr="00FD7234">
        <w:rPr>
          <w:sz w:val="20"/>
          <w:szCs w:val="20"/>
        </w:rPr>
        <w:t xml:space="preserve">The </w:t>
      </w:r>
      <w:r w:rsidRPr="00FD7234">
        <w:rPr>
          <w:sz w:val="20"/>
          <w:szCs w:val="20"/>
          <w:highlight w:val="yellow"/>
        </w:rPr>
        <w:t>Android resource system</w:t>
      </w:r>
      <w:r w:rsidRPr="00FD7234">
        <w:rPr>
          <w:sz w:val="20"/>
          <w:szCs w:val="20"/>
        </w:rPr>
        <w:t xml:space="preserve"> keeps track of all non-code assets associated with an application. You can use this class to access your application's resources. You can generally acquire the</w:t>
      </w:r>
      <w:r w:rsidRPr="00FD7234">
        <w:rPr>
          <w:rStyle w:val="apple-converted-space"/>
          <w:sz w:val="20"/>
          <w:szCs w:val="20"/>
        </w:rPr>
        <w:t> </w:t>
      </w:r>
      <w:r w:rsidRPr="00FD7234">
        <w:rPr>
          <w:rStyle w:val="HTMLCode"/>
          <w:rFonts w:ascii="Times New Roman" w:hAnsi="Times New Roman" w:cs="Times New Roman"/>
          <w:b/>
        </w:rPr>
        <w:t>Resources</w:t>
      </w:r>
      <w:r w:rsidRPr="00FD7234">
        <w:rPr>
          <w:rStyle w:val="apple-converted-space"/>
          <w:b/>
          <w:sz w:val="20"/>
          <w:szCs w:val="20"/>
        </w:rPr>
        <w:t> </w:t>
      </w:r>
      <w:r w:rsidRPr="00FD7234">
        <w:rPr>
          <w:b/>
          <w:sz w:val="20"/>
          <w:szCs w:val="20"/>
          <w:highlight w:val="yellow"/>
        </w:rPr>
        <w:t>instance</w:t>
      </w:r>
      <w:r w:rsidRPr="00FD7234">
        <w:rPr>
          <w:sz w:val="20"/>
          <w:szCs w:val="20"/>
        </w:rPr>
        <w:t xml:space="preserve"> associated with your application with</w:t>
      </w:r>
      <w:r w:rsidRPr="00FD7234">
        <w:rPr>
          <w:rStyle w:val="apple-converted-space"/>
          <w:sz w:val="20"/>
          <w:szCs w:val="20"/>
        </w:rPr>
        <w:t> </w:t>
      </w:r>
      <w:r w:rsidRPr="00FD7234">
        <w:rPr>
          <w:rStyle w:val="HTMLCode"/>
          <w:rFonts w:ascii="Times New Roman" w:hAnsi="Times New Roman" w:cs="Times New Roman"/>
          <w:b/>
        </w:rPr>
        <w:t>getResources()</w:t>
      </w:r>
      <w:r w:rsidRPr="00FD7234">
        <w:rPr>
          <w:b/>
          <w:sz w:val="20"/>
          <w:szCs w:val="20"/>
        </w:rPr>
        <w:t>.</w:t>
      </w:r>
    </w:p>
    <w:p w:rsidR="00FD7234" w:rsidRPr="00FD7234" w:rsidRDefault="00FD7234" w:rsidP="00FD7234">
      <w:pPr>
        <w:pStyle w:val="NormalWeb"/>
        <w:shd w:val="clear" w:color="auto" w:fill="FFFFFF"/>
        <w:spacing w:before="0" w:beforeAutospacing="0" w:after="163" w:afterAutospacing="0"/>
        <w:rPr>
          <w:sz w:val="20"/>
          <w:szCs w:val="20"/>
        </w:rPr>
      </w:pPr>
      <w:r w:rsidRPr="00FD7234">
        <w:rPr>
          <w:sz w:val="20"/>
          <w:szCs w:val="20"/>
        </w:rPr>
        <w:t xml:space="preserve">The </w:t>
      </w:r>
      <w:r w:rsidRPr="00FD7234">
        <w:rPr>
          <w:sz w:val="20"/>
          <w:szCs w:val="20"/>
          <w:highlight w:val="yellow"/>
        </w:rPr>
        <w:t>Android SDK</w:t>
      </w:r>
      <w:r w:rsidRPr="00FD7234">
        <w:rPr>
          <w:sz w:val="20"/>
          <w:szCs w:val="20"/>
        </w:rPr>
        <w:t xml:space="preserve"> </w:t>
      </w:r>
      <w:r w:rsidRPr="006D491E">
        <w:rPr>
          <w:sz w:val="20"/>
          <w:szCs w:val="20"/>
          <w:highlight w:val="yellow"/>
        </w:rPr>
        <w:t>tools</w:t>
      </w:r>
      <w:r w:rsidRPr="00FD7234">
        <w:rPr>
          <w:sz w:val="20"/>
          <w:szCs w:val="20"/>
        </w:rPr>
        <w:t xml:space="preserve"> compile your application's resources into the application binary at build time. To use a resource, you </w:t>
      </w:r>
      <w:r w:rsidRPr="006D491E">
        <w:rPr>
          <w:b/>
          <w:sz w:val="20"/>
          <w:szCs w:val="20"/>
          <w:highlight w:val="yellow"/>
        </w:rPr>
        <w:t>must install it correctly in the source tree</w:t>
      </w:r>
      <w:r w:rsidRPr="00FD7234">
        <w:rPr>
          <w:sz w:val="20"/>
          <w:szCs w:val="20"/>
        </w:rPr>
        <w:t xml:space="preserve"> (inside your project's</w:t>
      </w:r>
      <w:r w:rsidRPr="00FD7234">
        <w:rPr>
          <w:rStyle w:val="apple-converted-space"/>
          <w:sz w:val="20"/>
          <w:szCs w:val="20"/>
        </w:rPr>
        <w:t> </w:t>
      </w:r>
      <w:r w:rsidRPr="00FD7234">
        <w:rPr>
          <w:rStyle w:val="HTMLCode"/>
          <w:rFonts w:ascii="Times New Roman" w:hAnsi="Times New Roman" w:cs="Times New Roman"/>
        </w:rPr>
        <w:t>res/</w:t>
      </w:r>
      <w:r w:rsidRPr="00FD7234">
        <w:rPr>
          <w:rStyle w:val="apple-converted-space"/>
          <w:sz w:val="20"/>
          <w:szCs w:val="20"/>
        </w:rPr>
        <w:t> </w:t>
      </w:r>
      <w:r w:rsidRPr="00FD7234">
        <w:rPr>
          <w:sz w:val="20"/>
          <w:szCs w:val="20"/>
        </w:rPr>
        <w:t xml:space="preserve">directory) and build your application. As part of the build process, the </w:t>
      </w:r>
      <w:r w:rsidRPr="006D491E">
        <w:rPr>
          <w:sz w:val="20"/>
          <w:szCs w:val="20"/>
          <w:highlight w:val="yellow"/>
        </w:rPr>
        <w:t>SDK tools generate symbols for each resource</w:t>
      </w:r>
      <w:r w:rsidRPr="00FD7234">
        <w:rPr>
          <w:sz w:val="20"/>
          <w:szCs w:val="20"/>
        </w:rPr>
        <w:t>, which you can use in your application code to access the resources.</w:t>
      </w:r>
    </w:p>
    <w:p w:rsidR="00FD7234" w:rsidRPr="00FD7234" w:rsidRDefault="00FD7234" w:rsidP="00FD7234">
      <w:pPr>
        <w:pStyle w:val="NormalWeb"/>
        <w:shd w:val="clear" w:color="auto" w:fill="FFFFFF"/>
        <w:spacing w:before="0" w:beforeAutospacing="0" w:after="163" w:afterAutospacing="0"/>
        <w:rPr>
          <w:sz w:val="20"/>
          <w:szCs w:val="20"/>
        </w:rPr>
      </w:pPr>
      <w:r w:rsidRPr="00FD7234">
        <w:rPr>
          <w:sz w:val="20"/>
          <w:szCs w:val="20"/>
        </w:rPr>
        <w:t xml:space="preserve">Using </w:t>
      </w:r>
      <w:r w:rsidRPr="006D491E">
        <w:rPr>
          <w:b/>
          <w:sz w:val="20"/>
          <w:szCs w:val="20"/>
        </w:rPr>
        <w:t>application resources</w:t>
      </w:r>
      <w:r w:rsidRPr="00FD7234">
        <w:rPr>
          <w:sz w:val="20"/>
          <w:szCs w:val="20"/>
        </w:rPr>
        <w:t xml:space="preserve"> makes it easy to update various characteristics of your application without modifying code, and—by providing sets of alternative resources—enables you to optimize your application for a variety of device configurations (such as for different languages and screen sizes). This is an </w:t>
      </w:r>
      <w:r w:rsidRPr="006D491E">
        <w:rPr>
          <w:b/>
          <w:sz w:val="20"/>
          <w:szCs w:val="20"/>
        </w:rPr>
        <w:t>important</w:t>
      </w:r>
      <w:r w:rsidRPr="00FD7234">
        <w:rPr>
          <w:sz w:val="20"/>
          <w:szCs w:val="20"/>
        </w:rPr>
        <w:t xml:space="preserve"> aspect of </w:t>
      </w:r>
      <w:r w:rsidRPr="006D491E">
        <w:rPr>
          <w:sz w:val="20"/>
          <w:szCs w:val="20"/>
          <w:highlight w:val="yellow"/>
        </w:rPr>
        <w:t>developing Android applications that are compatible on different types of devices</w:t>
      </w:r>
      <w:r w:rsidRPr="00FD7234">
        <w:rPr>
          <w:sz w:val="20"/>
          <w:szCs w:val="20"/>
        </w:rPr>
        <w:t>.</w:t>
      </w:r>
    </w:p>
    <w:p w:rsidR="00455671" w:rsidRPr="00455671" w:rsidRDefault="00455671" w:rsidP="00455671">
      <w:pPr>
        <w:shd w:val="clear" w:color="auto" w:fill="FFFFFF"/>
        <w:spacing w:after="217" w:line="240" w:lineRule="auto"/>
        <w:rPr>
          <w:rFonts w:ascii="Roboto" w:eastAsia="Times New Roman" w:hAnsi="Roboto" w:cs="Times New Roman"/>
          <w:lang w:eastAsia="en-IN"/>
        </w:rPr>
      </w:pPr>
      <w:r w:rsidRPr="00455671">
        <w:rPr>
          <w:rFonts w:ascii="Roboto" w:eastAsia="Times New Roman" w:hAnsi="Roboto" w:cs="Times New Roman"/>
          <w:lang w:eastAsia="en-IN"/>
        </w:rPr>
        <w:t>Each of the documents in this section describe the usage, format and syntax for a certain type of application resource that you can provide in your resources directory (</w:t>
      </w:r>
      <w:r w:rsidRPr="00455671">
        <w:rPr>
          <w:rFonts w:ascii="Consolas" w:eastAsia="Times New Roman" w:hAnsi="Consolas" w:cs="Courier New"/>
          <w:color w:val="006600"/>
          <w:sz w:val="18"/>
          <w:lang w:eastAsia="en-IN"/>
        </w:rPr>
        <w:t>res/</w:t>
      </w:r>
      <w:r w:rsidRPr="00455671">
        <w:rPr>
          <w:rFonts w:ascii="Roboto" w:eastAsia="Times New Roman" w:hAnsi="Roboto" w:cs="Times New Roman"/>
          <w:lang w:eastAsia="en-IN"/>
        </w:rPr>
        <w:t>).</w:t>
      </w:r>
    </w:p>
    <w:p w:rsidR="00455671" w:rsidRPr="00455671" w:rsidRDefault="00455671" w:rsidP="00455671">
      <w:pPr>
        <w:shd w:val="clear" w:color="auto" w:fill="FFFFFF"/>
        <w:spacing w:after="0" w:line="240" w:lineRule="auto"/>
        <w:rPr>
          <w:rFonts w:ascii="Times New Roman" w:eastAsia="Times New Roman" w:hAnsi="Times New Roman" w:cs="Times New Roman"/>
          <w:sz w:val="20"/>
          <w:szCs w:val="20"/>
          <w:lang w:eastAsia="en-IN"/>
        </w:rPr>
      </w:pPr>
      <w:r w:rsidRPr="00455671">
        <w:rPr>
          <w:rFonts w:ascii="Times New Roman" w:eastAsia="Times New Roman" w:hAnsi="Times New Roman" w:cs="Times New Roman"/>
          <w:sz w:val="20"/>
          <w:szCs w:val="20"/>
          <w:u w:val="single"/>
          <w:lang w:eastAsia="en-IN"/>
        </w:rPr>
        <w:t>Here's a brief summary of each resource type</w:t>
      </w:r>
      <w:r w:rsidRPr="00455671">
        <w:rPr>
          <w:rFonts w:ascii="Times New Roman" w:eastAsia="Times New Roman" w:hAnsi="Times New Roman" w:cs="Times New Roman"/>
          <w:sz w:val="20"/>
          <w:szCs w:val="20"/>
          <w:lang w:eastAsia="en-IN"/>
        </w:rPr>
        <w:t>:</w:t>
      </w:r>
    </w:p>
    <w:p w:rsidR="00455671" w:rsidRPr="00455671" w:rsidRDefault="00EA43E9" w:rsidP="00455671">
      <w:pPr>
        <w:shd w:val="clear" w:color="auto" w:fill="FFFFFF"/>
        <w:spacing w:after="0" w:line="240" w:lineRule="auto"/>
        <w:rPr>
          <w:rFonts w:ascii="Times New Roman" w:eastAsia="Times New Roman" w:hAnsi="Times New Roman" w:cs="Times New Roman"/>
          <w:b/>
          <w:sz w:val="20"/>
          <w:szCs w:val="20"/>
          <w:lang w:eastAsia="en-IN"/>
        </w:rPr>
      </w:pPr>
      <w:hyperlink r:id="rId401" w:history="1">
        <w:r w:rsidR="00455671" w:rsidRPr="00455671">
          <w:rPr>
            <w:rFonts w:ascii="Times New Roman" w:eastAsia="Times New Roman" w:hAnsi="Times New Roman" w:cs="Times New Roman"/>
            <w:b/>
            <w:sz w:val="20"/>
            <w:szCs w:val="20"/>
            <w:lang w:eastAsia="en-IN"/>
          </w:rPr>
          <w:t>Animation Resources</w:t>
        </w:r>
      </w:hyperlink>
    </w:p>
    <w:p w:rsid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r w:rsidRPr="00455671">
        <w:rPr>
          <w:rFonts w:ascii="Times New Roman" w:eastAsia="Times New Roman" w:hAnsi="Times New Roman" w:cs="Times New Roman"/>
          <w:sz w:val="20"/>
          <w:szCs w:val="20"/>
          <w:lang w:eastAsia="en-IN"/>
        </w:rPr>
        <w:t>Define pre-determined animations.</w:t>
      </w:r>
      <w:r w:rsidRPr="00455671">
        <w:rPr>
          <w:rFonts w:ascii="Times New Roman" w:eastAsia="Times New Roman" w:hAnsi="Times New Roman" w:cs="Times New Roman"/>
          <w:sz w:val="20"/>
          <w:szCs w:val="20"/>
          <w:lang w:eastAsia="en-IN"/>
        </w:rPr>
        <w:br/>
        <w:t>Tween animations are saved in res/anim/ and accessed from the R.anim class.</w:t>
      </w:r>
      <w:r w:rsidRPr="00455671">
        <w:rPr>
          <w:rFonts w:ascii="Times New Roman" w:eastAsia="Times New Roman" w:hAnsi="Times New Roman" w:cs="Times New Roman"/>
          <w:sz w:val="20"/>
          <w:szCs w:val="20"/>
          <w:lang w:eastAsia="en-IN"/>
        </w:rPr>
        <w:br/>
        <w:t>Frame animations are saved in res/drawable/ and accessed from the R.drawable class.</w:t>
      </w:r>
    </w:p>
    <w:p w:rsidR="00455671" w:rsidRP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p>
    <w:p w:rsidR="00455671" w:rsidRPr="00455671" w:rsidRDefault="00EA43E9" w:rsidP="00455671">
      <w:pPr>
        <w:shd w:val="clear" w:color="auto" w:fill="FFFFFF"/>
        <w:spacing w:after="0" w:line="240" w:lineRule="auto"/>
        <w:rPr>
          <w:rFonts w:ascii="Times New Roman" w:eastAsia="Times New Roman" w:hAnsi="Times New Roman" w:cs="Times New Roman"/>
          <w:b/>
          <w:sz w:val="20"/>
          <w:szCs w:val="20"/>
          <w:lang w:eastAsia="en-IN"/>
        </w:rPr>
      </w:pPr>
      <w:hyperlink r:id="rId402" w:history="1">
        <w:r w:rsidR="00455671" w:rsidRPr="00455671">
          <w:rPr>
            <w:rFonts w:ascii="Times New Roman" w:eastAsia="Times New Roman" w:hAnsi="Times New Roman" w:cs="Times New Roman"/>
            <w:b/>
            <w:sz w:val="20"/>
            <w:szCs w:val="20"/>
            <w:lang w:eastAsia="en-IN"/>
          </w:rPr>
          <w:t>Color State List Resource</w:t>
        </w:r>
      </w:hyperlink>
    </w:p>
    <w:p w:rsid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r w:rsidRPr="00455671">
        <w:rPr>
          <w:rFonts w:ascii="Times New Roman" w:eastAsia="Times New Roman" w:hAnsi="Times New Roman" w:cs="Times New Roman"/>
          <w:sz w:val="20"/>
          <w:szCs w:val="20"/>
          <w:lang w:eastAsia="en-IN"/>
        </w:rPr>
        <w:t>Define a color resources that changes based on the View state.</w:t>
      </w:r>
      <w:r w:rsidRPr="00455671">
        <w:rPr>
          <w:rFonts w:ascii="Times New Roman" w:eastAsia="Times New Roman" w:hAnsi="Times New Roman" w:cs="Times New Roman"/>
          <w:sz w:val="20"/>
          <w:szCs w:val="20"/>
          <w:lang w:eastAsia="en-IN"/>
        </w:rPr>
        <w:br/>
        <w:t>Saved in res/color/ and accessed from the R.color class.</w:t>
      </w:r>
    </w:p>
    <w:p w:rsidR="00455671" w:rsidRP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p>
    <w:p w:rsidR="00455671" w:rsidRPr="00455671" w:rsidRDefault="00EA43E9" w:rsidP="00455671">
      <w:pPr>
        <w:shd w:val="clear" w:color="auto" w:fill="FFFFFF"/>
        <w:spacing w:after="0" w:line="240" w:lineRule="auto"/>
        <w:rPr>
          <w:rFonts w:ascii="Times New Roman" w:eastAsia="Times New Roman" w:hAnsi="Times New Roman" w:cs="Times New Roman"/>
          <w:b/>
          <w:sz w:val="20"/>
          <w:szCs w:val="20"/>
          <w:lang w:eastAsia="en-IN"/>
        </w:rPr>
      </w:pPr>
      <w:hyperlink r:id="rId403" w:history="1">
        <w:r w:rsidR="00455671" w:rsidRPr="00455671">
          <w:rPr>
            <w:rFonts w:ascii="Times New Roman" w:eastAsia="Times New Roman" w:hAnsi="Times New Roman" w:cs="Times New Roman"/>
            <w:b/>
            <w:sz w:val="20"/>
            <w:szCs w:val="20"/>
            <w:lang w:eastAsia="en-IN"/>
          </w:rPr>
          <w:t>Drawable Resources</w:t>
        </w:r>
      </w:hyperlink>
    </w:p>
    <w:p w:rsid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r w:rsidRPr="00455671">
        <w:rPr>
          <w:rFonts w:ascii="Times New Roman" w:eastAsia="Times New Roman" w:hAnsi="Times New Roman" w:cs="Times New Roman"/>
          <w:sz w:val="20"/>
          <w:szCs w:val="20"/>
          <w:lang w:eastAsia="en-IN"/>
        </w:rPr>
        <w:t>Define various graphics with bitmaps or XML.</w:t>
      </w:r>
      <w:r w:rsidRPr="00455671">
        <w:rPr>
          <w:rFonts w:ascii="Times New Roman" w:eastAsia="Times New Roman" w:hAnsi="Times New Roman" w:cs="Times New Roman"/>
          <w:sz w:val="20"/>
          <w:szCs w:val="20"/>
          <w:lang w:eastAsia="en-IN"/>
        </w:rPr>
        <w:br/>
        <w:t>Saved in res/drawable/ and accessed from the R.drawable class.</w:t>
      </w:r>
    </w:p>
    <w:p w:rsidR="00455671" w:rsidRP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p>
    <w:p w:rsidR="00455671" w:rsidRPr="00455671" w:rsidRDefault="00EA43E9" w:rsidP="00455671">
      <w:pPr>
        <w:shd w:val="clear" w:color="auto" w:fill="FFFFFF"/>
        <w:spacing w:after="0" w:line="240" w:lineRule="auto"/>
        <w:rPr>
          <w:rFonts w:ascii="Times New Roman" w:eastAsia="Times New Roman" w:hAnsi="Times New Roman" w:cs="Times New Roman"/>
          <w:b/>
          <w:sz w:val="20"/>
          <w:szCs w:val="20"/>
          <w:lang w:eastAsia="en-IN"/>
        </w:rPr>
      </w:pPr>
      <w:hyperlink r:id="rId404" w:history="1">
        <w:r w:rsidR="00455671" w:rsidRPr="00455671">
          <w:rPr>
            <w:rFonts w:ascii="Times New Roman" w:eastAsia="Times New Roman" w:hAnsi="Times New Roman" w:cs="Times New Roman"/>
            <w:b/>
            <w:sz w:val="20"/>
            <w:szCs w:val="20"/>
            <w:lang w:eastAsia="en-IN"/>
          </w:rPr>
          <w:t>Layout Resource</w:t>
        </w:r>
      </w:hyperlink>
    </w:p>
    <w:p w:rsid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r w:rsidRPr="00455671">
        <w:rPr>
          <w:rFonts w:ascii="Times New Roman" w:eastAsia="Times New Roman" w:hAnsi="Times New Roman" w:cs="Times New Roman"/>
          <w:sz w:val="20"/>
          <w:szCs w:val="20"/>
          <w:lang w:eastAsia="en-IN"/>
        </w:rPr>
        <w:t>Define the layout for your application UI.</w:t>
      </w:r>
      <w:r w:rsidRPr="00455671">
        <w:rPr>
          <w:rFonts w:ascii="Times New Roman" w:eastAsia="Times New Roman" w:hAnsi="Times New Roman" w:cs="Times New Roman"/>
          <w:sz w:val="20"/>
          <w:szCs w:val="20"/>
          <w:lang w:eastAsia="en-IN"/>
        </w:rPr>
        <w:br/>
        <w:t>Saved in res/layout/ and accessed from the R.layout class.</w:t>
      </w:r>
    </w:p>
    <w:p w:rsidR="00455671" w:rsidRP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p>
    <w:p w:rsidR="00455671" w:rsidRPr="00455671" w:rsidRDefault="00EA43E9" w:rsidP="00455671">
      <w:pPr>
        <w:shd w:val="clear" w:color="auto" w:fill="FFFFFF"/>
        <w:spacing w:after="0" w:line="240" w:lineRule="auto"/>
        <w:rPr>
          <w:rFonts w:ascii="Times New Roman" w:eastAsia="Times New Roman" w:hAnsi="Times New Roman" w:cs="Times New Roman"/>
          <w:b/>
          <w:sz w:val="20"/>
          <w:szCs w:val="20"/>
          <w:lang w:eastAsia="en-IN"/>
        </w:rPr>
      </w:pPr>
      <w:hyperlink r:id="rId405" w:history="1">
        <w:r w:rsidR="00455671" w:rsidRPr="00455671">
          <w:rPr>
            <w:rFonts w:ascii="Times New Roman" w:eastAsia="Times New Roman" w:hAnsi="Times New Roman" w:cs="Times New Roman"/>
            <w:b/>
            <w:sz w:val="20"/>
            <w:szCs w:val="20"/>
            <w:lang w:eastAsia="en-IN"/>
          </w:rPr>
          <w:t>Menu Resource</w:t>
        </w:r>
      </w:hyperlink>
    </w:p>
    <w:p w:rsid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r w:rsidRPr="00455671">
        <w:rPr>
          <w:rFonts w:ascii="Times New Roman" w:eastAsia="Times New Roman" w:hAnsi="Times New Roman" w:cs="Times New Roman"/>
          <w:sz w:val="20"/>
          <w:szCs w:val="20"/>
          <w:lang w:eastAsia="en-IN"/>
        </w:rPr>
        <w:t>Define the contents of your application menus.</w:t>
      </w:r>
      <w:r w:rsidRPr="00455671">
        <w:rPr>
          <w:rFonts w:ascii="Times New Roman" w:eastAsia="Times New Roman" w:hAnsi="Times New Roman" w:cs="Times New Roman"/>
          <w:sz w:val="20"/>
          <w:szCs w:val="20"/>
          <w:lang w:eastAsia="en-IN"/>
        </w:rPr>
        <w:br/>
        <w:t>Saved in res/menu/ and accessed from the R.menu class.</w:t>
      </w:r>
    </w:p>
    <w:p w:rsidR="00455671" w:rsidRP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p>
    <w:p w:rsidR="00455671" w:rsidRPr="00455671" w:rsidRDefault="00EA43E9" w:rsidP="00455671">
      <w:pPr>
        <w:shd w:val="clear" w:color="auto" w:fill="FFFFFF"/>
        <w:spacing w:after="0" w:line="240" w:lineRule="auto"/>
        <w:rPr>
          <w:rFonts w:ascii="Times New Roman" w:eastAsia="Times New Roman" w:hAnsi="Times New Roman" w:cs="Times New Roman"/>
          <w:b/>
          <w:sz w:val="20"/>
          <w:szCs w:val="20"/>
          <w:lang w:eastAsia="en-IN"/>
        </w:rPr>
      </w:pPr>
      <w:hyperlink r:id="rId406" w:history="1">
        <w:r w:rsidR="00455671" w:rsidRPr="00455671">
          <w:rPr>
            <w:rFonts w:ascii="Times New Roman" w:eastAsia="Times New Roman" w:hAnsi="Times New Roman" w:cs="Times New Roman"/>
            <w:b/>
            <w:sz w:val="20"/>
            <w:szCs w:val="20"/>
            <w:lang w:eastAsia="en-IN"/>
          </w:rPr>
          <w:t>String Resources</w:t>
        </w:r>
      </w:hyperlink>
    </w:p>
    <w:p w:rsid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r w:rsidRPr="00455671">
        <w:rPr>
          <w:rFonts w:ascii="Times New Roman" w:eastAsia="Times New Roman" w:hAnsi="Times New Roman" w:cs="Times New Roman"/>
          <w:sz w:val="20"/>
          <w:szCs w:val="20"/>
          <w:lang w:eastAsia="en-IN"/>
        </w:rPr>
        <w:t>Define strings, string arrays, and plurals (and include string formatting and styling).</w:t>
      </w:r>
      <w:r w:rsidRPr="00455671">
        <w:rPr>
          <w:rFonts w:ascii="Times New Roman" w:eastAsia="Times New Roman" w:hAnsi="Times New Roman" w:cs="Times New Roman"/>
          <w:sz w:val="20"/>
          <w:szCs w:val="20"/>
          <w:lang w:eastAsia="en-IN"/>
        </w:rPr>
        <w:br/>
        <w:t>Saved in res/values/ and accessed from the R.string, R.array, and R.plurals classes.</w:t>
      </w:r>
    </w:p>
    <w:p w:rsidR="00455671" w:rsidRPr="00455671" w:rsidRDefault="00455671" w:rsidP="00455671">
      <w:pPr>
        <w:shd w:val="clear" w:color="auto" w:fill="FFFFFF"/>
        <w:spacing w:after="0" w:line="240" w:lineRule="auto"/>
        <w:ind w:left="720"/>
        <w:rPr>
          <w:rFonts w:ascii="Times New Roman" w:eastAsia="Times New Roman" w:hAnsi="Times New Roman" w:cs="Times New Roman"/>
          <w:sz w:val="20"/>
          <w:szCs w:val="20"/>
          <w:lang w:eastAsia="en-IN"/>
        </w:rPr>
      </w:pPr>
    </w:p>
    <w:p w:rsidR="00455671" w:rsidRPr="00455671" w:rsidRDefault="00EA43E9" w:rsidP="00455671">
      <w:pPr>
        <w:shd w:val="clear" w:color="auto" w:fill="FFFFFF"/>
        <w:spacing w:after="0" w:line="240" w:lineRule="auto"/>
        <w:rPr>
          <w:rFonts w:ascii="Roboto" w:eastAsia="Times New Roman" w:hAnsi="Roboto" w:cs="Times New Roman"/>
          <w:b/>
          <w:sz w:val="19"/>
          <w:szCs w:val="19"/>
          <w:lang w:eastAsia="en-IN"/>
        </w:rPr>
      </w:pPr>
      <w:hyperlink r:id="rId407" w:history="1">
        <w:r w:rsidR="00455671" w:rsidRPr="00455671">
          <w:rPr>
            <w:rFonts w:ascii="Roboto" w:eastAsia="Times New Roman" w:hAnsi="Roboto" w:cs="Times New Roman"/>
            <w:b/>
            <w:sz w:val="19"/>
            <w:lang w:eastAsia="en-IN"/>
          </w:rPr>
          <w:t>Style Resource</w:t>
        </w:r>
      </w:hyperlink>
    </w:p>
    <w:p w:rsidR="00455671" w:rsidRDefault="00455671" w:rsidP="00455671">
      <w:pPr>
        <w:shd w:val="clear" w:color="auto" w:fill="FFFFFF"/>
        <w:spacing w:after="0" w:line="240" w:lineRule="auto"/>
        <w:ind w:left="720"/>
        <w:rPr>
          <w:rFonts w:ascii="Roboto" w:eastAsia="Times New Roman" w:hAnsi="Roboto" w:cs="Times New Roman"/>
          <w:sz w:val="19"/>
          <w:szCs w:val="19"/>
          <w:lang w:eastAsia="en-IN"/>
        </w:rPr>
      </w:pPr>
      <w:r w:rsidRPr="00455671">
        <w:rPr>
          <w:rFonts w:ascii="Roboto" w:eastAsia="Times New Roman" w:hAnsi="Roboto" w:cs="Times New Roman"/>
          <w:sz w:val="19"/>
          <w:szCs w:val="19"/>
          <w:lang w:eastAsia="en-IN"/>
        </w:rPr>
        <w:t>Define the look and format for UI elements.</w:t>
      </w:r>
      <w:r w:rsidRPr="00455671">
        <w:rPr>
          <w:rFonts w:ascii="Roboto" w:eastAsia="Times New Roman" w:hAnsi="Roboto" w:cs="Times New Roman"/>
          <w:sz w:val="19"/>
          <w:szCs w:val="19"/>
          <w:lang w:eastAsia="en-IN"/>
        </w:rPr>
        <w:br/>
        <w:t>Saved in</w:t>
      </w:r>
      <w:r w:rsidRPr="00455671">
        <w:rPr>
          <w:rFonts w:ascii="Roboto" w:eastAsia="Times New Roman" w:hAnsi="Roboto" w:cs="Times New Roman"/>
          <w:sz w:val="19"/>
          <w:lang w:eastAsia="en-IN"/>
        </w:rPr>
        <w:t> </w:t>
      </w:r>
      <w:r w:rsidRPr="00455671">
        <w:rPr>
          <w:rFonts w:ascii="Consolas" w:eastAsia="Times New Roman" w:hAnsi="Consolas" w:cs="Courier New"/>
          <w:sz w:val="18"/>
          <w:lang w:eastAsia="en-IN"/>
        </w:rPr>
        <w:t>res/values/</w:t>
      </w:r>
      <w:r w:rsidRPr="00455671">
        <w:rPr>
          <w:rFonts w:ascii="Roboto" w:eastAsia="Times New Roman" w:hAnsi="Roboto" w:cs="Times New Roman"/>
          <w:sz w:val="19"/>
          <w:lang w:eastAsia="en-IN"/>
        </w:rPr>
        <w:t> </w:t>
      </w:r>
      <w:r w:rsidRPr="00455671">
        <w:rPr>
          <w:rFonts w:ascii="Roboto" w:eastAsia="Times New Roman" w:hAnsi="Roboto" w:cs="Times New Roman"/>
          <w:sz w:val="19"/>
          <w:szCs w:val="19"/>
          <w:lang w:eastAsia="en-IN"/>
        </w:rPr>
        <w:t>and accessed from the</w:t>
      </w:r>
      <w:r w:rsidRPr="00455671">
        <w:rPr>
          <w:rFonts w:ascii="Roboto" w:eastAsia="Times New Roman" w:hAnsi="Roboto" w:cs="Times New Roman"/>
          <w:sz w:val="19"/>
          <w:lang w:eastAsia="en-IN"/>
        </w:rPr>
        <w:t> </w:t>
      </w:r>
      <w:r w:rsidRPr="00455671">
        <w:rPr>
          <w:rFonts w:ascii="Consolas" w:eastAsia="Times New Roman" w:hAnsi="Consolas" w:cs="Courier New"/>
          <w:sz w:val="18"/>
          <w:lang w:eastAsia="en-IN"/>
        </w:rPr>
        <w:t>R.style</w:t>
      </w:r>
      <w:r w:rsidRPr="00455671">
        <w:rPr>
          <w:rFonts w:ascii="Roboto" w:eastAsia="Times New Roman" w:hAnsi="Roboto" w:cs="Times New Roman"/>
          <w:sz w:val="19"/>
          <w:lang w:eastAsia="en-IN"/>
        </w:rPr>
        <w:t> </w:t>
      </w:r>
      <w:r w:rsidRPr="00455671">
        <w:rPr>
          <w:rFonts w:ascii="Roboto" w:eastAsia="Times New Roman" w:hAnsi="Roboto" w:cs="Times New Roman"/>
          <w:sz w:val="19"/>
          <w:szCs w:val="19"/>
          <w:lang w:eastAsia="en-IN"/>
        </w:rPr>
        <w:t>class.</w:t>
      </w:r>
    </w:p>
    <w:p w:rsidR="00455671" w:rsidRPr="00455671" w:rsidRDefault="00455671" w:rsidP="00455671">
      <w:pPr>
        <w:shd w:val="clear" w:color="auto" w:fill="FFFFFF"/>
        <w:spacing w:after="0" w:line="240" w:lineRule="auto"/>
        <w:ind w:left="720"/>
        <w:rPr>
          <w:rFonts w:ascii="Roboto" w:eastAsia="Times New Roman" w:hAnsi="Roboto" w:cs="Times New Roman"/>
          <w:sz w:val="19"/>
          <w:szCs w:val="19"/>
          <w:lang w:eastAsia="en-IN"/>
        </w:rPr>
      </w:pPr>
    </w:p>
    <w:p w:rsidR="00455671" w:rsidRPr="00455671" w:rsidRDefault="00EA43E9" w:rsidP="00455671">
      <w:pPr>
        <w:shd w:val="clear" w:color="auto" w:fill="FFFFFF"/>
        <w:spacing w:after="0" w:line="240" w:lineRule="auto"/>
        <w:rPr>
          <w:rFonts w:ascii="Roboto" w:eastAsia="Times New Roman" w:hAnsi="Roboto" w:cs="Times New Roman"/>
          <w:b/>
          <w:sz w:val="19"/>
          <w:szCs w:val="19"/>
          <w:lang w:eastAsia="en-IN"/>
        </w:rPr>
      </w:pPr>
      <w:hyperlink r:id="rId408" w:history="1">
        <w:r w:rsidR="00455671" w:rsidRPr="00455671">
          <w:rPr>
            <w:rFonts w:ascii="Roboto" w:eastAsia="Times New Roman" w:hAnsi="Roboto" w:cs="Times New Roman"/>
            <w:b/>
            <w:sz w:val="19"/>
            <w:lang w:eastAsia="en-IN"/>
          </w:rPr>
          <w:t>More Resource Types</w:t>
        </w:r>
      </w:hyperlink>
    </w:p>
    <w:p w:rsidR="00455671" w:rsidRPr="00455671" w:rsidRDefault="00455671" w:rsidP="00455671">
      <w:pPr>
        <w:shd w:val="clear" w:color="auto" w:fill="FFFFFF"/>
        <w:spacing w:after="0" w:line="240" w:lineRule="auto"/>
        <w:ind w:left="720"/>
        <w:rPr>
          <w:rFonts w:ascii="Roboto" w:eastAsia="Times New Roman" w:hAnsi="Roboto" w:cs="Times New Roman"/>
          <w:sz w:val="19"/>
          <w:szCs w:val="19"/>
          <w:lang w:eastAsia="en-IN"/>
        </w:rPr>
      </w:pPr>
      <w:r w:rsidRPr="00455671">
        <w:rPr>
          <w:rFonts w:ascii="Roboto" w:eastAsia="Times New Roman" w:hAnsi="Roboto" w:cs="Times New Roman"/>
          <w:sz w:val="19"/>
          <w:szCs w:val="19"/>
          <w:lang w:eastAsia="en-IN"/>
        </w:rPr>
        <w:t>Define values such as booleans, integers, dimensions, colors, and other arrays.</w:t>
      </w:r>
      <w:r w:rsidRPr="00455671">
        <w:rPr>
          <w:rFonts w:ascii="Roboto" w:eastAsia="Times New Roman" w:hAnsi="Roboto" w:cs="Times New Roman"/>
          <w:sz w:val="19"/>
          <w:szCs w:val="19"/>
          <w:lang w:eastAsia="en-IN"/>
        </w:rPr>
        <w:br/>
        <w:t>Saved in</w:t>
      </w:r>
      <w:r w:rsidRPr="00455671">
        <w:rPr>
          <w:rFonts w:ascii="Roboto" w:eastAsia="Times New Roman" w:hAnsi="Roboto" w:cs="Times New Roman"/>
          <w:sz w:val="19"/>
          <w:lang w:eastAsia="en-IN"/>
        </w:rPr>
        <w:t> </w:t>
      </w:r>
      <w:r w:rsidRPr="00455671">
        <w:rPr>
          <w:rFonts w:ascii="Consolas" w:eastAsia="Times New Roman" w:hAnsi="Consolas" w:cs="Courier New"/>
          <w:sz w:val="18"/>
          <w:lang w:eastAsia="en-IN"/>
        </w:rPr>
        <w:t>res/values/</w:t>
      </w:r>
      <w:r w:rsidRPr="00455671">
        <w:rPr>
          <w:rFonts w:ascii="Roboto" w:eastAsia="Times New Roman" w:hAnsi="Roboto" w:cs="Times New Roman"/>
          <w:sz w:val="19"/>
          <w:lang w:eastAsia="en-IN"/>
        </w:rPr>
        <w:t> </w:t>
      </w:r>
      <w:r w:rsidRPr="00455671">
        <w:rPr>
          <w:rFonts w:ascii="Roboto" w:eastAsia="Times New Roman" w:hAnsi="Roboto" w:cs="Times New Roman"/>
          <w:sz w:val="19"/>
          <w:szCs w:val="19"/>
          <w:lang w:eastAsia="en-IN"/>
        </w:rPr>
        <w:t>but each accessed from unique</w:t>
      </w:r>
      <w:r w:rsidRPr="00455671">
        <w:rPr>
          <w:rFonts w:ascii="Roboto" w:eastAsia="Times New Roman" w:hAnsi="Roboto" w:cs="Times New Roman"/>
          <w:sz w:val="19"/>
          <w:lang w:eastAsia="en-IN"/>
        </w:rPr>
        <w:t> </w:t>
      </w:r>
      <w:r w:rsidRPr="00455671">
        <w:rPr>
          <w:rFonts w:ascii="Consolas" w:eastAsia="Times New Roman" w:hAnsi="Consolas" w:cs="Courier New"/>
          <w:sz w:val="18"/>
          <w:lang w:eastAsia="en-IN"/>
        </w:rPr>
        <w:t>R</w:t>
      </w:r>
      <w:r w:rsidRPr="00455671">
        <w:rPr>
          <w:rFonts w:ascii="Roboto" w:eastAsia="Times New Roman" w:hAnsi="Roboto" w:cs="Times New Roman"/>
          <w:sz w:val="19"/>
          <w:lang w:eastAsia="en-IN"/>
        </w:rPr>
        <w:t> </w:t>
      </w:r>
      <w:r w:rsidRPr="00455671">
        <w:rPr>
          <w:rFonts w:ascii="Roboto" w:eastAsia="Times New Roman" w:hAnsi="Roboto" w:cs="Times New Roman"/>
          <w:sz w:val="19"/>
          <w:szCs w:val="19"/>
          <w:lang w:eastAsia="en-IN"/>
        </w:rPr>
        <w:t>sub-classes (such as</w:t>
      </w:r>
      <w:r w:rsidRPr="00455671">
        <w:rPr>
          <w:rFonts w:ascii="Roboto" w:eastAsia="Times New Roman" w:hAnsi="Roboto" w:cs="Times New Roman"/>
          <w:sz w:val="19"/>
          <w:lang w:eastAsia="en-IN"/>
        </w:rPr>
        <w:t> </w:t>
      </w:r>
      <w:r w:rsidRPr="00455671">
        <w:rPr>
          <w:rFonts w:ascii="Consolas" w:eastAsia="Times New Roman" w:hAnsi="Consolas" w:cs="Courier New"/>
          <w:sz w:val="18"/>
          <w:lang w:eastAsia="en-IN"/>
        </w:rPr>
        <w:t>R.bool</w:t>
      </w:r>
      <w:r w:rsidRPr="00455671">
        <w:rPr>
          <w:rFonts w:ascii="Roboto" w:eastAsia="Times New Roman" w:hAnsi="Roboto" w:cs="Times New Roman"/>
          <w:sz w:val="19"/>
          <w:szCs w:val="19"/>
          <w:lang w:eastAsia="en-IN"/>
        </w:rPr>
        <w:t>,</w:t>
      </w:r>
      <w:r w:rsidRPr="00455671">
        <w:rPr>
          <w:rFonts w:ascii="Roboto" w:eastAsia="Times New Roman" w:hAnsi="Roboto" w:cs="Times New Roman"/>
          <w:sz w:val="19"/>
          <w:lang w:eastAsia="en-IN"/>
        </w:rPr>
        <w:t> </w:t>
      </w:r>
      <w:r w:rsidRPr="00455671">
        <w:rPr>
          <w:rFonts w:ascii="Consolas" w:eastAsia="Times New Roman" w:hAnsi="Consolas" w:cs="Courier New"/>
          <w:sz w:val="18"/>
          <w:lang w:eastAsia="en-IN"/>
        </w:rPr>
        <w:t>R.integer</w:t>
      </w:r>
      <w:r w:rsidRPr="00455671">
        <w:rPr>
          <w:rFonts w:ascii="Roboto" w:eastAsia="Times New Roman" w:hAnsi="Roboto" w:cs="Times New Roman"/>
          <w:sz w:val="19"/>
          <w:szCs w:val="19"/>
          <w:lang w:eastAsia="en-IN"/>
        </w:rPr>
        <w:t>,</w:t>
      </w:r>
      <w:r w:rsidRPr="00455671">
        <w:rPr>
          <w:rFonts w:ascii="Roboto" w:eastAsia="Times New Roman" w:hAnsi="Roboto" w:cs="Times New Roman"/>
          <w:sz w:val="19"/>
          <w:lang w:eastAsia="en-IN"/>
        </w:rPr>
        <w:t> </w:t>
      </w:r>
      <w:r w:rsidRPr="00455671">
        <w:rPr>
          <w:rFonts w:ascii="Consolas" w:eastAsia="Times New Roman" w:hAnsi="Consolas" w:cs="Courier New"/>
          <w:sz w:val="18"/>
          <w:lang w:eastAsia="en-IN"/>
        </w:rPr>
        <w:t>R.dimen</w:t>
      </w:r>
      <w:r w:rsidRPr="00455671">
        <w:rPr>
          <w:rFonts w:ascii="Roboto" w:eastAsia="Times New Roman" w:hAnsi="Roboto" w:cs="Times New Roman"/>
          <w:sz w:val="19"/>
          <w:szCs w:val="19"/>
          <w:lang w:eastAsia="en-IN"/>
        </w:rPr>
        <w:t>, etc.).</w:t>
      </w:r>
    </w:p>
    <w:p w:rsidR="00FD7234" w:rsidRPr="00455671" w:rsidRDefault="00FD7234">
      <w:pPr>
        <w:rPr>
          <w:rFonts w:ascii="Times New Roman" w:hAnsi="Times New Roman" w:cs="Times New Roman"/>
          <w:sz w:val="20"/>
          <w:szCs w:val="20"/>
          <w:shd w:val="clear" w:color="auto" w:fill="FFFFFF"/>
        </w:rPr>
      </w:pPr>
    </w:p>
    <w:p w:rsidR="00455671" w:rsidRDefault="00455671" w:rsidP="00455671">
      <w:pPr>
        <w:pStyle w:val="NormalWeb"/>
        <w:spacing w:before="0" w:beforeAutospacing="0" w:after="0" w:afterAutospacing="0"/>
        <w:ind w:left="48" w:right="48"/>
        <w:jc w:val="both"/>
        <w:rPr>
          <w:color w:val="000000"/>
          <w:sz w:val="20"/>
          <w:szCs w:val="20"/>
        </w:rPr>
      </w:pPr>
      <w:r w:rsidRPr="00455671">
        <w:rPr>
          <w:color w:val="000000"/>
          <w:sz w:val="20"/>
          <w:szCs w:val="20"/>
        </w:rPr>
        <w:t xml:space="preserve">There </w:t>
      </w:r>
      <w:r w:rsidRPr="00455671">
        <w:rPr>
          <w:color w:val="000000"/>
          <w:sz w:val="20"/>
          <w:szCs w:val="20"/>
          <w:highlight w:val="yellow"/>
        </w:rPr>
        <w:t>are many more items which you use to build</w:t>
      </w:r>
      <w:r w:rsidRPr="00455671">
        <w:rPr>
          <w:color w:val="000000"/>
          <w:sz w:val="20"/>
          <w:szCs w:val="20"/>
        </w:rPr>
        <w:t xml:space="preserve"> a good Android application. Apart from coding for the application, you take care </w:t>
      </w:r>
      <w:r w:rsidRPr="00455671">
        <w:rPr>
          <w:b/>
          <w:color w:val="000000"/>
          <w:sz w:val="20"/>
          <w:szCs w:val="20"/>
        </w:rPr>
        <w:t>of various other</w:t>
      </w:r>
      <w:r w:rsidRPr="00455671">
        <w:rPr>
          <w:rStyle w:val="apple-converted-space"/>
          <w:b/>
          <w:color w:val="000000"/>
          <w:sz w:val="20"/>
          <w:szCs w:val="20"/>
        </w:rPr>
        <w:t> </w:t>
      </w:r>
      <w:r w:rsidRPr="00455671">
        <w:rPr>
          <w:b/>
          <w:bCs/>
          <w:color w:val="000000"/>
          <w:sz w:val="20"/>
          <w:szCs w:val="20"/>
        </w:rPr>
        <w:t>resources</w:t>
      </w:r>
      <w:r w:rsidRPr="00455671">
        <w:rPr>
          <w:rStyle w:val="apple-converted-space"/>
          <w:b/>
          <w:color w:val="000000"/>
          <w:sz w:val="20"/>
          <w:szCs w:val="20"/>
        </w:rPr>
        <w:t> </w:t>
      </w:r>
      <w:r w:rsidRPr="00455671">
        <w:rPr>
          <w:b/>
          <w:color w:val="000000"/>
          <w:sz w:val="20"/>
          <w:szCs w:val="20"/>
        </w:rPr>
        <w:t>like static content</w:t>
      </w:r>
      <w:r w:rsidRPr="00455671">
        <w:rPr>
          <w:color w:val="000000"/>
          <w:sz w:val="20"/>
          <w:szCs w:val="20"/>
        </w:rPr>
        <w:t xml:space="preserve"> that your code uses, such as bitmaps, colours, layout definitions, user interface strings, animation instructions, and more. These resources are always maintained separately in various sub-directories under</w:t>
      </w:r>
      <w:r w:rsidRPr="00455671">
        <w:rPr>
          <w:rStyle w:val="apple-converted-space"/>
          <w:color w:val="000000"/>
          <w:sz w:val="20"/>
          <w:szCs w:val="20"/>
        </w:rPr>
        <w:t> </w:t>
      </w:r>
      <w:r w:rsidRPr="00455671">
        <w:rPr>
          <w:b/>
          <w:bCs/>
          <w:color w:val="000000"/>
          <w:sz w:val="20"/>
          <w:szCs w:val="20"/>
        </w:rPr>
        <w:t>res/</w:t>
      </w:r>
      <w:r w:rsidRPr="00455671">
        <w:rPr>
          <w:rStyle w:val="apple-converted-space"/>
          <w:color w:val="000000"/>
          <w:sz w:val="20"/>
          <w:szCs w:val="20"/>
        </w:rPr>
        <w:t> </w:t>
      </w:r>
      <w:r w:rsidRPr="00455671">
        <w:rPr>
          <w:color w:val="000000"/>
          <w:sz w:val="20"/>
          <w:szCs w:val="20"/>
        </w:rPr>
        <w:t>directory of the project.</w:t>
      </w:r>
    </w:p>
    <w:p w:rsidR="00455671" w:rsidRPr="00455671" w:rsidRDefault="00455671" w:rsidP="00455671">
      <w:pPr>
        <w:pStyle w:val="NormalWeb"/>
        <w:spacing w:before="0" w:beforeAutospacing="0" w:after="0" w:afterAutospacing="0"/>
        <w:ind w:left="48" w:right="48"/>
        <w:jc w:val="both"/>
        <w:rPr>
          <w:color w:val="000000"/>
          <w:sz w:val="20"/>
          <w:szCs w:val="20"/>
        </w:rPr>
      </w:pPr>
    </w:p>
    <w:p w:rsidR="00455671" w:rsidRPr="00455671" w:rsidRDefault="00455671" w:rsidP="00455671">
      <w:pPr>
        <w:pStyle w:val="NormalWeb"/>
        <w:spacing w:before="0" w:beforeAutospacing="0" w:after="0" w:afterAutospacing="0"/>
        <w:ind w:left="48" w:right="48"/>
        <w:jc w:val="both"/>
        <w:rPr>
          <w:color w:val="000000"/>
          <w:sz w:val="20"/>
          <w:szCs w:val="20"/>
        </w:rPr>
      </w:pPr>
      <w:r>
        <w:rPr>
          <w:color w:val="000000"/>
          <w:sz w:val="20"/>
          <w:szCs w:val="20"/>
        </w:rPr>
        <w:t>Here you learn</w:t>
      </w:r>
      <w:r w:rsidRPr="00455671">
        <w:rPr>
          <w:color w:val="000000"/>
          <w:sz w:val="20"/>
          <w:szCs w:val="20"/>
        </w:rPr>
        <w:t xml:space="preserve"> how you can organize your application resources, specify alternative resources and access them in your applications.</w:t>
      </w:r>
    </w:p>
    <w:p w:rsidR="00455671" w:rsidRPr="00455671" w:rsidRDefault="00455671" w:rsidP="00455671">
      <w:pPr>
        <w:pStyle w:val="NormalWeb"/>
        <w:spacing w:before="0" w:beforeAutospacing="0" w:after="0" w:afterAutospacing="0"/>
        <w:ind w:left="48" w:right="48"/>
        <w:jc w:val="both"/>
        <w:rPr>
          <w:color w:val="000000"/>
          <w:sz w:val="18"/>
          <w:szCs w:val="18"/>
        </w:rPr>
      </w:pPr>
    </w:p>
    <w:p w:rsidR="00455671" w:rsidRPr="00455671" w:rsidRDefault="00455671" w:rsidP="00455671">
      <w:pPr>
        <w:pStyle w:val="Heading2"/>
        <w:spacing w:before="0" w:line="240" w:lineRule="auto"/>
        <w:ind w:right="48"/>
        <w:rPr>
          <w:rFonts w:ascii="Times New Roman" w:hAnsi="Times New Roman" w:cs="Times New Roman"/>
          <w:bCs w:val="0"/>
          <w:color w:val="121214"/>
          <w:spacing w:val="-14"/>
          <w:sz w:val="20"/>
          <w:szCs w:val="20"/>
        </w:rPr>
      </w:pPr>
      <w:r w:rsidRPr="00455671">
        <w:rPr>
          <w:rFonts w:ascii="Times New Roman" w:hAnsi="Times New Roman" w:cs="Times New Roman"/>
          <w:bCs w:val="0"/>
          <w:color w:val="121214"/>
          <w:spacing w:val="-14"/>
          <w:sz w:val="20"/>
          <w:szCs w:val="20"/>
        </w:rPr>
        <w:t>Organize resource in Android Studio</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MyProject/</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app/</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manifest/</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AndroidManifest.xml</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java/</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MyActivity.java  </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w:t>
      </w:r>
      <w:r w:rsidRPr="00455671">
        <w:rPr>
          <w:rFonts w:ascii="Times New Roman" w:hAnsi="Times New Roman" w:cs="Times New Roman"/>
          <w:b/>
          <w:bCs/>
          <w:color w:val="313131"/>
          <w:sz w:val="18"/>
          <w:szCs w:val="18"/>
        </w:rPr>
        <w:t>res/</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drawable/  </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icon.png  </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layout/  </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activity_main.xml</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info.xml</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values/  </w:t>
      </w:r>
    </w:p>
    <w:p w:rsidR="00455671" w:rsidRPr="00455671" w:rsidRDefault="00455671" w:rsidP="00455671">
      <w:pPr>
        <w:pStyle w:val="HTMLPreformatted"/>
        <w:pBdr>
          <w:top w:val="single" w:sz="6" w:space="3" w:color="D6D6D6"/>
          <w:left w:val="single" w:sz="6" w:space="3" w:color="D6D6D6"/>
          <w:bottom w:val="single" w:sz="6" w:space="3" w:color="D6D6D6"/>
          <w:right w:val="single" w:sz="6" w:space="3" w:color="D6D6D6"/>
        </w:pBdr>
        <w:shd w:val="clear" w:color="auto" w:fill="F1F1F1"/>
        <w:rPr>
          <w:rFonts w:ascii="Times New Roman" w:hAnsi="Times New Roman" w:cs="Times New Roman"/>
          <w:color w:val="313131"/>
          <w:sz w:val="18"/>
          <w:szCs w:val="18"/>
        </w:rPr>
      </w:pPr>
      <w:r w:rsidRPr="00455671">
        <w:rPr>
          <w:rFonts w:ascii="Times New Roman" w:hAnsi="Times New Roman" w:cs="Times New Roman"/>
          <w:color w:val="313131"/>
          <w:sz w:val="18"/>
          <w:szCs w:val="18"/>
        </w:rPr>
        <w:t xml:space="preserve">            strings.xml </w:t>
      </w:r>
    </w:p>
    <w:p w:rsidR="00455671" w:rsidRDefault="00455671">
      <w:pPr>
        <w:rPr>
          <w:rFonts w:ascii="Times New Roman" w:hAnsi="Times New Roman" w:cs="Times New Roman"/>
          <w:sz w:val="20"/>
          <w:szCs w:val="20"/>
          <w:shd w:val="clear" w:color="auto" w:fill="FFFFFF"/>
        </w:rPr>
      </w:pPr>
    </w:p>
    <w:p w:rsidR="00EC07CA" w:rsidRDefault="00EC07CA">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References</w:t>
      </w:r>
    </w:p>
    <w:p w:rsidR="00EC07CA" w:rsidRDefault="00EC07CA" w:rsidP="003E3ED9">
      <w:pPr>
        <w:pStyle w:val="ListParagraph"/>
        <w:numPr>
          <w:ilvl w:val="0"/>
          <w:numId w:val="54"/>
        </w:numPr>
        <w:rPr>
          <w:rFonts w:ascii="Times New Roman" w:hAnsi="Times New Roman" w:cs="Times New Roman"/>
          <w:sz w:val="20"/>
          <w:szCs w:val="20"/>
          <w:shd w:val="clear" w:color="auto" w:fill="FFFFFF"/>
        </w:rPr>
      </w:pPr>
      <w:r w:rsidRPr="00EC07CA">
        <w:rPr>
          <w:rFonts w:ascii="Times New Roman" w:hAnsi="Times New Roman" w:cs="Times New Roman"/>
          <w:sz w:val="20"/>
          <w:szCs w:val="20"/>
          <w:shd w:val="clear" w:color="auto" w:fill="FFFFFF"/>
        </w:rPr>
        <w:t>https://developer.android.com/guide/topics/resources/index.html</w:t>
      </w:r>
    </w:p>
    <w:p w:rsidR="00FD7234" w:rsidRDefault="00FD7234" w:rsidP="003E3ED9">
      <w:pPr>
        <w:pStyle w:val="ListParagraph"/>
        <w:numPr>
          <w:ilvl w:val="0"/>
          <w:numId w:val="54"/>
        </w:numPr>
        <w:rPr>
          <w:rFonts w:ascii="Times New Roman" w:hAnsi="Times New Roman" w:cs="Times New Roman"/>
          <w:sz w:val="20"/>
          <w:szCs w:val="20"/>
          <w:shd w:val="clear" w:color="auto" w:fill="FFFFFF"/>
        </w:rPr>
      </w:pPr>
      <w:r w:rsidRPr="00FD7234">
        <w:rPr>
          <w:rFonts w:ascii="Times New Roman" w:hAnsi="Times New Roman" w:cs="Times New Roman"/>
          <w:sz w:val="20"/>
          <w:szCs w:val="20"/>
          <w:shd w:val="clear" w:color="auto" w:fill="FFFFFF"/>
        </w:rPr>
        <w:t>https://developer.android.com/guide/topics/resources/</w:t>
      </w:r>
      <w:r w:rsidRPr="00FD7234">
        <w:rPr>
          <w:rFonts w:ascii="Times New Roman" w:hAnsi="Times New Roman" w:cs="Times New Roman"/>
          <w:sz w:val="20"/>
          <w:szCs w:val="20"/>
          <w:highlight w:val="yellow"/>
          <w:shd w:val="clear" w:color="auto" w:fill="FFFFFF"/>
        </w:rPr>
        <w:t>overview</w:t>
      </w:r>
      <w:r w:rsidRPr="00FD7234">
        <w:rPr>
          <w:rFonts w:ascii="Times New Roman" w:hAnsi="Times New Roman" w:cs="Times New Roman"/>
          <w:sz w:val="20"/>
          <w:szCs w:val="20"/>
          <w:shd w:val="clear" w:color="auto" w:fill="FFFFFF"/>
        </w:rPr>
        <w:t>.html</w:t>
      </w:r>
    </w:p>
    <w:p w:rsidR="00FD7234" w:rsidRDefault="00FD7234" w:rsidP="003E3ED9">
      <w:pPr>
        <w:pStyle w:val="ListParagraph"/>
        <w:numPr>
          <w:ilvl w:val="0"/>
          <w:numId w:val="54"/>
        </w:numPr>
        <w:rPr>
          <w:rFonts w:ascii="Times New Roman" w:hAnsi="Times New Roman" w:cs="Times New Roman"/>
          <w:sz w:val="20"/>
          <w:szCs w:val="20"/>
          <w:shd w:val="clear" w:color="auto" w:fill="FFFFFF"/>
        </w:rPr>
      </w:pPr>
      <w:r w:rsidRPr="00FD7234">
        <w:rPr>
          <w:rFonts w:ascii="Times New Roman" w:hAnsi="Times New Roman" w:cs="Times New Roman"/>
          <w:sz w:val="20"/>
          <w:szCs w:val="20"/>
          <w:shd w:val="clear" w:color="auto" w:fill="FFFFFF"/>
        </w:rPr>
        <w:t>channel9.msdn.com/Series/The-Full-Stack/</w:t>
      </w:r>
    </w:p>
    <w:p w:rsidR="00FD7234" w:rsidRDefault="00455671" w:rsidP="003E3ED9">
      <w:pPr>
        <w:pStyle w:val="ListParagraph"/>
        <w:numPr>
          <w:ilvl w:val="0"/>
          <w:numId w:val="54"/>
        </w:numPr>
        <w:rPr>
          <w:rFonts w:ascii="Times New Roman" w:hAnsi="Times New Roman" w:cs="Times New Roman"/>
          <w:sz w:val="20"/>
          <w:szCs w:val="20"/>
          <w:shd w:val="clear" w:color="auto" w:fill="FFFFFF"/>
        </w:rPr>
      </w:pPr>
      <w:r w:rsidRPr="00455671">
        <w:rPr>
          <w:rFonts w:ascii="Times New Roman" w:hAnsi="Times New Roman" w:cs="Times New Roman"/>
          <w:sz w:val="20"/>
          <w:szCs w:val="20"/>
          <w:shd w:val="clear" w:color="auto" w:fill="FFFFFF"/>
        </w:rPr>
        <w:t>https://developer.android.com/guide/topics/resources/available-resources.html</w:t>
      </w:r>
    </w:p>
    <w:p w:rsidR="00455671" w:rsidRDefault="00455671" w:rsidP="003E3ED9">
      <w:pPr>
        <w:pStyle w:val="ListParagraph"/>
        <w:numPr>
          <w:ilvl w:val="0"/>
          <w:numId w:val="54"/>
        </w:numPr>
        <w:rPr>
          <w:rFonts w:ascii="Times New Roman" w:hAnsi="Times New Roman" w:cs="Times New Roman"/>
          <w:sz w:val="20"/>
          <w:szCs w:val="20"/>
          <w:shd w:val="clear" w:color="auto" w:fill="FFFFFF"/>
        </w:rPr>
      </w:pPr>
      <w:r w:rsidRPr="00455671">
        <w:rPr>
          <w:rFonts w:ascii="Times New Roman" w:hAnsi="Times New Roman" w:cs="Times New Roman"/>
          <w:sz w:val="20"/>
          <w:szCs w:val="20"/>
          <w:shd w:val="clear" w:color="auto" w:fill="FFFFFF"/>
        </w:rPr>
        <w:t>https://www.tutorialspoint.com/android/android_resources.htm</w:t>
      </w:r>
    </w:p>
    <w:p w:rsidR="00455671" w:rsidRDefault="00455671" w:rsidP="003E3ED9">
      <w:pPr>
        <w:pStyle w:val="ListParagraph"/>
        <w:numPr>
          <w:ilvl w:val="0"/>
          <w:numId w:val="54"/>
        </w:numPr>
        <w:rPr>
          <w:rFonts w:ascii="Times New Roman" w:hAnsi="Times New Roman" w:cs="Times New Roman"/>
          <w:sz w:val="20"/>
          <w:szCs w:val="20"/>
          <w:shd w:val="clear" w:color="auto" w:fill="FFFFFF"/>
        </w:rPr>
      </w:pPr>
      <w:r w:rsidRPr="00455671">
        <w:rPr>
          <w:rFonts w:ascii="Times New Roman" w:hAnsi="Times New Roman" w:cs="Times New Roman"/>
          <w:sz w:val="20"/>
          <w:szCs w:val="20"/>
          <w:shd w:val="clear" w:color="auto" w:fill="FFFFFF"/>
        </w:rPr>
        <w:t>https://www.sitepoint.com/5-resources-for-android-developers/</w:t>
      </w:r>
    </w:p>
    <w:p w:rsidR="00455671" w:rsidRDefault="00455671" w:rsidP="003E3ED9">
      <w:pPr>
        <w:pStyle w:val="ListParagraph"/>
        <w:numPr>
          <w:ilvl w:val="0"/>
          <w:numId w:val="54"/>
        </w:numPr>
        <w:rPr>
          <w:rFonts w:ascii="Times New Roman" w:hAnsi="Times New Roman" w:cs="Times New Roman"/>
          <w:sz w:val="20"/>
          <w:szCs w:val="20"/>
          <w:shd w:val="clear" w:color="auto" w:fill="FFFFFF"/>
        </w:rPr>
      </w:pPr>
      <w:r w:rsidRPr="00455671">
        <w:rPr>
          <w:rFonts w:ascii="Times New Roman" w:hAnsi="Times New Roman" w:cs="Times New Roman"/>
          <w:sz w:val="20"/>
          <w:szCs w:val="20"/>
          <w:shd w:val="clear" w:color="auto" w:fill="FFFFFF"/>
        </w:rPr>
        <w:t>https://guides.codepath.com/android/Understanding-App-Resources</w:t>
      </w:r>
    </w:p>
    <w:p w:rsidR="00455671" w:rsidRDefault="00455671" w:rsidP="003E3ED9">
      <w:pPr>
        <w:pStyle w:val="ListParagraph"/>
        <w:numPr>
          <w:ilvl w:val="0"/>
          <w:numId w:val="54"/>
        </w:numPr>
        <w:rPr>
          <w:rFonts w:ascii="Times New Roman" w:hAnsi="Times New Roman" w:cs="Times New Roman"/>
          <w:sz w:val="20"/>
          <w:szCs w:val="20"/>
          <w:shd w:val="clear" w:color="auto" w:fill="FFFFFF"/>
        </w:rPr>
      </w:pPr>
      <w:r w:rsidRPr="00455671">
        <w:rPr>
          <w:rFonts w:ascii="Times New Roman" w:hAnsi="Times New Roman" w:cs="Times New Roman"/>
          <w:sz w:val="20"/>
          <w:szCs w:val="20"/>
          <w:shd w:val="clear" w:color="auto" w:fill="FFFFFF"/>
        </w:rPr>
        <w:t>https://code.tutsplus.com/tutorials/android-sdk-app-resources--mobile-20506</w:t>
      </w:r>
    </w:p>
    <w:p w:rsidR="00455671" w:rsidRDefault="00455671" w:rsidP="003E3ED9">
      <w:pPr>
        <w:pStyle w:val="ListParagraph"/>
        <w:numPr>
          <w:ilvl w:val="0"/>
          <w:numId w:val="54"/>
        </w:numPr>
        <w:rPr>
          <w:rFonts w:ascii="Times New Roman" w:hAnsi="Times New Roman" w:cs="Times New Roman"/>
          <w:sz w:val="20"/>
          <w:szCs w:val="20"/>
          <w:shd w:val="clear" w:color="auto" w:fill="FFFFFF"/>
        </w:rPr>
      </w:pPr>
      <w:r w:rsidRPr="00455671">
        <w:rPr>
          <w:rFonts w:ascii="Times New Roman" w:hAnsi="Times New Roman" w:cs="Times New Roman"/>
          <w:sz w:val="20"/>
          <w:szCs w:val="20"/>
          <w:shd w:val="clear" w:color="auto" w:fill="FFFFFF"/>
        </w:rPr>
        <w:t>http://www.htmlgoodies.com/beyond/mobile/resources-for-android-app-and-website-developers.html</w:t>
      </w:r>
    </w:p>
    <w:p w:rsidR="00455671" w:rsidRDefault="00455671" w:rsidP="00455671">
      <w:pPr>
        <w:pStyle w:val="ListParagraph"/>
        <w:ind w:left="360"/>
        <w:rPr>
          <w:rFonts w:ascii="Times New Roman" w:hAnsi="Times New Roman" w:cs="Times New Roman"/>
          <w:sz w:val="20"/>
          <w:szCs w:val="20"/>
          <w:shd w:val="clear" w:color="auto" w:fill="FFFFFF"/>
        </w:rPr>
      </w:pPr>
    </w:p>
    <w:p w:rsidR="004F2941" w:rsidRPr="00455671" w:rsidRDefault="00660E80" w:rsidP="00455671">
      <w:pPr>
        <w:rPr>
          <w:rFonts w:ascii="Roboto" w:hAnsi="Roboto"/>
          <w:sz w:val="19"/>
          <w:szCs w:val="19"/>
          <w:shd w:val="clear" w:color="auto" w:fill="FFFFFF"/>
        </w:rPr>
      </w:pPr>
      <w:r w:rsidRPr="00455671">
        <w:rPr>
          <w:rFonts w:ascii="Times New Roman" w:hAnsi="Times New Roman" w:cs="Times New Roman"/>
          <w:sz w:val="20"/>
          <w:szCs w:val="20"/>
          <w:shd w:val="clear" w:color="auto" w:fill="FFFFFF"/>
        </w:rPr>
        <w:br w:type="page"/>
      </w:r>
      <w:r w:rsidR="004F2941" w:rsidRPr="00455671">
        <w:rPr>
          <w:rFonts w:ascii="Roboto" w:hAnsi="Roboto"/>
          <w:sz w:val="19"/>
          <w:szCs w:val="19"/>
          <w:shd w:val="clear" w:color="auto" w:fill="FFFFFF"/>
        </w:rPr>
        <w:lastRenderedPageBreak/>
        <w:t xml:space="preserve">Your app's </w:t>
      </w:r>
      <w:r w:rsidR="004F2941" w:rsidRPr="00455671">
        <w:rPr>
          <w:rFonts w:ascii="Roboto" w:hAnsi="Roboto"/>
          <w:b/>
          <w:sz w:val="19"/>
          <w:szCs w:val="19"/>
          <w:highlight w:val="yellow"/>
          <w:shd w:val="clear" w:color="auto" w:fill="FFFFFF"/>
        </w:rPr>
        <w:t>user interface</w:t>
      </w:r>
      <w:r w:rsidR="004F2941" w:rsidRPr="00455671">
        <w:rPr>
          <w:rFonts w:ascii="Roboto" w:hAnsi="Roboto"/>
          <w:sz w:val="19"/>
          <w:szCs w:val="19"/>
          <w:shd w:val="clear" w:color="auto" w:fill="FFFFFF"/>
        </w:rPr>
        <w:t xml:space="preserve"> is everything that the user can see and interact with. Android provides a variety of pre-built UI components such as structured layout objects and UI controls that allow you to build the graphical user interface for your app. Android also provides other UI modules for special interfaces such as dialogs, notifications, and menus.</w:t>
      </w:r>
    </w:p>
    <w:p w:rsidR="004F2941" w:rsidRDefault="004F2941" w:rsidP="004F2941">
      <w:pPr>
        <w:pStyle w:val="NormalWeb"/>
        <w:shd w:val="clear" w:color="auto" w:fill="FFFFFF"/>
        <w:spacing w:before="0" w:beforeAutospacing="0" w:after="217" w:afterAutospacing="0"/>
        <w:rPr>
          <w:rFonts w:ascii="Roboto" w:hAnsi="Roboto"/>
          <w:sz w:val="22"/>
          <w:szCs w:val="22"/>
        </w:rPr>
      </w:pPr>
      <w:r w:rsidRPr="00A0367A">
        <w:rPr>
          <w:rFonts w:ascii="Roboto" w:hAnsi="Roboto"/>
          <w:sz w:val="22"/>
          <w:szCs w:val="22"/>
          <w:highlight w:val="yellow"/>
        </w:rPr>
        <w:t>All user interface elements</w:t>
      </w:r>
      <w:r>
        <w:rPr>
          <w:rFonts w:ascii="Roboto" w:hAnsi="Roboto"/>
          <w:sz w:val="22"/>
          <w:szCs w:val="22"/>
        </w:rPr>
        <w:t xml:space="preserve"> in an Android app are built using</w:t>
      </w:r>
      <w:r>
        <w:rPr>
          <w:rStyle w:val="apple-converted-space"/>
          <w:rFonts w:ascii="Roboto" w:hAnsi="Roboto"/>
          <w:sz w:val="22"/>
          <w:szCs w:val="22"/>
        </w:rPr>
        <w:t> </w:t>
      </w:r>
      <w:hyperlink r:id="rId409" w:history="1">
        <w:r>
          <w:rPr>
            <w:rStyle w:val="Hyperlink"/>
            <w:rFonts w:ascii="Consolas" w:hAnsi="Consolas" w:cs="Courier New"/>
            <w:color w:val="039BE5"/>
            <w:sz w:val="18"/>
            <w:szCs w:val="18"/>
          </w:rPr>
          <w:t>View</w:t>
        </w:r>
      </w:hyperlink>
      <w:r>
        <w:rPr>
          <w:rStyle w:val="apple-converted-space"/>
          <w:rFonts w:ascii="Roboto" w:hAnsi="Roboto"/>
          <w:sz w:val="22"/>
          <w:szCs w:val="22"/>
        </w:rPr>
        <w:t> </w:t>
      </w:r>
      <w:r>
        <w:rPr>
          <w:rFonts w:ascii="Roboto" w:hAnsi="Roboto"/>
          <w:sz w:val="22"/>
          <w:szCs w:val="22"/>
        </w:rPr>
        <w:t>and</w:t>
      </w:r>
      <w:r>
        <w:rPr>
          <w:rStyle w:val="apple-converted-space"/>
          <w:rFonts w:ascii="Roboto" w:hAnsi="Roboto"/>
          <w:sz w:val="22"/>
          <w:szCs w:val="22"/>
        </w:rPr>
        <w:t> </w:t>
      </w:r>
      <w:hyperlink r:id="rId410" w:history="1">
        <w:r>
          <w:rPr>
            <w:rStyle w:val="Hyperlink"/>
            <w:rFonts w:ascii="Consolas" w:hAnsi="Consolas" w:cs="Courier New"/>
            <w:color w:val="039BE5"/>
            <w:sz w:val="18"/>
            <w:szCs w:val="18"/>
          </w:rPr>
          <w:t>ViewGroup</w:t>
        </w:r>
      </w:hyperlink>
      <w:r>
        <w:rPr>
          <w:rStyle w:val="apple-converted-space"/>
          <w:rFonts w:ascii="Roboto" w:hAnsi="Roboto"/>
          <w:sz w:val="22"/>
          <w:szCs w:val="22"/>
        </w:rPr>
        <w:t> </w:t>
      </w:r>
      <w:r>
        <w:rPr>
          <w:rFonts w:ascii="Roboto" w:hAnsi="Roboto"/>
          <w:sz w:val="22"/>
          <w:szCs w:val="22"/>
        </w:rPr>
        <w:t>objects. A</w:t>
      </w:r>
      <w:r>
        <w:rPr>
          <w:rStyle w:val="apple-converted-space"/>
          <w:rFonts w:ascii="Roboto" w:hAnsi="Roboto"/>
          <w:sz w:val="22"/>
          <w:szCs w:val="22"/>
        </w:rPr>
        <w:t> </w:t>
      </w:r>
      <w:hyperlink r:id="rId411" w:history="1">
        <w:r>
          <w:rPr>
            <w:rStyle w:val="Hyperlink"/>
            <w:rFonts w:ascii="Consolas" w:hAnsi="Consolas" w:cs="Courier New"/>
            <w:color w:val="039BE5"/>
            <w:sz w:val="18"/>
            <w:szCs w:val="18"/>
          </w:rPr>
          <w:t>View</w:t>
        </w:r>
      </w:hyperlink>
      <w:r>
        <w:rPr>
          <w:rStyle w:val="apple-converted-space"/>
          <w:rFonts w:ascii="Roboto" w:hAnsi="Roboto"/>
          <w:sz w:val="22"/>
          <w:szCs w:val="22"/>
        </w:rPr>
        <w:t> </w:t>
      </w:r>
      <w:r>
        <w:rPr>
          <w:rFonts w:ascii="Roboto" w:hAnsi="Roboto"/>
          <w:sz w:val="22"/>
          <w:szCs w:val="22"/>
        </w:rPr>
        <w:t>is an object that draws something on the screen that the user can interact with. A</w:t>
      </w:r>
      <w:r>
        <w:rPr>
          <w:rStyle w:val="apple-converted-space"/>
          <w:rFonts w:ascii="Roboto" w:hAnsi="Roboto"/>
          <w:sz w:val="22"/>
          <w:szCs w:val="22"/>
        </w:rPr>
        <w:t> </w:t>
      </w:r>
      <w:hyperlink r:id="rId412" w:history="1">
        <w:r>
          <w:rPr>
            <w:rStyle w:val="Hyperlink"/>
            <w:rFonts w:ascii="Consolas" w:hAnsi="Consolas" w:cs="Courier New"/>
            <w:color w:val="039BE5"/>
            <w:sz w:val="18"/>
            <w:szCs w:val="18"/>
          </w:rPr>
          <w:t>ViewGroup</w:t>
        </w:r>
      </w:hyperlink>
      <w:r>
        <w:rPr>
          <w:rStyle w:val="apple-converted-space"/>
          <w:rFonts w:ascii="Roboto" w:hAnsi="Roboto"/>
          <w:sz w:val="22"/>
          <w:szCs w:val="22"/>
        </w:rPr>
        <w:t> </w:t>
      </w:r>
      <w:r>
        <w:rPr>
          <w:rFonts w:ascii="Roboto" w:hAnsi="Roboto"/>
          <w:sz w:val="22"/>
          <w:szCs w:val="22"/>
        </w:rPr>
        <w:t>is an object that holds other</w:t>
      </w:r>
      <w:r>
        <w:rPr>
          <w:rStyle w:val="apple-converted-space"/>
          <w:rFonts w:ascii="Roboto" w:hAnsi="Roboto"/>
          <w:sz w:val="22"/>
          <w:szCs w:val="22"/>
        </w:rPr>
        <w:t> </w:t>
      </w:r>
      <w:hyperlink r:id="rId413" w:history="1">
        <w:r>
          <w:rPr>
            <w:rStyle w:val="Hyperlink"/>
            <w:rFonts w:ascii="Consolas" w:hAnsi="Consolas" w:cs="Courier New"/>
            <w:color w:val="039BE5"/>
            <w:sz w:val="18"/>
            <w:szCs w:val="18"/>
          </w:rPr>
          <w:t>View</w:t>
        </w:r>
      </w:hyperlink>
      <w:r>
        <w:rPr>
          <w:rStyle w:val="apple-converted-space"/>
          <w:rFonts w:ascii="Roboto" w:hAnsi="Roboto"/>
          <w:sz w:val="22"/>
          <w:szCs w:val="22"/>
        </w:rPr>
        <w:t> </w:t>
      </w:r>
      <w:r>
        <w:rPr>
          <w:rFonts w:ascii="Roboto" w:hAnsi="Roboto"/>
          <w:sz w:val="22"/>
          <w:szCs w:val="22"/>
        </w:rPr>
        <w:t>(and</w:t>
      </w:r>
      <w:r>
        <w:rPr>
          <w:rStyle w:val="apple-converted-space"/>
          <w:rFonts w:ascii="Roboto" w:hAnsi="Roboto"/>
          <w:sz w:val="22"/>
          <w:szCs w:val="22"/>
        </w:rPr>
        <w:t> </w:t>
      </w:r>
      <w:hyperlink r:id="rId414" w:history="1">
        <w:r>
          <w:rPr>
            <w:rStyle w:val="Hyperlink"/>
            <w:rFonts w:ascii="Consolas" w:hAnsi="Consolas" w:cs="Courier New"/>
            <w:color w:val="039BE5"/>
            <w:sz w:val="18"/>
            <w:szCs w:val="18"/>
          </w:rPr>
          <w:t>ViewGroup</w:t>
        </w:r>
      </w:hyperlink>
      <w:r>
        <w:rPr>
          <w:rFonts w:ascii="Roboto" w:hAnsi="Roboto"/>
          <w:sz w:val="22"/>
          <w:szCs w:val="22"/>
        </w:rPr>
        <w:t>) objects in order to define the layout of the interface.</w:t>
      </w:r>
    </w:p>
    <w:p w:rsidR="004F2941" w:rsidRDefault="004F2941" w:rsidP="004F2941">
      <w:pPr>
        <w:pStyle w:val="NormalWeb"/>
        <w:shd w:val="clear" w:color="auto" w:fill="FFFFFF"/>
        <w:spacing w:before="0" w:beforeAutospacing="0" w:after="163" w:afterAutospacing="0"/>
        <w:rPr>
          <w:rFonts w:ascii="Roboto" w:hAnsi="Roboto"/>
          <w:sz w:val="19"/>
          <w:szCs w:val="19"/>
        </w:rPr>
      </w:pPr>
      <w:r>
        <w:rPr>
          <w:rFonts w:ascii="Roboto" w:hAnsi="Roboto"/>
          <w:sz w:val="19"/>
          <w:szCs w:val="19"/>
        </w:rPr>
        <w:t>Android provides a collection of both</w:t>
      </w:r>
      <w:r>
        <w:rPr>
          <w:rStyle w:val="apple-converted-space"/>
          <w:rFonts w:ascii="Roboto" w:hAnsi="Roboto"/>
          <w:sz w:val="19"/>
          <w:szCs w:val="19"/>
        </w:rPr>
        <w:t> </w:t>
      </w:r>
      <w:hyperlink r:id="rId415" w:history="1">
        <w:r>
          <w:rPr>
            <w:rStyle w:val="Hyperlink"/>
            <w:rFonts w:ascii="Consolas" w:hAnsi="Consolas" w:cs="Courier New"/>
            <w:color w:val="039BE5"/>
            <w:sz w:val="18"/>
            <w:szCs w:val="18"/>
          </w:rPr>
          <w:t>View</w:t>
        </w:r>
      </w:hyperlink>
      <w:r>
        <w:rPr>
          <w:rStyle w:val="apple-converted-space"/>
          <w:rFonts w:ascii="Roboto" w:hAnsi="Roboto"/>
          <w:sz w:val="19"/>
          <w:szCs w:val="19"/>
        </w:rPr>
        <w:t> </w:t>
      </w:r>
      <w:r>
        <w:rPr>
          <w:rFonts w:ascii="Roboto" w:hAnsi="Roboto"/>
          <w:sz w:val="19"/>
          <w:szCs w:val="19"/>
        </w:rPr>
        <w:t>and</w:t>
      </w:r>
      <w:r>
        <w:rPr>
          <w:rStyle w:val="apple-converted-space"/>
          <w:rFonts w:ascii="Roboto" w:hAnsi="Roboto"/>
          <w:sz w:val="19"/>
          <w:szCs w:val="19"/>
        </w:rPr>
        <w:t> </w:t>
      </w:r>
      <w:hyperlink r:id="rId416" w:history="1">
        <w:r>
          <w:rPr>
            <w:rStyle w:val="Hyperlink"/>
            <w:rFonts w:ascii="Consolas" w:hAnsi="Consolas" w:cs="Courier New"/>
            <w:color w:val="039BE5"/>
            <w:sz w:val="18"/>
            <w:szCs w:val="18"/>
          </w:rPr>
          <w:t>ViewGroup</w:t>
        </w:r>
      </w:hyperlink>
      <w:r>
        <w:rPr>
          <w:rStyle w:val="apple-converted-space"/>
          <w:rFonts w:ascii="Roboto" w:hAnsi="Roboto"/>
          <w:sz w:val="19"/>
          <w:szCs w:val="19"/>
        </w:rPr>
        <w:t> </w:t>
      </w:r>
      <w:r>
        <w:rPr>
          <w:rFonts w:ascii="Roboto" w:hAnsi="Roboto"/>
          <w:sz w:val="19"/>
          <w:szCs w:val="19"/>
        </w:rPr>
        <w:t>subclasses that offer you common input controls (such as buttons and text fields) and various layout models (such as a linear or relative layout).</w:t>
      </w:r>
    </w:p>
    <w:p w:rsidR="004F2941" w:rsidRPr="004F2941" w:rsidRDefault="004F2941" w:rsidP="004F2941">
      <w:pPr>
        <w:pStyle w:val="Heading2"/>
        <w:shd w:val="clear" w:color="auto" w:fill="FFFFFF"/>
        <w:spacing w:before="0" w:line="240" w:lineRule="auto"/>
        <w:rPr>
          <w:rFonts w:ascii="Times New Roman" w:hAnsi="Times New Roman" w:cs="Times New Roman"/>
          <w:bCs w:val="0"/>
          <w:color w:val="auto"/>
          <w:sz w:val="20"/>
          <w:szCs w:val="20"/>
        </w:rPr>
      </w:pPr>
      <w:r w:rsidRPr="004F2941">
        <w:rPr>
          <w:rFonts w:ascii="Times New Roman" w:hAnsi="Times New Roman" w:cs="Times New Roman"/>
          <w:bCs w:val="0"/>
          <w:color w:val="auto"/>
          <w:sz w:val="20"/>
          <w:szCs w:val="20"/>
        </w:rPr>
        <w:t>User Interface Layout</w:t>
      </w:r>
    </w:p>
    <w:p w:rsidR="00A0367A" w:rsidRDefault="004F2941" w:rsidP="004F2941">
      <w:pPr>
        <w:pStyle w:val="NormalWeb"/>
        <w:shd w:val="clear" w:color="auto" w:fill="FFFFFF"/>
        <w:spacing w:before="0" w:beforeAutospacing="0" w:after="0" w:afterAutospacing="0"/>
        <w:rPr>
          <w:sz w:val="20"/>
          <w:szCs w:val="20"/>
        </w:rPr>
      </w:pPr>
      <w:r w:rsidRPr="004F2941">
        <w:rPr>
          <w:sz w:val="20"/>
          <w:szCs w:val="20"/>
        </w:rPr>
        <w:t xml:space="preserve">The </w:t>
      </w:r>
      <w:r w:rsidRPr="00A0367A">
        <w:rPr>
          <w:sz w:val="20"/>
          <w:szCs w:val="20"/>
          <w:highlight w:val="yellow"/>
        </w:rPr>
        <w:t>user interface for each component</w:t>
      </w:r>
      <w:r w:rsidRPr="004F2941">
        <w:rPr>
          <w:sz w:val="20"/>
          <w:szCs w:val="20"/>
        </w:rPr>
        <w:t xml:space="preserve"> of your app is defined using a hierarchy of</w:t>
      </w:r>
      <w:r w:rsidRPr="004F2941">
        <w:rPr>
          <w:rStyle w:val="apple-converted-space"/>
          <w:sz w:val="20"/>
          <w:szCs w:val="20"/>
        </w:rPr>
        <w:t> </w:t>
      </w:r>
      <w:hyperlink r:id="rId417" w:history="1">
        <w:r w:rsidRPr="004F2941">
          <w:rPr>
            <w:rStyle w:val="Hyperlink"/>
            <w:color w:val="auto"/>
            <w:sz w:val="20"/>
            <w:szCs w:val="20"/>
          </w:rPr>
          <w:t>View</w:t>
        </w:r>
      </w:hyperlink>
      <w:r w:rsidRPr="004F2941">
        <w:rPr>
          <w:rStyle w:val="apple-converted-space"/>
          <w:sz w:val="20"/>
          <w:szCs w:val="20"/>
        </w:rPr>
        <w:t> </w:t>
      </w:r>
      <w:r w:rsidRPr="004F2941">
        <w:rPr>
          <w:sz w:val="20"/>
          <w:szCs w:val="20"/>
        </w:rPr>
        <w:t>and</w:t>
      </w:r>
      <w:r w:rsidRPr="004F2941">
        <w:rPr>
          <w:rStyle w:val="apple-converted-space"/>
          <w:sz w:val="20"/>
          <w:szCs w:val="20"/>
        </w:rPr>
        <w:t> </w:t>
      </w:r>
      <w:hyperlink r:id="rId418" w:history="1">
        <w:r w:rsidRPr="004F2941">
          <w:rPr>
            <w:rStyle w:val="Hyperlink"/>
            <w:color w:val="auto"/>
            <w:sz w:val="20"/>
            <w:szCs w:val="20"/>
          </w:rPr>
          <w:t>ViewGroup</w:t>
        </w:r>
      </w:hyperlink>
      <w:r w:rsidRPr="004F2941">
        <w:rPr>
          <w:rStyle w:val="apple-converted-space"/>
          <w:sz w:val="20"/>
          <w:szCs w:val="20"/>
        </w:rPr>
        <w:t> </w:t>
      </w:r>
      <w:r w:rsidRPr="004F2941">
        <w:rPr>
          <w:sz w:val="20"/>
          <w:szCs w:val="20"/>
        </w:rPr>
        <w:t xml:space="preserve">objects, as shown in figure 1. </w:t>
      </w:r>
    </w:p>
    <w:p w:rsidR="00A0367A" w:rsidRDefault="00A0367A" w:rsidP="004F2941">
      <w:pPr>
        <w:pStyle w:val="NormalWeb"/>
        <w:shd w:val="clear" w:color="auto" w:fill="FFFFFF"/>
        <w:spacing w:before="0" w:beforeAutospacing="0" w:after="0" w:afterAutospacing="0"/>
        <w:rPr>
          <w:sz w:val="20"/>
          <w:szCs w:val="20"/>
        </w:rPr>
      </w:pPr>
    </w:p>
    <w:p w:rsidR="00A0367A" w:rsidRDefault="004F2941" w:rsidP="004F2941">
      <w:pPr>
        <w:pStyle w:val="NormalWeb"/>
        <w:shd w:val="clear" w:color="auto" w:fill="FFFFFF"/>
        <w:spacing w:before="0" w:beforeAutospacing="0" w:after="0" w:afterAutospacing="0"/>
        <w:rPr>
          <w:sz w:val="20"/>
          <w:szCs w:val="20"/>
        </w:rPr>
      </w:pPr>
      <w:r w:rsidRPr="004F2941">
        <w:rPr>
          <w:sz w:val="20"/>
          <w:szCs w:val="20"/>
        </w:rPr>
        <w:t xml:space="preserve">Each view group is an invisible container that organizes child views, while the child views may be input controls or other widgets that draw some part of the UI. </w:t>
      </w:r>
    </w:p>
    <w:p w:rsidR="00A0367A" w:rsidRDefault="00A0367A" w:rsidP="004F2941">
      <w:pPr>
        <w:pStyle w:val="NormalWeb"/>
        <w:shd w:val="clear" w:color="auto" w:fill="FFFFFF"/>
        <w:spacing w:before="0" w:beforeAutospacing="0" w:after="0" w:afterAutospacing="0"/>
        <w:rPr>
          <w:sz w:val="20"/>
          <w:szCs w:val="20"/>
        </w:rPr>
      </w:pPr>
    </w:p>
    <w:p w:rsidR="004F2941" w:rsidRPr="004F2941" w:rsidRDefault="004F2941" w:rsidP="004F2941">
      <w:pPr>
        <w:pStyle w:val="NormalWeb"/>
        <w:shd w:val="clear" w:color="auto" w:fill="FFFFFF"/>
        <w:spacing w:before="0" w:beforeAutospacing="0" w:after="0" w:afterAutospacing="0"/>
        <w:rPr>
          <w:sz w:val="20"/>
          <w:szCs w:val="20"/>
        </w:rPr>
      </w:pPr>
      <w:r w:rsidRPr="004F2941">
        <w:rPr>
          <w:sz w:val="20"/>
          <w:szCs w:val="20"/>
        </w:rPr>
        <w:t>This hierarchy tree can be as simple or complex as you need it to be (but simplicity is best for performance).</w:t>
      </w:r>
    </w:p>
    <w:p w:rsidR="004F2941" w:rsidRPr="004F2941" w:rsidRDefault="004F2941" w:rsidP="004F2941">
      <w:pPr>
        <w:spacing w:after="0" w:line="240" w:lineRule="auto"/>
        <w:rPr>
          <w:rFonts w:ascii="Times New Roman" w:hAnsi="Times New Roman" w:cs="Times New Roman"/>
          <w:sz w:val="20"/>
          <w:szCs w:val="20"/>
        </w:rPr>
      </w:pPr>
      <w:r w:rsidRPr="004F2941">
        <w:rPr>
          <w:rFonts w:ascii="Times New Roman" w:hAnsi="Times New Roman" w:cs="Times New Roman"/>
          <w:noProof/>
          <w:sz w:val="20"/>
          <w:szCs w:val="20"/>
          <w:lang w:eastAsia="en-IN" w:bidi="hi-IN"/>
        </w:rPr>
        <w:drawing>
          <wp:inline distT="0" distB="0" distL="0" distR="0">
            <wp:extent cx="5219065" cy="2286000"/>
            <wp:effectExtent l="19050" t="0" r="635" b="0"/>
            <wp:docPr id="98" name="Picture 98" descr="https://developer.android.com/images/viewgroup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eveloper.android.com/images/viewgroup_2x.png"/>
                    <pic:cNvPicPr>
                      <a:picLocks noChangeAspect="1" noChangeArrowheads="1"/>
                    </pic:cNvPicPr>
                  </pic:nvPicPr>
                  <pic:blipFill>
                    <a:blip r:embed="rId419"/>
                    <a:srcRect/>
                    <a:stretch>
                      <a:fillRect/>
                    </a:stretch>
                  </pic:blipFill>
                  <pic:spPr bwMode="auto">
                    <a:xfrm>
                      <a:off x="0" y="0"/>
                      <a:ext cx="5219065" cy="2286000"/>
                    </a:xfrm>
                    <a:prstGeom prst="rect">
                      <a:avLst/>
                    </a:prstGeom>
                    <a:noFill/>
                    <a:ln w="9525">
                      <a:noFill/>
                      <a:miter lim="800000"/>
                      <a:headEnd/>
                      <a:tailEnd/>
                    </a:ln>
                  </pic:spPr>
                </pic:pic>
              </a:graphicData>
            </a:graphic>
          </wp:inline>
        </w:drawing>
      </w:r>
    </w:p>
    <w:p w:rsidR="004F2941" w:rsidRPr="004F2941" w:rsidRDefault="004F2941" w:rsidP="004F2941">
      <w:pPr>
        <w:pStyle w:val="img-caption"/>
        <w:shd w:val="clear" w:color="auto" w:fill="FFFFFF"/>
        <w:spacing w:before="0" w:beforeAutospacing="0" w:after="0" w:afterAutospacing="0"/>
        <w:rPr>
          <w:sz w:val="20"/>
          <w:szCs w:val="20"/>
        </w:rPr>
      </w:pPr>
      <w:r w:rsidRPr="004F2941">
        <w:rPr>
          <w:rStyle w:val="Strong"/>
          <w:sz w:val="20"/>
          <w:szCs w:val="20"/>
        </w:rPr>
        <w:t>Figure 1.</w:t>
      </w:r>
      <w:r w:rsidRPr="004F2941">
        <w:rPr>
          <w:rStyle w:val="apple-converted-space"/>
          <w:sz w:val="20"/>
          <w:szCs w:val="20"/>
        </w:rPr>
        <w:t> </w:t>
      </w:r>
      <w:r w:rsidRPr="004F2941">
        <w:rPr>
          <w:sz w:val="20"/>
          <w:szCs w:val="20"/>
        </w:rPr>
        <w:t>Illustration of a view hierarchy, which defines a UI layout.</w:t>
      </w:r>
    </w:p>
    <w:p w:rsidR="004F2941" w:rsidRDefault="004F2941" w:rsidP="004F2941">
      <w:pPr>
        <w:pStyle w:val="NormalWeb"/>
        <w:shd w:val="clear" w:color="auto" w:fill="FFFFFF"/>
        <w:spacing w:before="0" w:beforeAutospacing="0" w:after="0" w:afterAutospacing="0"/>
        <w:rPr>
          <w:sz w:val="20"/>
          <w:szCs w:val="20"/>
        </w:rPr>
      </w:pPr>
    </w:p>
    <w:p w:rsidR="004F2941" w:rsidRPr="004F2941" w:rsidRDefault="004F2941" w:rsidP="004F2941">
      <w:pPr>
        <w:pStyle w:val="NormalWeb"/>
        <w:shd w:val="clear" w:color="auto" w:fill="FFFFFF"/>
        <w:spacing w:before="0" w:beforeAutospacing="0" w:after="0" w:afterAutospacing="0"/>
        <w:rPr>
          <w:sz w:val="20"/>
          <w:szCs w:val="20"/>
        </w:rPr>
      </w:pPr>
      <w:r w:rsidRPr="004F2941">
        <w:rPr>
          <w:sz w:val="20"/>
          <w:szCs w:val="20"/>
          <w:highlight w:val="yellow"/>
        </w:rPr>
        <w:t>To declare your layout</w:t>
      </w:r>
      <w:r w:rsidRPr="004F2941">
        <w:rPr>
          <w:sz w:val="20"/>
          <w:szCs w:val="20"/>
        </w:rPr>
        <w:t>, you can instantiate</w:t>
      </w:r>
      <w:r w:rsidRPr="004F2941">
        <w:rPr>
          <w:rStyle w:val="apple-converted-space"/>
          <w:sz w:val="20"/>
          <w:szCs w:val="20"/>
        </w:rPr>
        <w:t> </w:t>
      </w:r>
      <w:hyperlink r:id="rId420" w:history="1">
        <w:r w:rsidRPr="004F2941">
          <w:rPr>
            <w:rStyle w:val="Hyperlink"/>
            <w:color w:val="auto"/>
            <w:sz w:val="20"/>
            <w:szCs w:val="20"/>
          </w:rPr>
          <w:t>View</w:t>
        </w:r>
      </w:hyperlink>
      <w:r w:rsidRPr="004F2941">
        <w:rPr>
          <w:rStyle w:val="apple-converted-space"/>
          <w:sz w:val="20"/>
          <w:szCs w:val="20"/>
        </w:rPr>
        <w:t> </w:t>
      </w:r>
      <w:r w:rsidRPr="004F2941">
        <w:rPr>
          <w:sz w:val="20"/>
          <w:szCs w:val="20"/>
        </w:rPr>
        <w:t>objects in code and start building a tree, but the easiest and most effective way to define your layout is with an XML file. XML offers a human-readable structure for the layout, similar to HTML.</w:t>
      </w:r>
    </w:p>
    <w:p w:rsidR="004F2941" w:rsidRDefault="004F2941" w:rsidP="004F2941">
      <w:pPr>
        <w:pStyle w:val="NormalWeb"/>
        <w:shd w:val="clear" w:color="auto" w:fill="FFFFFF"/>
        <w:spacing w:before="0" w:beforeAutospacing="0" w:after="0" w:afterAutospacing="0"/>
        <w:rPr>
          <w:sz w:val="20"/>
          <w:szCs w:val="20"/>
        </w:rPr>
      </w:pPr>
    </w:p>
    <w:p w:rsidR="004F2941" w:rsidRDefault="004F2941" w:rsidP="004F2941">
      <w:pPr>
        <w:pStyle w:val="NormalWeb"/>
        <w:shd w:val="clear" w:color="auto" w:fill="FFFFFF"/>
        <w:spacing w:before="0" w:beforeAutospacing="0" w:after="0" w:afterAutospacing="0"/>
        <w:rPr>
          <w:sz w:val="20"/>
          <w:szCs w:val="20"/>
        </w:rPr>
      </w:pPr>
      <w:r w:rsidRPr="004F2941">
        <w:rPr>
          <w:sz w:val="20"/>
          <w:szCs w:val="20"/>
        </w:rPr>
        <w:t xml:space="preserve">The </w:t>
      </w:r>
      <w:r w:rsidRPr="004F2941">
        <w:rPr>
          <w:sz w:val="20"/>
          <w:szCs w:val="20"/>
          <w:highlight w:val="yellow"/>
        </w:rPr>
        <w:t>name of an XML element for a</w:t>
      </w:r>
      <w:r w:rsidRPr="004F2941">
        <w:rPr>
          <w:sz w:val="20"/>
          <w:szCs w:val="20"/>
        </w:rPr>
        <w:t xml:space="preserve"> view is respective to the Android class it represents. </w:t>
      </w:r>
    </w:p>
    <w:p w:rsidR="00A0367A" w:rsidRDefault="00A0367A" w:rsidP="004F2941">
      <w:pPr>
        <w:pStyle w:val="NormalWeb"/>
        <w:shd w:val="clear" w:color="auto" w:fill="FFFFFF"/>
        <w:spacing w:before="0" w:beforeAutospacing="0" w:after="0" w:afterAutospacing="0"/>
        <w:rPr>
          <w:sz w:val="20"/>
          <w:szCs w:val="20"/>
        </w:rPr>
      </w:pPr>
    </w:p>
    <w:p w:rsidR="004F2941" w:rsidRPr="004F2941" w:rsidRDefault="004F2941" w:rsidP="004F2941">
      <w:pPr>
        <w:pStyle w:val="NormalWeb"/>
        <w:shd w:val="clear" w:color="auto" w:fill="FFFFFF"/>
        <w:spacing w:before="0" w:beforeAutospacing="0" w:after="0" w:afterAutospacing="0"/>
        <w:rPr>
          <w:sz w:val="20"/>
          <w:szCs w:val="20"/>
        </w:rPr>
      </w:pPr>
      <w:r w:rsidRPr="004F2941">
        <w:rPr>
          <w:sz w:val="20"/>
          <w:szCs w:val="20"/>
        </w:rPr>
        <w:t>So a</w:t>
      </w:r>
      <w:r w:rsidRPr="004F2941">
        <w:rPr>
          <w:rStyle w:val="apple-converted-space"/>
          <w:sz w:val="20"/>
          <w:szCs w:val="20"/>
        </w:rPr>
        <w:t> </w:t>
      </w:r>
      <w:r w:rsidRPr="004F2941">
        <w:rPr>
          <w:rStyle w:val="HTMLCode"/>
          <w:rFonts w:ascii="Times New Roman" w:hAnsi="Times New Roman" w:cs="Times New Roman"/>
        </w:rPr>
        <w:t>&lt;TextView&gt;</w:t>
      </w:r>
      <w:r w:rsidRPr="004F2941">
        <w:rPr>
          <w:rStyle w:val="apple-converted-space"/>
          <w:sz w:val="20"/>
          <w:szCs w:val="20"/>
        </w:rPr>
        <w:t> </w:t>
      </w:r>
      <w:r w:rsidRPr="004F2941">
        <w:rPr>
          <w:sz w:val="20"/>
          <w:szCs w:val="20"/>
        </w:rPr>
        <w:t>element creates a</w:t>
      </w:r>
      <w:r w:rsidRPr="004F2941">
        <w:rPr>
          <w:rStyle w:val="apple-converted-space"/>
          <w:sz w:val="20"/>
          <w:szCs w:val="20"/>
        </w:rPr>
        <w:t> </w:t>
      </w:r>
      <w:hyperlink r:id="rId421" w:history="1">
        <w:r w:rsidRPr="004F2941">
          <w:rPr>
            <w:rStyle w:val="Hyperlink"/>
            <w:color w:val="auto"/>
            <w:sz w:val="20"/>
            <w:szCs w:val="20"/>
          </w:rPr>
          <w:t>TextView</w:t>
        </w:r>
      </w:hyperlink>
      <w:r w:rsidRPr="004F2941">
        <w:rPr>
          <w:rStyle w:val="apple-converted-space"/>
          <w:sz w:val="20"/>
          <w:szCs w:val="20"/>
        </w:rPr>
        <w:t> </w:t>
      </w:r>
      <w:r w:rsidRPr="004F2941">
        <w:rPr>
          <w:sz w:val="20"/>
          <w:szCs w:val="20"/>
        </w:rPr>
        <w:t>widget in your UI, and a</w:t>
      </w:r>
      <w:r w:rsidRPr="004F2941">
        <w:rPr>
          <w:rStyle w:val="apple-converted-space"/>
          <w:sz w:val="20"/>
          <w:szCs w:val="20"/>
        </w:rPr>
        <w:t> </w:t>
      </w:r>
      <w:r w:rsidRPr="004F2941">
        <w:rPr>
          <w:rStyle w:val="HTMLCode"/>
          <w:rFonts w:ascii="Times New Roman" w:hAnsi="Times New Roman" w:cs="Times New Roman"/>
        </w:rPr>
        <w:t>&lt;LinearLayout&gt;</w:t>
      </w:r>
      <w:r w:rsidRPr="004F2941">
        <w:rPr>
          <w:rStyle w:val="apple-converted-space"/>
          <w:sz w:val="20"/>
          <w:szCs w:val="20"/>
        </w:rPr>
        <w:t> </w:t>
      </w:r>
      <w:r w:rsidRPr="004F2941">
        <w:rPr>
          <w:sz w:val="20"/>
          <w:szCs w:val="20"/>
        </w:rPr>
        <w:t>element creates a</w:t>
      </w:r>
      <w:r w:rsidRPr="004F2941">
        <w:rPr>
          <w:rStyle w:val="apple-converted-space"/>
          <w:sz w:val="20"/>
          <w:szCs w:val="20"/>
        </w:rPr>
        <w:t> </w:t>
      </w:r>
      <w:hyperlink r:id="rId422" w:history="1">
        <w:r w:rsidRPr="004F2941">
          <w:rPr>
            <w:rStyle w:val="Hyperlink"/>
            <w:color w:val="auto"/>
            <w:sz w:val="20"/>
            <w:szCs w:val="20"/>
          </w:rPr>
          <w:t>LinearLayout</w:t>
        </w:r>
      </w:hyperlink>
      <w:r w:rsidRPr="004F2941">
        <w:rPr>
          <w:rStyle w:val="apple-converted-space"/>
          <w:sz w:val="20"/>
          <w:szCs w:val="20"/>
        </w:rPr>
        <w:t> </w:t>
      </w:r>
      <w:r w:rsidRPr="004F2941">
        <w:rPr>
          <w:sz w:val="20"/>
          <w:szCs w:val="20"/>
        </w:rPr>
        <w:t>view group.</w:t>
      </w:r>
    </w:p>
    <w:p w:rsidR="004F2941" w:rsidRDefault="004F2941" w:rsidP="004F2941">
      <w:pPr>
        <w:pStyle w:val="NormalWeb"/>
        <w:shd w:val="clear" w:color="auto" w:fill="FFFFFF"/>
        <w:spacing w:before="0" w:beforeAutospacing="0" w:after="0" w:afterAutospacing="0"/>
        <w:rPr>
          <w:sz w:val="20"/>
          <w:szCs w:val="20"/>
        </w:rPr>
      </w:pPr>
    </w:p>
    <w:p w:rsidR="00A0367A" w:rsidRDefault="00A0367A" w:rsidP="004F2941">
      <w:pPr>
        <w:pStyle w:val="NormalWeb"/>
        <w:shd w:val="clear" w:color="auto" w:fill="FFFFFF"/>
        <w:spacing w:before="0" w:beforeAutospacing="0" w:after="0" w:afterAutospacing="0"/>
        <w:rPr>
          <w:sz w:val="20"/>
          <w:szCs w:val="20"/>
        </w:rPr>
      </w:pPr>
    </w:p>
    <w:p w:rsidR="00A0367A" w:rsidRDefault="00A0367A" w:rsidP="004F2941">
      <w:pPr>
        <w:pStyle w:val="NormalWeb"/>
        <w:shd w:val="clear" w:color="auto" w:fill="FFFFFF"/>
        <w:spacing w:before="0" w:beforeAutospacing="0" w:after="0" w:afterAutospacing="0"/>
        <w:rPr>
          <w:sz w:val="20"/>
          <w:szCs w:val="20"/>
        </w:rPr>
      </w:pPr>
    </w:p>
    <w:p w:rsidR="00A0367A" w:rsidRDefault="00A0367A" w:rsidP="004F2941">
      <w:pPr>
        <w:pStyle w:val="NormalWeb"/>
        <w:shd w:val="clear" w:color="auto" w:fill="FFFFFF"/>
        <w:spacing w:before="0" w:beforeAutospacing="0" w:after="0" w:afterAutospacing="0"/>
        <w:rPr>
          <w:sz w:val="20"/>
          <w:szCs w:val="20"/>
        </w:rPr>
      </w:pPr>
    </w:p>
    <w:p w:rsidR="00A0367A" w:rsidRDefault="00A0367A" w:rsidP="004F2941">
      <w:pPr>
        <w:pStyle w:val="NormalWeb"/>
        <w:shd w:val="clear" w:color="auto" w:fill="FFFFFF"/>
        <w:spacing w:before="0" w:beforeAutospacing="0" w:after="0" w:afterAutospacing="0"/>
        <w:rPr>
          <w:sz w:val="20"/>
          <w:szCs w:val="20"/>
        </w:rPr>
      </w:pPr>
    </w:p>
    <w:p w:rsidR="00A0367A" w:rsidRDefault="00A0367A" w:rsidP="004F2941">
      <w:pPr>
        <w:pStyle w:val="NormalWeb"/>
        <w:shd w:val="clear" w:color="auto" w:fill="FFFFFF"/>
        <w:spacing w:before="0" w:beforeAutospacing="0" w:after="0" w:afterAutospacing="0"/>
        <w:rPr>
          <w:sz w:val="20"/>
          <w:szCs w:val="20"/>
        </w:rPr>
      </w:pPr>
    </w:p>
    <w:p w:rsidR="00A0367A" w:rsidRDefault="00A0367A" w:rsidP="004F2941">
      <w:pPr>
        <w:pStyle w:val="NormalWeb"/>
        <w:shd w:val="clear" w:color="auto" w:fill="FFFFFF"/>
        <w:spacing w:before="0" w:beforeAutospacing="0" w:after="0" w:afterAutospacing="0"/>
        <w:rPr>
          <w:sz w:val="20"/>
          <w:szCs w:val="20"/>
        </w:rPr>
      </w:pPr>
    </w:p>
    <w:p w:rsidR="00A0367A" w:rsidRDefault="00A0367A" w:rsidP="004F2941">
      <w:pPr>
        <w:pStyle w:val="NormalWeb"/>
        <w:shd w:val="clear" w:color="auto" w:fill="FFFFFF"/>
        <w:spacing w:before="0" w:beforeAutospacing="0" w:after="0" w:afterAutospacing="0"/>
        <w:rPr>
          <w:sz w:val="20"/>
          <w:szCs w:val="20"/>
        </w:rPr>
      </w:pPr>
    </w:p>
    <w:p w:rsidR="00EC07CA" w:rsidRDefault="00EC07CA" w:rsidP="004F2941">
      <w:pPr>
        <w:pStyle w:val="NormalWeb"/>
        <w:shd w:val="clear" w:color="auto" w:fill="FFFFFF"/>
        <w:spacing w:before="0" w:beforeAutospacing="0" w:after="0" w:afterAutospacing="0"/>
        <w:rPr>
          <w:sz w:val="20"/>
          <w:szCs w:val="20"/>
        </w:rPr>
      </w:pPr>
    </w:p>
    <w:p w:rsidR="00EC07CA" w:rsidRDefault="00EC07CA" w:rsidP="004F2941">
      <w:pPr>
        <w:pStyle w:val="NormalWeb"/>
        <w:shd w:val="clear" w:color="auto" w:fill="FFFFFF"/>
        <w:spacing w:before="0" w:beforeAutospacing="0" w:after="0" w:afterAutospacing="0"/>
        <w:rPr>
          <w:sz w:val="20"/>
          <w:szCs w:val="20"/>
        </w:rPr>
      </w:pPr>
    </w:p>
    <w:p w:rsidR="00EC07CA" w:rsidRDefault="00EC07CA" w:rsidP="004F2941">
      <w:pPr>
        <w:pStyle w:val="NormalWeb"/>
        <w:shd w:val="clear" w:color="auto" w:fill="FFFFFF"/>
        <w:spacing w:before="0" w:beforeAutospacing="0" w:after="0" w:afterAutospacing="0"/>
        <w:rPr>
          <w:sz w:val="20"/>
          <w:szCs w:val="20"/>
        </w:rPr>
      </w:pPr>
    </w:p>
    <w:p w:rsidR="00EC07CA" w:rsidRDefault="00EC07CA" w:rsidP="004F2941">
      <w:pPr>
        <w:pStyle w:val="NormalWeb"/>
        <w:shd w:val="clear" w:color="auto" w:fill="FFFFFF"/>
        <w:spacing w:before="0" w:beforeAutospacing="0" w:after="0" w:afterAutospacing="0"/>
        <w:rPr>
          <w:sz w:val="20"/>
          <w:szCs w:val="20"/>
        </w:rPr>
      </w:pPr>
    </w:p>
    <w:p w:rsidR="00EC07CA" w:rsidRDefault="00EC07CA" w:rsidP="004F2941">
      <w:pPr>
        <w:pStyle w:val="NormalWeb"/>
        <w:shd w:val="clear" w:color="auto" w:fill="FFFFFF"/>
        <w:spacing w:before="0" w:beforeAutospacing="0" w:after="0" w:afterAutospacing="0"/>
        <w:rPr>
          <w:sz w:val="20"/>
          <w:szCs w:val="20"/>
        </w:rPr>
      </w:pPr>
    </w:p>
    <w:p w:rsidR="00EC07CA" w:rsidRDefault="00EC07CA" w:rsidP="004F2941">
      <w:pPr>
        <w:pStyle w:val="NormalWeb"/>
        <w:shd w:val="clear" w:color="auto" w:fill="FFFFFF"/>
        <w:spacing w:before="0" w:beforeAutospacing="0" w:after="0" w:afterAutospacing="0"/>
        <w:rPr>
          <w:sz w:val="20"/>
          <w:szCs w:val="20"/>
        </w:rPr>
      </w:pPr>
    </w:p>
    <w:p w:rsidR="00EC07CA" w:rsidRDefault="00EC07CA" w:rsidP="004F2941">
      <w:pPr>
        <w:pStyle w:val="NormalWeb"/>
        <w:shd w:val="clear" w:color="auto" w:fill="FFFFFF"/>
        <w:spacing w:before="0" w:beforeAutospacing="0" w:after="0" w:afterAutospacing="0"/>
        <w:rPr>
          <w:sz w:val="20"/>
          <w:szCs w:val="20"/>
        </w:rPr>
      </w:pPr>
    </w:p>
    <w:p w:rsidR="004F2941" w:rsidRDefault="004F2941" w:rsidP="004F2941">
      <w:pPr>
        <w:pStyle w:val="NormalWeb"/>
        <w:shd w:val="clear" w:color="auto" w:fill="FFFFFF"/>
        <w:spacing w:before="0" w:beforeAutospacing="0" w:after="0" w:afterAutospacing="0"/>
        <w:rPr>
          <w:sz w:val="20"/>
          <w:szCs w:val="20"/>
        </w:rPr>
      </w:pPr>
      <w:r w:rsidRPr="004F2941">
        <w:rPr>
          <w:sz w:val="20"/>
          <w:szCs w:val="20"/>
        </w:rPr>
        <w:lastRenderedPageBreak/>
        <w:t xml:space="preserve">For </w:t>
      </w:r>
      <w:r w:rsidRPr="00EC07CA">
        <w:rPr>
          <w:b/>
          <w:sz w:val="20"/>
          <w:szCs w:val="20"/>
        </w:rPr>
        <w:t>example</w:t>
      </w:r>
      <w:r w:rsidRPr="004F2941">
        <w:rPr>
          <w:sz w:val="20"/>
          <w:szCs w:val="20"/>
        </w:rPr>
        <w:t xml:space="preserve">, a </w:t>
      </w:r>
      <w:r w:rsidRPr="00A0367A">
        <w:rPr>
          <w:b/>
          <w:sz w:val="22"/>
          <w:szCs w:val="22"/>
          <w:highlight w:val="yellow"/>
        </w:rPr>
        <w:t>simple vertical layout with a text view and a button</w:t>
      </w:r>
      <w:r w:rsidRPr="004F2941">
        <w:rPr>
          <w:sz w:val="20"/>
          <w:szCs w:val="20"/>
        </w:rPr>
        <w:t xml:space="preserve"> looks like this:</w:t>
      </w:r>
    </w:p>
    <w:p w:rsidR="00A0367A" w:rsidRPr="004F2941" w:rsidRDefault="00A0367A" w:rsidP="004F2941">
      <w:pPr>
        <w:pStyle w:val="NormalWeb"/>
        <w:shd w:val="clear" w:color="auto" w:fill="FFFFFF"/>
        <w:spacing w:before="0" w:beforeAutospacing="0" w:after="0" w:afterAutospacing="0"/>
        <w:rPr>
          <w:sz w:val="20"/>
          <w:szCs w:val="20"/>
        </w:rPr>
      </w:pPr>
    </w:p>
    <w:p w:rsidR="004F2941" w:rsidRPr="004F2941" w:rsidRDefault="004F2941" w:rsidP="00A0367A">
      <w:pPr>
        <w:pStyle w:val="HTMLPreformatted"/>
        <w:pBdr>
          <w:top w:val="single" w:sz="6" w:space="12" w:color="DDDDDD"/>
          <w:left w:val="single" w:sz="6" w:space="12" w:color="DDDDDD"/>
          <w:bottom w:val="single" w:sz="6" w:space="12" w:color="DDDDDD"/>
          <w:right w:val="single" w:sz="6" w:space="12" w:color="DDDDDD"/>
        </w:pBdr>
        <w:shd w:val="clear" w:color="auto" w:fill="F7F7F7"/>
        <w:spacing w:line="360" w:lineRule="auto"/>
        <w:rPr>
          <w:rFonts w:ascii="Times New Roman" w:hAnsi="Times New Roman" w:cs="Times New Roman"/>
        </w:rPr>
      </w:pPr>
      <w:r w:rsidRPr="004F2941">
        <w:rPr>
          <w:rStyle w:val="pun"/>
          <w:rFonts w:ascii="Times New Roman" w:hAnsi="Times New Roman" w:cs="Times New Roman"/>
        </w:rPr>
        <w:t>&lt;?</w:t>
      </w:r>
      <w:r w:rsidRPr="004F2941">
        <w:rPr>
          <w:rStyle w:val="pln"/>
          <w:rFonts w:ascii="Times New Roman" w:hAnsi="Times New Roman" w:cs="Times New Roman"/>
        </w:rPr>
        <w:t>xml version</w:t>
      </w:r>
      <w:r w:rsidRPr="004F2941">
        <w:rPr>
          <w:rStyle w:val="pun"/>
          <w:rFonts w:ascii="Times New Roman" w:hAnsi="Times New Roman" w:cs="Times New Roman"/>
        </w:rPr>
        <w:t>=</w:t>
      </w:r>
      <w:r w:rsidRPr="004F2941">
        <w:rPr>
          <w:rStyle w:val="str"/>
          <w:rFonts w:ascii="Times New Roman" w:hAnsi="Times New Roman" w:cs="Times New Roman"/>
        </w:rPr>
        <w:t>"1.0"</w:t>
      </w:r>
      <w:r w:rsidRPr="004F2941">
        <w:rPr>
          <w:rStyle w:val="pln"/>
          <w:rFonts w:ascii="Times New Roman" w:hAnsi="Times New Roman" w:cs="Times New Roman"/>
        </w:rPr>
        <w:t xml:space="preserve"> encoding</w:t>
      </w:r>
      <w:r w:rsidRPr="004F2941">
        <w:rPr>
          <w:rStyle w:val="pun"/>
          <w:rFonts w:ascii="Times New Roman" w:hAnsi="Times New Roman" w:cs="Times New Roman"/>
        </w:rPr>
        <w:t>=</w:t>
      </w:r>
      <w:r w:rsidRPr="004F2941">
        <w:rPr>
          <w:rStyle w:val="str"/>
          <w:rFonts w:ascii="Times New Roman" w:hAnsi="Times New Roman" w:cs="Times New Roman"/>
        </w:rPr>
        <w:t>"utf-8"</w:t>
      </w:r>
      <w:r w:rsidRPr="004F2941">
        <w:rPr>
          <w:rStyle w:val="pun"/>
          <w:rFonts w:ascii="Times New Roman" w:hAnsi="Times New Roman" w:cs="Times New Roman"/>
        </w:rPr>
        <w:t>?&gt;</w:t>
      </w:r>
      <w:r w:rsidRPr="004F2941">
        <w:rPr>
          <w:rFonts w:ascii="Times New Roman" w:hAnsi="Times New Roman" w:cs="Times New Roman"/>
        </w:rPr>
        <w:br/>
      </w:r>
      <w:r w:rsidRPr="004F2941">
        <w:rPr>
          <w:rStyle w:val="tag"/>
          <w:rFonts w:ascii="Times New Roman" w:hAnsi="Times New Roman" w:cs="Times New Roman"/>
        </w:rPr>
        <w:t>&lt;</w:t>
      </w:r>
      <w:r w:rsidRPr="00A0367A">
        <w:rPr>
          <w:rStyle w:val="tag"/>
          <w:rFonts w:ascii="Times New Roman" w:hAnsi="Times New Roman" w:cs="Times New Roman"/>
          <w:b/>
        </w:rPr>
        <w:t>LinearLayout</w:t>
      </w:r>
      <w:r w:rsidRPr="004F2941">
        <w:rPr>
          <w:rStyle w:val="pln"/>
          <w:rFonts w:ascii="Times New Roman" w:hAnsi="Times New Roman" w:cs="Times New Roman"/>
        </w:rPr>
        <w:t xml:space="preserve"> </w:t>
      </w:r>
      <w:r w:rsidRPr="004F2941">
        <w:rPr>
          <w:rStyle w:val="atn"/>
          <w:rFonts w:ascii="Times New Roman" w:hAnsi="Times New Roman" w:cs="Times New Roman"/>
        </w:rPr>
        <w:t>xmlns:android</w:t>
      </w:r>
      <w:r w:rsidRPr="004F2941">
        <w:rPr>
          <w:rStyle w:val="pun"/>
          <w:rFonts w:ascii="Times New Roman" w:hAnsi="Times New Roman" w:cs="Times New Roman"/>
        </w:rPr>
        <w:t>=</w:t>
      </w:r>
      <w:r w:rsidRPr="004F2941">
        <w:rPr>
          <w:rStyle w:val="atv"/>
          <w:rFonts w:ascii="Times New Roman" w:hAnsi="Times New Roman" w:cs="Times New Roman"/>
        </w:rPr>
        <w:t>"http://schemas.android.com/apk/res/android"</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android:layout_width</w:t>
      </w:r>
      <w:r w:rsidRPr="004F2941">
        <w:rPr>
          <w:rStyle w:val="pun"/>
          <w:rFonts w:ascii="Times New Roman" w:hAnsi="Times New Roman" w:cs="Times New Roman"/>
        </w:rPr>
        <w:t>=</w:t>
      </w:r>
      <w:r w:rsidRPr="004F2941">
        <w:rPr>
          <w:rStyle w:val="atv"/>
          <w:rFonts w:ascii="Times New Roman" w:hAnsi="Times New Roman" w:cs="Times New Roman"/>
        </w:rPr>
        <w:t>"fill_parent"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android:layout_height</w:t>
      </w:r>
      <w:r w:rsidRPr="004F2941">
        <w:rPr>
          <w:rStyle w:val="pun"/>
          <w:rFonts w:ascii="Times New Roman" w:hAnsi="Times New Roman" w:cs="Times New Roman"/>
        </w:rPr>
        <w:t>=</w:t>
      </w:r>
      <w:r w:rsidRPr="004F2941">
        <w:rPr>
          <w:rStyle w:val="atv"/>
          <w:rFonts w:ascii="Times New Roman" w:hAnsi="Times New Roman" w:cs="Times New Roman"/>
        </w:rPr>
        <w:t>"fill_parent"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android:orientation</w:t>
      </w:r>
      <w:r w:rsidRPr="004F2941">
        <w:rPr>
          <w:rStyle w:val="pun"/>
          <w:rFonts w:ascii="Times New Roman" w:hAnsi="Times New Roman" w:cs="Times New Roman"/>
        </w:rPr>
        <w:t>=</w:t>
      </w:r>
      <w:r w:rsidRPr="004F2941">
        <w:rPr>
          <w:rStyle w:val="atv"/>
          <w:rFonts w:ascii="Times New Roman" w:hAnsi="Times New Roman" w:cs="Times New Roman"/>
        </w:rPr>
        <w:t>"vertical"</w:t>
      </w:r>
      <w:r w:rsidRPr="004F2941">
        <w:rPr>
          <w:rStyle w:val="pln"/>
          <w:rFonts w:ascii="Times New Roman" w:hAnsi="Times New Roman" w:cs="Times New Roman"/>
        </w:rPr>
        <w:t xml:space="preserve"> </w:t>
      </w:r>
      <w:r w:rsidRPr="00A0367A">
        <w:rPr>
          <w:rStyle w:val="tag"/>
          <w:rFonts w:ascii="Times New Roman" w:hAnsi="Times New Roman" w:cs="Times New Roman"/>
          <w:b/>
        </w:rPr>
        <w:t>&gt;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tag"/>
          <w:rFonts w:ascii="Times New Roman" w:hAnsi="Times New Roman" w:cs="Times New Roman"/>
        </w:rPr>
        <w:t>&lt;</w:t>
      </w:r>
      <w:r w:rsidRPr="00A0367A">
        <w:rPr>
          <w:rStyle w:val="tag"/>
          <w:rFonts w:ascii="Times New Roman" w:hAnsi="Times New Roman" w:cs="Times New Roman"/>
          <w:b/>
        </w:rPr>
        <w:t>TextView</w:t>
      </w:r>
      <w:r w:rsidRPr="004F2941">
        <w:rPr>
          <w:rStyle w:val="pln"/>
          <w:rFonts w:ascii="Times New Roman" w:hAnsi="Times New Roman" w:cs="Times New Roman"/>
        </w:rPr>
        <w:t xml:space="preserve"> </w:t>
      </w:r>
      <w:r w:rsidRPr="004F2941">
        <w:rPr>
          <w:rStyle w:val="atn"/>
          <w:rFonts w:ascii="Times New Roman" w:hAnsi="Times New Roman" w:cs="Times New Roman"/>
        </w:rPr>
        <w:t>android:id</w:t>
      </w:r>
      <w:r w:rsidRPr="004F2941">
        <w:rPr>
          <w:rStyle w:val="pun"/>
          <w:rFonts w:ascii="Times New Roman" w:hAnsi="Times New Roman" w:cs="Times New Roman"/>
        </w:rPr>
        <w:t>=</w:t>
      </w:r>
      <w:r w:rsidRPr="004F2941">
        <w:rPr>
          <w:rStyle w:val="atv"/>
          <w:rFonts w:ascii="Times New Roman" w:hAnsi="Times New Roman" w:cs="Times New Roman"/>
        </w:rPr>
        <w:t>"@+id/text"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android:layout_width</w:t>
      </w:r>
      <w:r w:rsidRPr="004F2941">
        <w:rPr>
          <w:rStyle w:val="pun"/>
          <w:rFonts w:ascii="Times New Roman" w:hAnsi="Times New Roman" w:cs="Times New Roman"/>
        </w:rPr>
        <w:t>=</w:t>
      </w:r>
      <w:r w:rsidRPr="004F2941">
        <w:rPr>
          <w:rStyle w:val="atv"/>
          <w:rFonts w:ascii="Times New Roman" w:hAnsi="Times New Roman" w:cs="Times New Roman"/>
        </w:rPr>
        <w:t>"wrap_content"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android:layout_height</w:t>
      </w:r>
      <w:r w:rsidRPr="004F2941">
        <w:rPr>
          <w:rStyle w:val="pun"/>
          <w:rFonts w:ascii="Times New Roman" w:hAnsi="Times New Roman" w:cs="Times New Roman"/>
        </w:rPr>
        <w:t>=</w:t>
      </w:r>
      <w:r w:rsidRPr="004F2941">
        <w:rPr>
          <w:rStyle w:val="atv"/>
          <w:rFonts w:ascii="Times New Roman" w:hAnsi="Times New Roman" w:cs="Times New Roman"/>
        </w:rPr>
        <w:t>"wrap_content"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android:text</w:t>
      </w:r>
      <w:r w:rsidRPr="004F2941">
        <w:rPr>
          <w:rStyle w:val="pun"/>
          <w:rFonts w:ascii="Times New Roman" w:hAnsi="Times New Roman" w:cs="Times New Roman"/>
        </w:rPr>
        <w:t>=</w:t>
      </w:r>
      <w:r w:rsidRPr="004F2941">
        <w:rPr>
          <w:rStyle w:val="atv"/>
          <w:rFonts w:ascii="Times New Roman" w:hAnsi="Times New Roman" w:cs="Times New Roman"/>
        </w:rPr>
        <w:t>"I am a TextView"</w:t>
      </w:r>
      <w:r w:rsidRPr="004F2941">
        <w:rPr>
          <w:rStyle w:val="pln"/>
          <w:rFonts w:ascii="Times New Roman" w:hAnsi="Times New Roman" w:cs="Times New Roman"/>
        </w:rPr>
        <w:t xml:space="preserve"> </w:t>
      </w:r>
      <w:r w:rsidRPr="00A0367A">
        <w:rPr>
          <w:rStyle w:val="tag"/>
          <w:rFonts w:ascii="Times New Roman" w:hAnsi="Times New Roman" w:cs="Times New Roman"/>
          <w:b/>
        </w:rPr>
        <w:t>/&gt;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tag"/>
          <w:rFonts w:ascii="Times New Roman" w:hAnsi="Times New Roman" w:cs="Times New Roman"/>
        </w:rPr>
        <w:t>&lt;</w:t>
      </w:r>
      <w:r w:rsidRPr="00A0367A">
        <w:rPr>
          <w:rStyle w:val="tag"/>
          <w:rFonts w:ascii="Times New Roman" w:hAnsi="Times New Roman" w:cs="Times New Roman"/>
          <w:b/>
        </w:rPr>
        <w:t>Button</w:t>
      </w:r>
      <w:r w:rsidRPr="004F2941">
        <w:rPr>
          <w:rStyle w:val="pln"/>
          <w:rFonts w:ascii="Times New Roman" w:hAnsi="Times New Roman" w:cs="Times New Roman"/>
        </w:rPr>
        <w:t xml:space="preserve"> </w:t>
      </w:r>
      <w:r w:rsidRPr="004F2941">
        <w:rPr>
          <w:rStyle w:val="atn"/>
          <w:rFonts w:ascii="Times New Roman" w:hAnsi="Times New Roman" w:cs="Times New Roman"/>
        </w:rPr>
        <w:t>android:id</w:t>
      </w:r>
      <w:r w:rsidRPr="004F2941">
        <w:rPr>
          <w:rStyle w:val="pun"/>
          <w:rFonts w:ascii="Times New Roman" w:hAnsi="Times New Roman" w:cs="Times New Roman"/>
        </w:rPr>
        <w:t>=</w:t>
      </w:r>
      <w:r w:rsidRPr="004F2941">
        <w:rPr>
          <w:rStyle w:val="atv"/>
          <w:rFonts w:ascii="Times New Roman" w:hAnsi="Times New Roman" w:cs="Times New Roman"/>
        </w:rPr>
        <w:t>"@+id/button"</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android:layout_width</w:t>
      </w:r>
      <w:r w:rsidRPr="004F2941">
        <w:rPr>
          <w:rStyle w:val="pun"/>
          <w:rFonts w:ascii="Times New Roman" w:hAnsi="Times New Roman" w:cs="Times New Roman"/>
        </w:rPr>
        <w:t>=</w:t>
      </w:r>
      <w:r w:rsidRPr="004F2941">
        <w:rPr>
          <w:rStyle w:val="atv"/>
          <w:rFonts w:ascii="Times New Roman" w:hAnsi="Times New Roman" w:cs="Times New Roman"/>
        </w:rPr>
        <w:t>"wrap_content"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android:layout_height</w:t>
      </w:r>
      <w:r w:rsidRPr="004F2941">
        <w:rPr>
          <w:rStyle w:val="pun"/>
          <w:rFonts w:ascii="Times New Roman" w:hAnsi="Times New Roman" w:cs="Times New Roman"/>
        </w:rPr>
        <w:t>=</w:t>
      </w:r>
      <w:r w:rsidRPr="004F2941">
        <w:rPr>
          <w:rStyle w:val="atv"/>
          <w:rFonts w:ascii="Times New Roman" w:hAnsi="Times New Roman" w:cs="Times New Roman"/>
        </w:rPr>
        <w:t>"wrap_content"</w:t>
      </w:r>
      <w:r w:rsidRPr="004F2941">
        <w:rPr>
          <w:rFonts w:ascii="Times New Roman" w:hAnsi="Times New Roman" w:cs="Times New Roman"/>
        </w:rPr>
        <w:br/>
      </w:r>
      <w:r w:rsidRPr="004F2941">
        <w:rPr>
          <w:rStyle w:val="pln"/>
          <w:rFonts w:ascii="Times New Roman" w:hAnsi="Times New Roman" w:cs="Times New Roman"/>
        </w:rPr>
        <w:t xml:space="preserve">            </w:t>
      </w:r>
      <w:r w:rsidRPr="004F2941">
        <w:rPr>
          <w:rStyle w:val="atn"/>
          <w:rFonts w:ascii="Times New Roman" w:hAnsi="Times New Roman" w:cs="Times New Roman"/>
        </w:rPr>
        <w:t>android:text</w:t>
      </w:r>
      <w:r w:rsidRPr="004F2941">
        <w:rPr>
          <w:rStyle w:val="pun"/>
          <w:rFonts w:ascii="Times New Roman" w:hAnsi="Times New Roman" w:cs="Times New Roman"/>
        </w:rPr>
        <w:t>=</w:t>
      </w:r>
      <w:r w:rsidRPr="004F2941">
        <w:rPr>
          <w:rStyle w:val="atv"/>
          <w:rFonts w:ascii="Times New Roman" w:hAnsi="Times New Roman" w:cs="Times New Roman"/>
        </w:rPr>
        <w:t>"I am a Button"</w:t>
      </w:r>
      <w:r w:rsidRPr="004F2941">
        <w:rPr>
          <w:rStyle w:val="pln"/>
          <w:rFonts w:ascii="Times New Roman" w:hAnsi="Times New Roman" w:cs="Times New Roman"/>
        </w:rPr>
        <w:t xml:space="preserve"> </w:t>
      </w:r>
      <w:r w:rsidRPr="004F2941">
        <w:rPr>
          <w:rStyle w:val="tag"/>
          <w:rFonts w:ascii="Times New Roman" w:hAnsi="Times New Roman" w:cs="Times New Roman"/>
        </w:rPr>
        <w:t>/&gt;</w:t>
      </w:r>
      <w:r w:rsidRPr="004F2941">
        <w:rPr>
          <w:rFonts w:ascii="Times New Roman" w:hAnsi="Times New Roman" w:cs="Times New Roman"/>
        </w:rPr>
        <w:br/>
      </w:r>
      <w:r w:rsidRPr="004F2941">
        <w:rPr>
          <w:rStyle w:val="tag"/>
          <w:rFonts w:ascii="Times New Roman" w:hAnsi="Times New Roman" w:cs="Times New Roman"/>
        </w:rPr>
        <w:t>&lt;/</w:t>
      </w:r>
      <w:r w:rsidRPr="00A0367A">
        <w:rPr>
          <w:rStyle w:val="tag"/>
          <w:rFonts w:ascii="Times New Roman" w:hAnsi="Times New Roman" w:cs="Times New Roman"/>
          <w:b/>
        </w:rPr>
        <w:t>LinearLayout</w:t>
      </w:r>
      <w:r w:rsidRPr="004F2941">
        <w:rPr>
          <w:rStyle w:val="tag"/>
          <w:rFonts w:ascii="Times New Roman" w:hAnsi="Times New Roman" w:cs="Times New Roman"/>
        </w:rPr>
        <w:t>&gt;</w:t>
      </w:r>
    </w:p>
    <w:p w:rsidR="004F2941" w:rsidRDefault="004F2941" w:rsidP="004F2941">
      <w:pPr>
        <w:pStyle w:val="NormalWeb"/>
        <w:shd w:val="clear" w:color="auto" w:fill="FFFFFF"/>
        <w:spacing w:before="0" w:beforeAutospacing="0" w:after="0" w:afterAutospacing="0"/>
        <w:rPr>
          <w:sz w:val="20"/>
          <w:szCs w:val="20"/>
        </w:rPr>
      </w:pPr>
    </w:p>
    <w:p w:rsidR="004F2941" w:rsidRDefault="004F2941" w:rsidP="004F2941">
      <w:pPr>
        <w:pStyle w:val="NormalWeb"/>
        <w:shd w:val="clear" w:color="auto" w:fill="FFFFFF"/>
        <w:spacing w:before="0" w:beforeAutospacing="0" w:after="0" w:afterAutospacing="0"/>
        <w:rPr>
          <w:sz w:val="20"/>
          <w:szCs w:val="20"/>
        </w:rPr>
      </w:pPr>
      <w:r w:rsidRPr="004F2941">
        <w:rPr>
          <w:sz w:val="20"/>
          <w:szCs w:val="20"/>
        </w:rPr>
        <w:t xml:space="preserve">When </w:t>
      </w:r>
      <w:r w:rsidRPr="004F2941">
        <w:rPr>
          <w:sz w:val="20"/>
          <w:szCs w:val="20"/>
          <w:highlight w:val="yellow"/>
        </w:rPr>
        <w:t>you load a layout resource in your app</w:t>
      </w:r>
      <w:r w:rsidRPr="004F2941">
        <w:rPr>
          <w:sz w:val="20"/>
          <w:szCs w:val="20"/>
        </w:rPr>
        <w:t xml:space="preserve">, Android </w:t>
      </w:r>
      <w:r w:rsidRPr="004F2941">
        <w:rPr>
          <w:sz w:val="20"/>
          <w:szCs w:val="20"/>
          <w:highlight w:val="yellow"/>
        </w:rPr>
        <w:t>initializes each node of the layout</w:t>
      </w:r>
      <w:r w:rsidRPr="004F2941">
        <w:rPr>
          <w:sz w:val="20"/>
          <w:szCs w:val="20"/>
        </w:rPr>
        <w:t xml:space="preserve"> into </w:t>
      </w:r>
      <w:r w:rsidRPr="004F2941">
        <w:rPr>
          <w:sz w:val="20"/>
          <w:szCs w:val="20"/>
          <w:highlight w:val="yellow"/>
        </w:rPr>
        <w:t>a runtime object</w:t>
      </w:r>
      <w:r w:rsidRPr="004F2941">
        <w:rPr>
          <w:sz w:val="20"/>
          <w:szCs w:val="20"/>
        </w:rPr>
        <w:t xml:space="preserve"> you can use to define additional behaviors, query the object state, or modify the layout.</w:t>
      </w:r>
    </w:p>
    <w:p w:rsidR="004F2941" w:rsidRPr="004F2941" w:rsidRDefault="004F2941" w:rsidP="004F2941">
      <w:pPr>
        <w:pStyle w:val="NormalWeb"/>
        <w:shd w:val="clear" w:color="auto" w:fill="FFFFFF"/>
        <w:spacing w:before="0" w:beforeAutospacing="0" w:after="0" w:afterAutospacing="0"/>
        <w:rPr>
          <w:sz w:val="20"/>
          <w:szCs w:val="20"/>
        </w:rPr>
      </w:pPr>
    </w:p>
    <w:p w:rsidR="004F2941" w:rsidRPr="004F2941" w:rsidRDefault="004F2941" w:rsidP="004F2941">
      <w:pPr>
        <w:pStyle w:val="NormalWeb"/>
        <w:shd w:val="clear" w:color="auto" w:fill="FFFFFF"/>
        <w:spacing w:before="0" w:beforeAutospacing="0" w:after="0" w:afterAutospacing="0"/>
        <w:rPr>
          <w:sz w:val="20"/>
          <w:szCs w:val="20"/>
        </w:rPr>
      </w:pPr>
      <w:r w:rsidRPr="004F2941">
        <w:rPr>
          <w:sz w:val="20"/>
          <w:szCs w:val="20"/>
        </w:rPr>
        <w:t>For a complete guide to creating a UI layout, see</w:t>
      </w:r>
      <w:r w:rsidRPr="004F2941">
        <w:rPr>
          <w:rStyle w:val="apple-converted-space"/>
          <w:sz w:val="20"/>
          <w:szCs w:val="20"/>
        </w:rPr>
        <w:t> </w:t>
      </w:r>
      <w:hyperlink r:id="rId423" w:history="1">
        <w:r w:rsidRPr="004F2941">
          <w:rPr>
            <w:rStyle w:val="Hyperlink"/>
            <w:color w:val="auto"/>
            <w:sz w:val="20"/>
            <w:szCs w:val="20"/>
          </w:rPr>
          <w:t>XML Layouts</w:t>
        </w:r>
      </w:hyperlink>
      <w:r w:rsidRPr="004F2941">
        <w:rPr>
          <w:sz w:val="20"/>
          <w:szCs w:val="20"/>
        </w:rPr>
        <w:t>.</w:t>
      </w:r>
    </w:p>
    <w:p w:rsidR="004F2941" w:rsidRDefault="004F2941" w:rsidP="004F2941">
      <w:pPr>
        <w:pStyle w:val="Heading2"/>
        <w:shd w:val="clear" w:color="auto" w:fill="FFFFFF"/>
        <w:spacing w:before="0" w:line="240" w:lineRule="auto"/>
        <w:rPr>
          <w:rFonts w:ascii="Times New Roman" w:hAnsi="Times New Roman" w:cs="Times New Roman"/>
          <w:b w:val="0"/>
          <w:bCs w:val="0"/>
          <w:color w:val="auto"/>
          <w:sz w:val="20"/>
          <w:szCs w:val="20"/>
        </w:rPr>
      </w:pPr>
    </w:p>
    <w:p w:rsidR="004F2941" w:rsidRPr="004F2941" w:rsidRDefault="004F2941" w:rsidP="004F2941">
      <w:pPr>
        <w:pStyle w:val="Heading2"/>
        <w:shd w:val="clear" w:color="auto" w:fill="FFFFFF"/>
        <w:spacing w:before="0" w:line="240" w:lineRule="auto"/>
        <w:rPr>
          <w:rFonts w:ascii="Times New Roman" w:hAnsi="Times New Roman" w:cs="Times New Roman"/>
          <w:bCs w:val="0"/>
          <w:color w:val="auto"/>
          <w:sz w:val="22"/>
          <w:szCs w:val="22"/>
        </w:rPr>
      </w:pPr>
      <w:r w:rsidRPr="004F2941">
        <w:rPr>
          <w:rFonts w:ascii="Times New Roman" w:hAnsi="Times New Roman" w:cs="Times New Roman"/>
          <w:bCs w:val="0"/>
          <w:color w:val="auto"/>
          <w:sz w:val="22"/>
          <w:szCs w:val="22"/>
        </w:rPr>
        <w:t>User Interface Components</w:t>
      </w:r>
    </w:p>
    <w:p w:rsidR="004F2941" w:rsidRDefault="004F2941" w:rsidP="004F2941">
      <w:pPr>
        <w:pStyle w:val="NormalWeb"/>
        <w:shd w:val="clear" w:color="auto" w:fill="FFFFFF"/>
        <w:spacing w:before="0" w:beforeAutospacing="0" w:after="0" w:afterAutospacing="0"/>
        <w:rPr>
          <w:sz w:val="20"/>
          <w:szCs w:val="20"/>
        </w:rPr>
      </w:pPr>
      <w:r w:rsidRPr="004F2941">
        <w:rPr>
          <w:sz w:val="20"/>
          <w:szCs w:val="20"/>
        </w:rPr>
        <w:t xml:space="preserve">You </w:t>
      </w:r>
      <w:r w:rsidRPr="004F2941">
        <w:rPr>
          <w:sz w:val="20"/>
          <w:szCs w:val="20"/>
          <w:highlight w:val="yellow"/>
        </w:rPr>
        <w:t>don't have to build all</w:t>
      </w:r>
      <w:r w:rsidRPr="004F2941">
        <w:rPr>
          <w:sz w:val="20"/>
          <w:szCs w:val="20"/>
        </w:rPr>
        <w:t xml:space="preserve"> of your UI using</w:t>
      </w:r>
      <w:r w:rsidRPr="004F2941">
        <w:rPr>
          <w:rStyle w:val="apple-converted-space"/>
          <w:sz w:val="20"/>
          <w:szCs w:val="20"/>
        </w:rPr>
        <w:t> </w:t>
      </w:r>
      <w:hyperlink r:id="rId424" w:history="1">
        <w:r w:rsidRPr="004F2941">
          <w:rPr>
            <w:rStyle w:val="Hyperlink"/>
            <w:color w:val="auto"/>
            <w:sz w:val="20"/>
            <w:szCs w:val="20"/>
          </w:rPr>
          <w:t>View</w:t>
        </w:r>
      </w:hyperlink>
      <w:r w:rsidRPr="004F2941">
        <w:rPr>
          <w:rStyle w:val="apple-converted-space"/>
          <w:sz w:val="20"/>
          <w:szCs w:val="20"/>
        </w:rPr>
        <w:t> </w:t>
      </w:r>
      <w:r w:rsidRPr="004F2941">
        <w:rPr>
          <w:sz w:val="20"/>
          <w:szCs w:val="20"/>
        </w:rPr>
        <w:t>and</w:t>
      </w:r>
      <w:r w:rsidRPr="004F2941">
        <w:rPr>
          <w:rStyle w:val="apple-converted-space"/>
          <w:sz w:val="20"/>
          <w:szCs w:val="20"/>
        </w:rPr>
        <w:t> </w:t>
      </w:r>
      <w:hyperlink r:id="rId425" w:history="1">
        <w:r w:rsidRPr="004F2941">
          <w:rPr>
            <w:rStyle w:val="Hyperlink"/>
            <w:color w:val="auto"/>
            <w:sz w:val="20"/>
            <w:szCs w:val="20"/>
          </w:rPr>
          <w:t>ViewGroup</w:t>
        </w:r>
      </w:hyperlink>
      <w:r w:rsidRPr="004F2941">
        <w:rPr>
          <w:rStyle w:val="apple-converted-space"/>
          <w:sz w:val="20"/>
          <w:szCs w:val="20"/>
        </w:rPr>
        <w:t> </w:t>
      </w:r>
      <w:r w:rsidRPr="004F2941">
        <w:rPr>
          <w:sz w:val="20"/>
          <w:szCs w:val="20"/>
        </w:rPr>
        <w:t xml:space="preserve">objects. </w:t>
      </w:r>
    </w:p>
    <w:p w:rsidR="004F2941" w:rsidRDefault="004F2941" w:rsidP="004F2941">
      <w:pPr>
        <w:pStyle w:val="NormalWeb"/>
        <w:shd w:val="clear" w:color="auto" w:fill="FFFFFF"/>
        <w:spacing w:before="0" w:beforeAutospacing="0" w:after="0" w:afterAutospacing="0"/>
        <w:rPr>
          <w:sz w:val="20"/>
          <w:szCs w:val="20"/>
        </w:rPr>
      </w:pPr>
      <w:r w:rsidRPr="004F2941">
        <w:rPr>
          <w:sz w:val="20"/>
          <w:szCs w:val="20"/>
        </w:rPr>
        <w:t xml:space="preserve">Android provides </w:t>
      </w:r>
      <w:r w:rsidRPr="004F2941">
        <w:rPr>
          <w:sz w:val="20"/>
          <w:szCs w:val="20"/>
          <w:highlight w:val="yellow"/>
        </w:rPr>
        <w:t>several app components that offer a standard UI layout</w:t>
      </w:r>
      <w:r w:rsidRPr="004F2941">
        <w:rPr>
          <w:sz w:val="20"/>
          <w:szCs w:val="20"/>
        </w:rPr>
        <w:t xml:space="preserve"> for which you simply need to define the content. </w:t>
      </w:r>
    </w:p>
    <w:p w:rsidR="004F2941" w:rsidRPr="004F2941" w:rsidRDefault="004F2941" w:rsidP="004F2941">
      <w:pPr>
        <w:pStyle w:val="NormalWeb"/>
        <w:shd w:val="clear" w:color="auto" w:fill="FFFFFF"/>
        <w:spacing w:before="0" w:beforeAutospacing="0" w:after="0" w:afterAutospacing="0"/>
        <w:rPr>
          <w:sz w:val="20"/>
          <w:szCs w:val="20"/>
        </w:rPr>
      </w:pPr>
      <w:r w:rsidRPr="004F2941">
        <w:rPr>
          <w:sz w:val="20"/>
          <w:szCs w:val="20"/>
        </w:rPr>
        <w:t>These UI components each have a unique set of APIs that are described in their respective documents, such as</w:t>
      </w:r>
      <w:r w:rsidRPr="004F2941">
        <w:rPr>
          <w:rStyle w:val="apple-converted-space"/>
          <w:sz w:val="20"/>
          <w:szCs w:val="20"/>
        </w:rPr>
        <w:t> </w:t>
      </w:r>
      <w:hyperlink r:id="rId426" w:history="1">
        <w:r w:rsidRPr="004F2941">
          <w:rPr>
            <w:rStyle w:val="Hyperlink"/>
            <w:color w:val="auto"/>
            <w:sz w:val="20"/>
            <w:szCs w:val="20"/>
          </w:rPr>
          <w:t>Adding the App Bar</w:t>
        </w:r>
      </w:hyperlink>
      <w:r w:rsidRPr="004F2941">
        <w:rPr>
          <w:sz w:val="20"/>
          <w:szCs w:val="20"/>
        </w:rPr>
        <w:t>,</w:t>
      </w:r>
      <w:r w:rsidRPr="004F2941">
        <w:rPr>
          <w:rStyle w:val="apple-converted-space"/>
          <w:sz w:val="20"/>
          <w:szCs w:val="20"/>
        </w:rPr>
        <w:t> </w:t>
      </w:r>
      <w:hyperlink r:id="rId427" w:history="1">
        <w:r w:rsidRPr="004F2941">
          <w:rPr>
            <w:rStyle w:val="Hyperlink"/>
            <w:color w:val="auto"/>
            <w:sz w:val="20"/>
            <w:szCs w:val="20"/>
          </w:rPr>
          <w:t>Dialogs</w:t>
        </w:r>
      </w:hyperlink>
      <w:r w:rsidRPr="004F2941">
        <w:rPr>
          <w:sz w:val="20"/>
          <w:szCs w:val="20"/>
        </w:rPr>
        <w:t>, and</w:t>
      </w:r>
      <w:r w:rsidRPr="004F2941">
        <w:rPr>
          <w:rStyle w:val="apple-converted-space"/>
          <w:sz w:val="20"/>
          <w:szCs w:val="20"/>
        </w:rPr>
        <w:t> </w:t>
      </w:r>
      <w:hyperlink r:id="rId428" w:history="1">
        <w:r w:rsidRPr="004F2941">
          <w:rPr>
            <w:rStyle w:val="Hyperlink"/>
            <w:color w:val="auto"/>
            <w:sz w:val="20"/>
            <w:szCs w:val="20"/>
          </w:rPr>
          <w:t>Status Notifications</w:t>
        </w:r>
      </w:hyperlink>
      <w:r w:rsidRPr="004F2941">
        <w:rPr>
          <w:sz w:val="20"/>
          <w:szCs w:val="20"/>
        </w:rPr>
        <w:t>.</w:t>
      </w:r>
    </w:p>
    <w:p w:rsidR="004F2941" w:rsidRDefault="004F2941" w:rsidP="004F2941">
      <w:pPr>
        <w:spacing w:after="0" w:line="240" w:lineRule="auto"/>
        <w:rPr>
          <w:rFonts w:ascii="Times New Roman" w:eastAsia="Times New Roman" w:hAnsi="Times New Roman" w:cs="Times New Roman"/>
          <w:sz w:val="20"/>
          <w:szCs w:val="20"/>
          <w:lang w:eastAsia="en-IN"/>
        </w:rPr>
      </w:pPr>
      <w:r>
        <w:rPr>
          <w:sz w:val="20"/>
          <w:szCs w:val="20"/>
        </w:rPr>
        <w:br w:type="page"/>
      </w:r>
    </w:p>
    <w:p w:rsidR="004672D5" w:rsidRPr="002963C2" w:rsidRDefault="004672D5" w:rsidP="004672D5">
      <w:pPr>
        <w:pStyle w:val="NormalWeb"/>
        <w:shd w:val="clear" w:color="auto" w:fill="FFFFFF"/>
        <w:spacing w:before="240" w:beforeAutospacing="0" w:after="240" w:afterAutospacing="0"/>
        <w:rPr>
          <w:sz w:val="20"/>
          <w:szCs w:val="20"/>
        </w:rPr>
      </w:pPr>
      <w:r w:rsidRPr="002963C2">
        <w:rPr>
          <w:sz w:val="20"/>
          <w:szCs w:val="20"/>
        </w:rPr>
        <w:lastRenderedPageBreak/>
        <w:t xml:space="preserve">An </w:t>
      </w:r>
      <w:r w:rsidRPr="002963C2">
        <w:rPr>
          <w:b/>
          <w:sz w:val="20"/>
          <w:szCs w:val="20"/>
        </w:rPr>
        <w:t>Android layout</w:t>
      </w:r>
      <w:r w:rsidRPr="002963C2">
        <w:rPr>
          <w:sz w:val="20"/>
          <w:szCs w:val="20"/>
        </w:rPr>
        <w:t xml:space="preserve"> is </w:t>
      </w:r>
      <w:r w:rsidRPr="002963C2">
        <w:rPr>
          <w:sz w:val="20"/>
          <w:szCs w:val="20"/>
          <w:highlight w:val="yellow"/>
        </w:rPr>
        <w:t>a class that handles arranging the way</w:t>
      </w:r>
      <w:r w:rsidRPr="002963C2">
        <w:rPr>
          <w:sz w:val="20"/>
          <w:szCs w:val="20"/>
        </w:rPr>
        <w:t xml:space="preserve"> its children appear on the screen.  Anything that is a View (or inherits from View) can be a child of a layout. All of the layouts inherit from ViewGroup (which inherits from View) so you can nest layouts.  You could also create your own custom layout by making a class that inherits from ViewGroup.</w:t>
      </w:r>
    </w:p>
    <w:p w:rsidR="004672D5" w:rsidRPr="002963C2" w:rsidRDefault="004672D5" w:rsidP="002963C2">
      <w:pPr>
        <w:pStyle w:val="NormalWeb"/>
        <w:shd w:val="clear" w:color="auto" w:fill="FFFFFF"/>
        <w:spacing w:before="0" w:beforeAutospacing="0" w:after="0" w:afterAutospacing="0"/>
        <w:rPr>
          <w:sz w:val="20"/>
          <w:szCs w:val="20"/>
        </w:rPr>
      </w:pPr>
      <w:r w:rsidRPr="002963C2">
        <w:rPr>
          <w:sz w:val="20"/>
          <w:szCs w:val="20"/>
        </w:rPr>
        <w:t>The standard Layouts are:</w:t>
      </w:r>
    </w:p>
    <w:p w:rsidR="002963C2" w:rsidRDefault="00EA43E9" w:rsidP="003E3ED9">
      <w:pPr>
        <w:pStyle w:val="NormalWeb"/>
        <w:numPr>
          <w:ilvl w:val="0"/>
          <w:numId w:val="47"/>
        </w:numPr>
        <w:shd w:val="clear" w:color="auto" w:fill="FFFFFF"/>
        <w:spacing w:before="0" w:beforeAutospacing="0" w:after="0" w:afterAutospacing="0"/>
        <w:rPr>
          <w:sz w:val="20"/>
          <w:szCs w:val="20"/>
        </w:rPr>
      </w:pPr>
      <w:hyperlink r:id="rId429" w:history="1">
        <w:r w:rsidR="004672D5" w:rsidRPr="002963C2">
          <w:rPr>
            <w:rStyle w:val="Hyperlink"/>
            <w:color w:val="auto"/>
            <w:sz w:val="20"/>
            <w:szCs w:val="20"/>
            <w:u w:val="none"/>
          </w:rPr>
          <w:t>AbsoluteLayout</w:t>
        </w:r>
      </w:hyperlink>
    </w:p>
    <w:p w:rsidR="008471BE" w:rsidRDefault="00EA43E9" w:rsidP="003E3ED9">
      <w:pPr>
        <w:pStyle w:val="NormalWeb"/>
        <w:numPr>
          <w:ilvl w:val="0"/>
          <w:numId w:val="47"/>
        </w:numPr>
        <w:shd w:val="clear" w:color="auto" w:fill="FFFFFF"/>
        <w:spacing w:before="0" w:beforeAutospacing="0" w:after="0" w:afterAutospacing="0"/>
        <w:rPr>
          <w:sz w:val="20"/>
          <w:szCs w:val="20"/>
        </w:rPr>
      </w:pPr>
      <w:hyperlink r:id="rId430" w:history="1">
        <w:r w:rsidR="004672D5" w:rsidRPr="002963C2">
          <w:rPr>
            <w:rStyle w:val="Hyperlink"/>
            <w:color w:val="auto"/>
            <w:sz w:val="20"/>
            <w:szCs w:val="20"/>
            <w:u w:val="none"/>
          </w:rPr>
          <w:t>FrameLayout</w:t>
        </w:r>
      </w:hyperlink>
    </w:p>
    <w:p w:rsidR="008471BE" w:rsidRDefault="00EA43E9" w:rsidP="003E3ED9">
      <w:pPr>
        <w:pStyle w:val="NormalWeb"/>
        <w:numPr>
          <w:ilvl w:val="0"/>
          <w:numId w:val="47"/>
        </w:numPr>
        <w:shd w:val="clear" w:color="auto" w:fill="FFFFFF"/>
        <w:spacing w:before="0" w:beforeAutospacing="0" w:after="0" w:afterAutospacing="0"/>
        <w:rPr>
          <w:sz w:val="20"/>
          <w:szCs w:val="20"/>
        </w:rPr>
      </w:pPr>
      <w:hyperlink r:id="rId431" w:history="1">
        <w:r w:rsidR="004672D5" w:rsidRPr="002963C2">
          <w:rPr>
            <w:rStyle w:val="Hyperlink"/>
            <w:color w:val="auto"/>
            <w:sz w:val="20"/>
            <w:szCs w:val="20"/>
            <w:u w:val="none"/>
          </w:rPr>
          <w:t>LinearLayout</w:t>
        </w:r>
      </w:hyperlink>
    </w:p>
    <w:p w:rsidR="008471BE" w:rsidRDefault="00EA43E9" w:rsidP="003E3ED9">
      <w:pPr>
        <w:pStyle w:val="NormalWeb"/>
        <w:numPr>
          <w:ilvl w:val="0"/>
          <w:numId w:val="47"/>
        </w:numPr>
        <w:shd w:val="clear" w:color="auto" w:fill="FFFFFF"/>
        <w:spacing w:before="0" w:beforeAutospacing="0" w:after="0" w:afterAutospacing="0"/>
        <w:rPr>
          <w:sz w:val="20"/>
          <w:szCs w:val="20"/>
        </w:rPr>
      </w:pPr>
      <w:hyperlink r:id="rId432" w:history="1">
        <w:r w:rsidR="004672D5" w:rsidRPr="002963C2">
          <w:rPr>
            <w:rStyle w:val="Hyperlink"/>
            <w:color w:val="auto"/>
            <w:sz w:val="20"/>
            <w:szCs w:val="20"/>
            <w:u w:val="none"/>
          </w:rPr>
          <w:t>RelativeLayout</w:t>
        </w:r>
      </w:hyperlink>
    </w:p>
    <w:p w:rsidR="004672D5" w:rsidRPr="002963C2" w:rsidRDefault="00EA43E9" w:rsidP="003E3ED9">
      <w:pPr>
        <w:pStyle w:val="NormalWeb"/>
        <w:numPr>
          <w:ilvl w:val="0"/>
          <w:numId w:val="47"/>
        </w:numPr>
        <w:shd w:val="clear" w:color="auto" w:fill="FFFFFF"/>
        <w:spacing w:before="0" w:beforeAutospacing="0" w:after="0" w:afterAutospacing="0"/>
        <w:rPr>
          <w:sz w:val="20"/>
          <w:szCs w:val="20"/>
        </w:rPr>
      </w:pPr>
      <w:hyperlink r:id="rId433" w:history="1">
        <w:r w:rsidR="004672D5" w:rsidRPr="002963C2">
          <w:rPr>
            <w:rStyle w:val="Hyperlink"/>
            <w:color w:val="auto"/>
            <w:sz w:val="20"/>
            <w:szCs w:val="20"/>
            <w:u w:val="none"/>
          </w:rPr>
          <w:t>TableLayout</w:t>
        </w:r>
      </w:hyperlink>
    </w:p>
    <w:p w:rsidR="002963C2" w:rsidRPr="002963C2" w:rsidRDefault="002963C2" w:rsidP="002963C2">
      <w:pPr>
        <w:pStyle w:val="NormalWeb"/>
        <w:shd w:val="clear" w:color="auto" w:fill="FFFFFF"/>
        <w:spacing w:before="0" w:beforeAutospacing="0" w:after="0" w:afterAutospacing="0"/>
        <w:rPr>
          <w:sz w:val="20"/>
          <w:szCs w:val="20"/>
        </w:rPr>
      </w:pPr>
    </w:p>
    <w:p w:rsidR="004672D5" w:rsidRPr="002963C2" w:rsidRDefault="004672D5" w:rsidP="002963C2">
      <w:pPr>
        <w:pStyle w:val="NormalWeb"/>
        <w:shd w:val="clear" w:color="auto" w:fill="FFFFFF"/>
        <w:spacing w:before="0" w:beforeAutospacing="0" w:after="0" w:afterAutospacing="0"/>
        <w:rPr>
          <w:sz w:val="20"/>
          <w:szCs w:val="20"/>
        </w:rPr>
      </w:pPr>
      <w:r w:rsidRPr="002963C2">
        <w:rPr>
          <w:sz w:val="20"/>
          <w:szCs w:val="20"/>
        </w:rPr>
        <w:t>In this article we will examine each of these layouts in detail.</w:t>
      </w:r>
      <w:r w:rsidR="008471BE">
        <w:rPr>
          <w:sz w:val="20"/>
          <w:szCs w:val="20"/>
        </w:rPr>
        <w:t xml:space="preserve"> </w:t>
      </w:r>
      <w:r w:rsidRPr="002963C2">
        <w:rPr>
          <w:sz w:val="20"/>
          <w:szCs w:val="20"/>
        </w:rPr>
        <w:t>I have also created a demo project that uses the code samples from this tutorial and from the</w:t>
      </w:r>
      <w:r w:rsidRPr="002963C2">
        <w:rPr>
          <w:rStyle w:val="apple-converted-space"/>
          <w:sz w:val="20"/>
          <w:szCs w:val="20"/>
        </w:rPr>
        <w:t> </w:t>
      </w:r>
      <w:hyperlink r:id="rId434" w:history="1">
        <w:r w:rsidRPr="002963C2">
          <w:rPr>
            <w:rStyle w:val="Hyperlink"/>
            <w:color w:val="auto"/>
            <w:sz w:val="20"/>
            <w:szCs w:val="20"/>
          </w:rPr>
          <w:t>Lots of Lists: Part 1, Simple List Activity tutorial</w:t>
        </w:r>
      </w:hyperlink>
      <w:r w:rsidRPr="002963C2">
        <w:rPr>
          <w:sz w:val="20"/>
          <w:szCs w:val="20"/>
        </w:rPr>
        <w:t>.</w:t>
      </w:r>
      <w:r w:rsidR="008471BE">
        <w:rPr>
          <w:sz w:val="20"/>
          <w:szCs w:val="20"/>
        </w:rPr>
        <w:t xml:space="preserve"> </w:t>
      </w:r>
      <w:r w:rsidRPr="002963C2">
        <w:rPr>
          <w:sz w:val="20"/>
          <w:szCs w:val="20"/>
        </w:rPr>
        <w:t>You can download the demo source code</w:t>
      </w:r>
      <w:r w:rsidRPr="002963C2">
        <w:rPr>
          <w:rStyle w:val="apple-converted-space"/>
          <w:sz w:val="20"/>
          <w:szCs w:val="20"/>
        </w:rPr>
        <w:t> </w:t>
      </w:r>
      <w:hyperlink r:id="rId435" w:history="1">
        <w:r w:rsidRPr="002963C2">
          <w:rPr>
            <w:rStyle w:val="Hyperlink"/>
            <w:color w:val="auto"/>
            <w:sz w:val="20"/>
            <w:szCs w:val="20"/>
          </w:rPr>
          <w:t>here</w:t>
        </w:r>
      </w:hyperlink>
      <w:r w:rsidRPr="002963C2">
        <w:rPr>
          <w:sz w:val="20"/>
          <w:szCs w:val="20"/>
        </w:rPr>
        <w:t>.</w:t>
      </w:r>
      <w:r w:rsidR="002963C2" w:rsidRPr="002963C2">
        <w:rPr>
          <w:sz w:val="20"/>
          <w:szCs w:val="20"/>
        </w:rPr>
        <w:t xml:space="preserve"> </w:t>
      </w:r>
      <w:r w:rsidRPr="002963C2">
        <w:rPr>
          <w:sz w:val="20"/>
          <w:szCs w:val="20"/>
        </w:rPr>
        <w:t>Next:</w:t>
      </w:r>
      <w:r w:rsidRPr="002963C2">
        <w:rPr>
          <w:rStyle w:val="apple-converted-space"/>
          <w:sz w:val="20"/>
          <w:szCs w:val="20"/>
        </w:rPr>
        <w:t> </w:t>
      </w:r>
      <w:hyperlink r:id="rId436" w:history="1">
        <w:r w:rsidRPr="002963C2">
          <w:rPr>
            <w:rStyle w:val="Hyperlink"/>
            <w:color w:val="auto"/>
            <w:sz w:val="20"/>
            <w:szCs w:val="20"/>
          </w:rPr>
          <w:t>AbsoluteLayout</w:t>
        </w:r>
      </w:hyperlink>
    </w:p>
    <w:p w:rsidR="002963C2" w:rsidRPr="004672D5" w:rsidRDefault="002963C2" w:rsidP="002963C2">
      <w:pPr>
        <w:pStyle w:val="NormalWeb"/>
        <w:shd w:val="clear" w:color="auto" w:fill="FFFFFF"/>
        <w:spacing w:before="0" w:beforeAutospacing="0" w:after="0" w:afterAutospacing="0"/>
        <w:rPr>
          <w:sz w:val="18"/>
          <w:szCs w:val="18"/>
        </w:rPr>
      </w:pPr>
    </w:p>
    <w:p w:rsidR="002963C2" w:rsidRPr="002963C2" w:rsidRDefault="002963C2" w:rsidP="002963C2">
      <w:pPr>
        <w:shd w:val="clear" w:color="auto" w:fill="FFFFFF"/>
        <w:spacing w:after="217" w:line="240" w:lineRule="auto"/>
        <w:rPr>
          <w:rFonts w:ascii="Times New Roman" w:eastAsia="Times New Roman" w:hAnsi="Times New Roman" w:cs="Times New Roman"/>
          <w:sz w:val="20"/>
          <w:szCs w:val="20"/>
          <w:lang w:eastAsia="en-IN"/>
        </w:rPr>
      </w:pPr>
      <w:r w:rsidRPr="002963C2">
        <w:rPr>
          <w:rFonts w:ascii="Times New Roman" w:eastAsia="Times New Roman" w:hAnsi="Times New Roman" w:cs="Times New Roman"/>
          <w:b/>
          <w:sz w:val="20"/>
          <w:szCs w:val="20"/>
          <w:u w:val="single"/>
          <w:lang w:eastAsia="en-IN"/>
        </w:rPr>
        <w:t>A layout</w:t>
      </w:r>
      <w:r w:rsidRPr="002963C2">
        <w:rPr>
          <w:rFonts w:ascii="Times New Roman" w:eastAsia="Times New Roman" w:hAnsi="Times New Roman" w:cs="Times New Roman"/>
          <w:sz w:val="20"/>
          <w:szCs w:val="20"/>
          <w:lang w:eastAsia="en-IN"/>
        </w:rPr>
        <w:t xml:space="preserve"> defines the visual structure for a user interface, such as the UI for an </w:t>
      </w:r>
      <w:hyperlink r:id="rId437" w:history="1">
        <w:r w:rsidRPr="002963C2">
          <w:rPr>
            <w:rFonts w:ascii="Times New Roman" w:eastAsia="Times New Roman" w:hAnsi="Times New Roman" w:cs="Times New Roman"/>
            <w:color w:val="039BE5"/>
            <w:sz w:val="20"/>
            <w:szCs w:val="20"/>
            <w:lang w:eastAsia="en-IN"/>
          </w:rPr>
          <w:t>activity</w:t>
        </w:r>
      </w:hyperlink>
      <w:r w:rsidRPr="002963C2">
        <w:rPr>
          <w:rFonts w:ascii="Times New Roman" w:eastAsia="Times New Roman" w:hAnsi="Times New Roman" w:cs="Times New Roman"/>
          <w:sz w:val="20"/>
          <w:szCs w:val="20"/>
          <w:lang w:eastAsia="en-IN"/>
        </w:rPr>
        <w:t> or </w:t>
      </w:r>
      <w:hyperlink r:id="rId438" w:history="1">
        <w:r w:rsidRPr="002963C2">
          <w:rPr>
            <w:rFonts w:ascii="Times New Roman" w:eastAsia="Times New Roman" w:hAnsi="Times New Roman" w:cs="Times New Roman"/>
            <w:color w:val="039BE5"/>
            <w:sz w:val="20"/>
            <w:szCs w:val="20"/>
            <w:lang w:eastAsia="en-IN"/>
          </w:rPr>
          <w:t>app widget</w:t>
        </w:r>
      </w:hyperlink>
      <w:r w:rsidRPr="002963C2">
        <w:rPr>
          <w:rFonts w:ascii="Times New Roman" w:eastAsia="Times New Roman" w:hAnsi="Times New Roman" w:cs="Times New Roman"/>
          <w:sz w:val="20"/>
          <w:szCs w:val="20"/>
          <w:lang w:eastAsia="en-IN"/>
        </w:rPr>
        <w:t>. You can declare a layout in two ways:</w:t>
      </w:r>
    </w:p>
    <w:p w:rsidR="002963C2" w:rsidRPr="002963C2" w:rsidRDefault="002963C2" w:rsidP="003E3ED9">
      <w:pPr>
        <w:numPr>
          <w:ilvl w:val="0"/>
          <w:numId w:val="45"/>
        </w:numPr>
        <w:shd w:val="clear" w:color="auto" w:fill="FFFFFF"/>
        <w:spacing w:after="163" w:line="240" w:lineRule="auto"/>
        <w:ind w:left="272"/>
        <w:rPr>
          <w:rFonts w:ascii="Times New Roman" w:eastAsia="Times New Roman" w:hAnsi="Times New Roman" w:cs="Times New Roman"/>
          <w:sz w:val="20"/>
          <w:szCs w:val="20"/>
          <w:lang w:eastAsia="en-IN"/>
        </w:rPr>
      </w:pPr>
      <w:r w:rsidRPr="002963C2">
        <w:rPr>
          <w:rFonts w:ascii="Times New Roman" w:eastAsia="Times New Roman" w:hAnsi="Times New Roman" w:cs="Times New Roman"/>
          <w:b/>
          <w:bCs/>
          <w:sz w:val="20"/>
          <w:szCs w:val="20"/>
          <w:lang w:eastAsia="en-IN"/>
        </w:rPr>
        <w:t>Declare UI elements in XML</w:t>
      </w:r>
      <w:r w:rsidRPr="002963C2">
        <w:rPr>
          <w:rFonts w:ascii="Times New Roman" w:eastAsia="Times New Roman" w:hAnsi="Times New Roman" w:cs="Times New Roman"/>
          <w:sz w:val="20"/>
          <w:szCs w:val="20"/>
          <w:lang w:eastAsia="en-IN"/>
        </w:rPr>
        <w:t>. Android provides a straightforward XML vocabulary that corresponds to the View classes and subclasses, such as those for widgets and layouts.</w:t>
      </w:r>
    </w:p>
    <w:p w:rsidR="002963C2" w:rsidRPr="002963C2" w:rsidRDefault="002963C2" w:rsidP="003E3ED9">
      <w:pPr>
        <w:numPr>
          <w:ilvl w:val="0"/>
          <w:numId w:val="45"/>
        </w:numPr>
        <w:shd w:val="clear" w:color="auto" w:fill="FFFFFF"/>
        <w:spacing w:after="163" w:line="240" w:lineRule="auto"/>
        <w:ind w:left="272"/>
        <w:rPr>
          <w:rFonts w:ascii="Times New Roman" w:eastAsia="Times New Roman" w:hAnsi="Times New Roman" w:cs="Times New Roman"/>
          <w:sz w:val="20"/>
          <w:szCs w:val="20"/>
          <w:lang w:eastAsia="en-IN"/>
        </w:rPr>
      </w:pPr>
      <w:r w:rsidRPr="002963C2">
        <w:rPr>
          <w:rFonts w:ascii="Times New Roman" w:eastAsia="Times New Roman" w:hAnsi="Times New Roman" w:cs="Times New Roman"/>
          <w:b/>
          <w:bCs/>
          <w:sz w:val="20"/>
          <w:szCs w:val="20"/>
          <w:lang w:eastAsia="en-IN"/>
        </w:rPr>
        <w:t>Instantiate layout elements at runtime</w:t>
      </w:r>
      <w:r w:rsidRPr="002963C2">
        <w:rPr>
          <w:rFonts w:ascii="Times New Roman" w:eastAsia="Times New Roman" w:hAnsi="Times New Roman" w:cs="Times New Roman"/>
          <w:sz w:val="20"/>
          <w:szCs w:val="20"/>
          <w:lang w:eastAsia="en-IN"/>
        </w:rPr>
        <w:t>. Your application can create View and ViewGroup objects (and manipulate their properties) programmatically.</w:t>
      </w:r>
    </w:p>
    <w:p w:rsidR="002963C2" w:rsidRPr="002963C2" w:rsidRDefault="002963C2" w:rsidP="002963C2">
      <w:pPr>
        <w:shd w:val="clear" w:color="auto" w:fill="FFFFFF"/>
        <w:spacing w:after="163" w:line="240" w:lineRule="auto"/>
        <w:rPr>
          <w:rFonts w:ascii="Times New Roman" w:eastAsia="Times New Roman" w:hAnsi="Times New Roman" w:cs="Times New Roman"/>
          <w:sz w:val="20"/>
          <w:szCs w:val="20"/>
          <w:lang w:eastAsia="en-IN"/>
        </w:rPr>
      </w:pPr>
      <w:r w:rsidRPr="002963C2">
        <w:rPr>
          <w:rFonts w:ascii="Times New Roman" w:eastAsia="Times New Roman" w:hAnsi="Times New Roman" w:cs="Times New Roman"/>
          <w:sz w:val="20"/>
          <w:szCs w:val="20"/>
          <w:lang w:eastAsia="en-IN"/>
        </w:rPr>
        <w:t>The Android framework gives you the flexibility to use either or both of these methods for declaring and managing your application's UI. For example, you could declare your application's default layouts in XML, including the screen elements that will appear in them and their properties. You could then add code in your application that would modify the state of the screen objects, including those declared in XML, at run time.</w:t>
      </w:r>
    </w:p>
    <w:p w:rsidR="002963C2" w:rsidRPr="002963C2" w:rsidRDefault="002963C2" w:rsidP="003E3ED9">
      <w:pPr>
        <w:numPr>
          <w:ilvl w:val="0"/>
          <w:numId w:val="46"/>
        </w:numPr>
        <w:shd w:val="clear" w:color="auto" w:fill="FFFFFF"/>
        <w:spacing w:after="163" w:line="245" w:lineRule="atLeast"/>
        <w:ind w:left="816"/>
        <w:rPr>
          <w:rFonts w:ascii="Times New Roman" w:eastAsia="Times New Roman" w:hAnsi="Times New Roman" w:cs="Times New Roman"/>
          <w:sz w:val="20"/>
          <w:szCs w:val="20"/>
          <w:lang w:eastAsia="en-IN"/>
        </w:rPr>
      </w:pPr>
      <w:r w:rsidRPr="002963C2">
        <w:rPr>
          <w:rFonts w:ascii="Times New Roman" w:eastAsia="Times New Roman" w:hAnsi="Times New Roman" w:cs="Times New Roman"/>
          <w:sz w:val="20"/>
          <w:szCs w:val="20"/>
          <w:lang w:eastAsia="en-IN"/>
        </w:rPr>
        <w:t>You should also try the </w:t>
      </w:r>
      <w:r w:rsidRPr="008471BE">
        <w:rPr>
          <w:rFonts w:ascii="Times New Roman" w:eastAsia="Times New Roman" w:hAnsi="Times New Roman" w:cs="Times New Roman"/>
          <w:b/>
          <w:sz w:val="20"/>
          <w:szCs w:val="20"/>
          <w:lang w:eastAsia="en-IN"/>
        </w:rPr>
        <w:t>Hierarchy Viewer</w:t>
      </w:r>
      <w:r w:rsidRPr="002963C2">
        <w:rPr>
          <w:rFonts w:ascii="Times New Roman" w:eastAsia="Times New Roman" w:hAnsi="Times New Roman" w:cs="Times New Roman"/>
          <w:sz w:val="20"/>
          <w:szCs w:val="20"/>
          <w:lang w:eastAsia="en-IN"/>
        </w:rPr>
        <w:t> tool, for debugging layouts — it reveals layout property values, draws wireframes with padding/margin indicators, and full rendered views while you debug on the emulator or device.</w:t>
      </w:r>
    </w:p>
    <w:p w:rsidR="002963C2" w:rsidRPr="002963C2" w:rsidRDefault="002963C2" w:rsidP="003E3ED9">
      <w:pPr>
        <w:numPr>
          <w:ilvl w:val="0"/>
          <w:numId w:val="46"/>
        </w:numPr>
        <w:shd w:val="clear" w:color="auto" w:fill="FFFFFF"/>
        <w:spacing w:line="245" w:lineRule="atLeast"/>
        <w:ind w:left="816"/>
        <w:rPr>
          <w:rFonts w:ascii="Times New Roman" w:eastAsia="Times New Roman" w:hAnsi="Times New Roman" w:cs="Times New Roman"/>
          <w:sz w:val="20"/>
          <w:szCs w:val="20"/>
          <w:lang w:eastAsia="en-IN"/>
        </w:rPr>
      </w:pPr>
      <w:r w:rsidRPr="002963C2">
        <w:rPr>
          <w:rFonts w:ascii="Times New Roman" w:eastAsia="Times New Roman" w:hAnsi="Times New Roman" w:cs="Times New Roman"/>
          <w:sz w:val="20"/>
          <w:szCs w:val="20"/>
          <w:lang w:eastAsia="en-IN"/>
        </w:rPr>
        <w:t>The</w:t>
      </w:r>
      <w:r w:rsidRPr="008471BE">
        <w:rPr>
          <w:rFonts w:ascii="Times New Roman" w:eastAsia="Times New Roman" w:hAnsi="Times New Roman" w:cs="Times New Roman"/>
          <w:b/>
          <w:sz w:val="20"/>
          <w:szCs w:val="20"/>
          <w:lang w:eastAsia="en-IN"/>
        </w:rPr>
        <w:t> layoutopt</w:t>
      </w:r>
      <w:r w:rsidRPr="002963C2">
        <w:rPr>
          <w:rFonts w:ascii="Times New Roman" w:eastAsia="Times New Roman" w:hAnsi="Times New Roman" w:cs="Times New Roman"/>
          <w:sz w:val="20"/>
          <w:szCs w:val="20"/>
          <w:lang w:eastAsia="en-IN"/>
        </w:rPr>
        <w:t> tool lets you quickly analyze your layouts and hierarchies for inefficiencies or other problems.</w:t>
      </w:r>
    </w:p>
    <w:p w:rsidR="008471BE" w:rsidRDefault="002963C2" w:rsidP="002963C2">
      <w:pPr>
        <w:shd w:val="clear" w:color="auto" w:fill="FFFFFF"/>
        <w:spacing w:after="163" w:line="240" w:lineRule="auto"/>
        <w:rPr>
          <w:rFonts w:ascii="Times New Roman" w:eastAsia="Times New Roman" w:hAnsi="Times New Roman" w:cs="Times New Roman"/>
          <w:sz w:val="20"/>
          <w:szCs w:val="20"/>
          <w:lang w:eastAsia="en-IN"/>
        </w:rPr>
      </w:pPr>
      <w:r w:rsidRPr="002963C2">
        <w:rPr>
          <w:rFonts w:ascii="Times New Roman" w:eastAsia="Times New Roman" w:hAnsi="Times New Roman" w:cs="Times New Roman"/>
          <w:sz w:val="20"/>
          <w:szCs w:val="20"/>
          <w:lang w:eastAsia="en-IN"/>
        </w:rPr>
        <w:t xml:space="preserve">The </w:t>
      </w:r>
      <w:r w:rsidRPr="008471BE">
        <w:rPr>
          <w:rFonts w:ascii="Times New Roman" w:eastAsia="Times New Roman" w:hAnsi="Times New Roman" w:cs="Times New Roman"/>
          <w:sz w:val="20"/>
          <w:szCs w:val="20"/>
          <w:highlight w:val="yellow"/>
          <w:lang w:eastAsia="en-IN"/>
        </w:rPr>
        <w:t>advantage to declaring your UI in XML is that it enables you to better separate the presentation of your application from the code that controls its behavior</w:t>
      </w:r>
      <w:r w:rsidRPr="002963C2">
        <w:rPr>
          <w:rFonts w:ascii="Times New Roman" w:eastAsia="Times New Roman" w:hAnsi="Times New Roman" w:cs="Times New Roman"/>
          <w:sz w:val="20"/>
          <w:szCs w:val="20"/>
          <w:lang w:eastAsia="en-IN"/>
        </w:rPr>
        <w:t>. Your UI descriptions are external to your application code, which means that you can modify or adapt it without having to modify your source code and recompile. For example, you can create XML layouts for different screen orientations, different device screen sizes, and different languages.</w:t>
      </w:r>
    </w:p>
    <w:p w:rsidR="002963C2" w:rsidRPr="002963C2" w:rsidRDefault="002963C2" w:rsidP="002963C2">
      <w:pPr>
        <w:shd w:val="clear" w:color="auto" w:fill="FFFFFF"/>
        <w:spacing w:after="163" w:line="240" w:lineRule="auto"/>
        <w:rPr>
          <w:rFonts w:ascii="Times New Roman" w:eastAsia="Times New Roman" w:hAnsi="Times New Roman" w:cs="Times New Roman"/>
          <w:sz w:val="20"/>
          <w:szCs w:val="20"/>
          <w:lang w:eastAsia="en-IN"/>
        </w:rPr>
      </w:pPr>
      <w:r w:rsidRPr="002963C2">
        <w:rPr>
          <w:rFonts w:ascii="Times New Roman" w:eastAsia="Times New Roman" w:hAnsi="Times New Roman" w:cs="Times New Roman"/>
          <w:sz w:val="20"/>
          <w:szCs w:val="20"/>
          <w:lang w:eastAsia="en-IN"/>
        </w:rPr>
        <w:t xml:space="preserve">Additionally, </w:t>
      </w:r>
      <w:r w:rsidRPr="008471BE">
        <w:rPr>
          <w:rFonts w:ascii="Times New Roman" w:eastAsia="Times New Roman" w:hAnsi="Times New Roman" w:cs="Times New Roman"/>
          <w:sz w:val="20"/>
          <w:szCs w:val="20"/>
          <w:highlight w:val="yellow"/>
          <w:lang w:eastAsia="en-IN"/>
        </w:rPr>
        <w:t>declaring the layout in XML makes it easier to visualize the structure of your UI</w:t>
      </w:r>
      <w:r w:rsidRPr="002963C2">
        <w:rPr>
          <w:rFonts w:ascii="Times New Roman" w:eastAsia="Times New Roman" w:hAnsi="Times New Roman" w:cs="Times New Roman"/>
          <w:sz w:val="20"/>
          <w:szCs w:val="20"/>
          <w:lang w:eastAsia="en-IN"/>
        </w:rPr>
        <w:t>, so it's easier to debug problems. As such, this document focuses on teaching you how to declare your layout in XML. If you're interested in instantiating View objects at runtime, refer to the </w:t>
      </w:r>
      <w:r w:rsidRPr="008471BE">
        <w:rPr>
          <w:rFonts w:ascii="Times New Roman" w:eastAsia="Times New Roman" w:hAnsi="Times New Roman" w:cs="Times New Roman"/>
          <w:b/>
          <w:sz w:val="20"/>
          <w:szCs w:val="20"/>
          <w:lang w:eastAsia="en-IN"/>
        </w:rPr>
        <w:t>ViewGroup</w:t>
      </w:r>
      <w:r w:rsidRPr="002963C2">
        <w:rPr>
          <w:rFonts w:ascii="Times New Roman" w:eastAsia="Times New Roman" w:hAnsi="Times New Roman" w:cs="Times New Roman"/>
          <w:sz w:val="20"/>
          <w:szCs w:val="20"/>
          <w:lang w:eastAsia="en-IN"/>
        </w:rPr>
        <w:t> and </w:t>
      </w:r>
      <w:r w:rsidRPr="008471BE">
        <w:rPr>
          <w:rFonts w:ascii="Times New Roman" w:eastAsia="Times New Roman" w:hAnsi="Times New Roman" w:cs="Times New Roman"/>
          <w:b/>
          <w:sz w:val="20"/>
          <w:szCs w:val="20"/>
          <w:lang w:eastAsia="en-IN"/>
        </w:rPr>
        <w:t>View</w:t>
      </w:r>
      <w:r w:rsidRPr="002963C2">
        <w:rPr>
          <w:rFonts w:ascii="Times New Roman" w:eastAsia="Times New Roman" w:hAnsi="Times New Roman" w:cs="Times New Roman"/>
          <w:sz w:val="20"/>
          <w:szCs w:val="20"/>
          <w:lang w:eastAsia="en-IN"/>
        </w:rPr>
        <w:t> class references.</w:t>
      </w:r>
    </w:p>
    <w:p w:rsidR="002963C2" w:rsidRDefault="002963C2" w:rsidP="002963C2">
      <w:pPr>
        <w:shd w:val="clear" w:color="auto" w:fill="FFFFFF"/>
        <w:spacing w:after="163" w:line="240" w:lineRule="auto"/>
        <w:rPr>
          <w:rFonts w:ascii="Times New Roman" w:eastAsia="Times New Roman" w:hAnsi="Times New Roman" w:cs="Times New Roman"/>
          <w:b/>
          <w:sz w:val="20"/>
          <w:szCs w:val="20"/>
          <w:lang w:eastAsia="en-IN"/>
        </w:rPr>
      </w:pPr>
      <w:r w:rsidRPr="002963C2">
        <w:rPr>
          <w:rFonts w:ascii="Times New Roman" w:eastAsia="Times New Roman" w:hAnsi="Times New Roman" w:cs="Times New Roman"/>
          <w:sz w:val="20"/>
          <w:szCs w:val="20"/>
          <w:lang w:eastAsia="en-IN"/>
        </w:rPr>
        <w:t xml:space="preserve">In general, the </w:t>
      </w:r>
      <w:r w:rsidRPr="008471BE">
        <w:rPr>
          <w:rFonts w:ascii="Times New Roman" w:eastAsia="Times New Roman" w:hAnsi="Times New Roman" w:cs="Times New Roman"/>
          <w:sz w:val="20"/>
          <w:szCs w:val="20"/>
          <w:highlight w:val="yellow"/>
          <w:lang w:eastAsia="en-IN"/>
        </w:rPr>
        <w:t>XML vocabulary for declaring UI elements closely follows the structure and naming of the classes and methods</w:t>
      </w:r>
      <w:r w:rsidRPr="002963C2">
        <w:rPr>
          <w:rFonts w:ascii="Times New Roman" w:eastAsia="Times New Roman" w:hAnsi="Times New Roman" w:cs="Times New Roman"/>
          <w:sz w:val="20"/>
          <w:szCs w:val="20"/>
          <w:lang w:eastAsia="en-IN"/>
        </w:rPr>
        <w:t>, where element names correspond to class names and attribute names correspond to methods. In fact, the correspondence is often so direct that you can guess what XML attribute corresponds to a class method, or guess what class corresponds to a given XML element. However, note that not all vocabulary is identical. In some cases, there are slight naming differences. For example, the EditText element has a </w:t>
      </w:r>
      <w:r w:rsidRPr="002963C2">
        <w:rPr>
          <w:rFonts w:ascii="Times New Roman" w:eastAsia="Times New Roman" w:hAnsi="Times New Roman" w:cs="Times New Roman"/>
          <w:color w:val="006600"/>
          <w:sz w:val="20"/>
          <w:szCs w:val="20"/>
          <w:lang w:eastAsia="en-IN"/>
        </w:rPr>
        <w:t>text</w:t>
      </w:r>
      <w:r w:rsidRPr="002963C2">
        <w:rPr>
          <w:rFonts w:ascii="Times New Roman" w:eastAsia="Times New Roman" w:hAnsi="Times New Roman" w:cs="Times New Roman"/>
          <w:sz w:val="20"/>
          <w:szCs w:val="20"/>
          <w:lang w:eastAsia="en-IN"/>
        </w:rPr>
        <w:t> attribute that corresponds to </w:t>
      </w:r>
      <w:r w:rsidRPr="008471BE">
        <w:rPr>
          <w:rFonts w:ascii="Times New Roman" w:eastAsia="Times New Roman" w:hAnsi="Times New Roman" w:cs="Times New Roman"/>
          <w:b/>
          <w:sz w:val="20"/>
          <w:szCs w:val="20"/>
          <w:lang w:eastAsia="en-IN"/>
        </w:rPr>
        <w:t>EditText.setText().</w:t>
      </w:r>
    </w:p>
    <w:p w:rsidR="008471BE" w:rsidRDefault="008471BE" w:rsidP="002963C2">
      <w:pPr>
        <w:shd w:val="clear" w:color="auto" w:fill="FFFFFF"/>
        <w:spacing w:after="163" w:line="240" w:lineRule="auto"/>
        <w:rPr>
          <w:rFonts w:ascii="Times New Roman" w:eastAsia="Times New Roman" w:hAnsi="Times New Roman" w:cs="Times New Roman"/>
          <w:b/>
          <w:sz w:val="20"/>
          <w:szCs w:val="20"/>
          <w:lang w:eastAsia="en-IN"/>
        </w:rPr>
      </w:pPr>
    </w:p>
    <w:p w:rsidR="008471BE" w:rsidRDefault="00A412DC" w:rsidP="002963C2">
      <w:pPr>
        <w:shd w:val="clear" w:color="auto" w:fill="FFFFFF"/>
        <w:spacing w:after="163"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Views in Android</w:t>
      </w:r>
    </w:p>
    <w:p w:rsidR="009125A1" w:rsidRPr="009125A1" w:rsidRDefault="009125A1" w:rsidP="00773AFE">
      <w:pPr>
        <w:spacing w:after="0" w:line="240" w:lineRule="auto"/>
        <w:ind w:left="45" w:right="45"/>
        <w:jc w:val="both"/>
        <w:rPr>
          <w:rFonts w:ascii="Times New Roman" w:eastAsia="Times New Roman" w:hAnsi="Times New Roman" w:cs="Times New Roman"/>
          <w:color w:val="000000"/>
          <w:sz w:val="20"/>
          <w:szCs w:val="20"/>
          <w:lang w:eastAsia="en-IN"/>
        </w:rPr>
      </w:pPr>
      <w:r w:rsidRPr="009125A1">
        <w:rPr>
          <w:rFonts w:ascii="Times New Roman" w:eastAsia="Times New Roman" w:hAnsi="Times New Roman" w:cs="Times New Roman"/>
          <w:color w:val="000000"/>
          <w:sz w:val="20"/>
          <w:szCs w:val="20"/>
          <w:lang w:eastAsia="en-IN"/>
        </w:rPr>
        <w:t xml:space="preserve">The </w:t>
      </w:r>
      <w:r w:rsidRPr="009125A1">
        <w:rPr>
          <w:rFonts w:ascii="Times New Roman" w:eastAsia="Times New Roman" w:hAnsi="Times New Roman" w:cs="Times New Roman"/>
          <w:color w:val="000000"/>
          <w:sz w:val="20"/>
          <w:szCs w:val="20"/>
          <w:highlight w:val="yellow"/>
          <w:lang w:eastAsia="en-IN"/>
        </w:rPr>
        <w:t>basic building block for user interface is a</w:t>
      </w:r>
      <w:r w:rsidRPr="00773AFE">
        <w:rPr>
          <w:rFonts w:ascii="Times New Roman" w:eastAsia="Times New Roman" w:hAnsi="Times New Roman" w:cs="Times New Roman"/>
          <w:color w:val="000000"/>
          <w:sz w:val="20"/>
          <w:szCs w:val="20"/>
          <w:highlight w:val="yellow"/>
          <w:lang w:eastAsia="en-IN"/>
        </w:rPr>
        <w:t> </w:t>
      </w:r>
      <w:r w:rsidRPr="009125A1">
        <w:rPr>
          <w:rFonts w:ascii="Times New Roman" w:eastAsia="Times New Roman" w:hAnsi="Times New Roman" w:cs="Times New Roman"/>
          <w:b/>
          <w:bCs/>
          <w:color w:val="000000"/>
          <w:sz w:val="20"/>
          <w:szCs w:val="20"/>
          <w:highlight w:val="yellow"/>
          <w:lang w:eastAsia="en-IN"/>
        </w:rPr>
        <w:t>View</w:t>
      </w:r>
      <w:r w:rsidRPr="00773AFE">
        <w:rPr>
          <w:rFonts w:ascii="Times New Roman" w:eastAsia="Times New Roman" w:hAnsi="Times New Roman" w:cs="Times New Roman"/>
          <w:color w:val="000000"/>
          <w:sz w:val="20"/>
          <w:szCs w:val="20"/>
          <w:highlight w:val="yellow"/>
          <w:lang w:eastAsia="en-IN"/>
        </w:rPr>
        <w:t> </w:t>
      </w:r>
      <w:r w:rsidRPr="009125A1">
        <w:rPr>
          <w:rFonts w:ascii="Times New Roman" w:eastAsia="Times New Roman" w:hAnsi="Times New Roman" w:cs="Times New Roman"/>
          <w:color w:val="000000"/>
          <w:sz w:val="20"/>
          <w:szCs w:val="20"/>
          <w:highlight w:val="yellow"/>
          <w:lang w:eastAsia="en-IN"/>
        </w:rPr>
        <w:t>object</w:t>
      </w:r>
      <w:r w:rsidRPr="009125A1">
        <w:rPr>
          <w:rFonts w:ascii="Times New Roman" w:eastAsia="Times New Roman" w:hAnsi="Times New Roman" w:cs="Times New Roman"/>
          <w:color w:val="000000"/>
          <w:sz w:val="20"/>
          <w:szCs w:val="20"/>
          <w:lang w:eastAsia="en-IN"/>
        </w:rPr>
        <w:t xml:space="preserve"> which is created from the View class and occupies a rectangular area on the screen and is responsible for drawing and event handling. </w:t>
      </w:r>
      <w:r w:rsidRPr="009125A1">
        <w:rPr>
          <w:rFonts w:ascii="Times New Roman" w:eastAsia="Times New Roman" w:hAnsi="Times New Roman" w:cs="Times New Roman"/>
          <w:color w:val="000000"/>
          <w:sz w:val="20"/>
          <w:szCs w:val="20"/>
          <w:highlight w:val="yellow"/>
          <w:lang w:eastAsia="en-IN"/>
        </w:rPr>
        <w:t>View is the base class for widgets</w:t>
      </w:r>
      <w:r w:rsidRPr="009125A1">
        <w:rPr>
          <w:rFonts w:ascii="Times New Roman" w:eastAsia="Times New Roman" w:hAnsi="Times New Roman" w:cs="Times New Roman"/>
          <w:color w:val="000000"/>
          <w:sz w:val="20"/>
          <w:szCs w:val="20"/>
          <w:lang w:eastAsia="en-IN"/>
        </w:rPr>
        <w:t>, which are used to create interactive UI components like buttons, text fields, etc.</w:t>
      </w:r>
    </w:p>
    <w:p w:rsidR="00773AFE" w:rsidRDefault="00773AFE" w:rsidP="00773AFE">
      <w:pPr>
        <w:spacing w:after="0" w:line="240" w:lineRule="auto"/>
        <w:ind w:left="45" w:right="45"/>
        <w:jc w:val="both"/>
        <w:rPr>
          <w:rFonts w:ascii="Times New Roman" w:eastAsia="Times New Roman" w:hAnsi="Times New Roman" w:cs="Times New Roman"/>
          <w:color w:val="000000"/>
          <w:sz w:val="20"/>
          <w:szCs w:val="20"/>
          <w:lang w:eastAsia="en-IN"/>
        </w:rPr>
      </w:pPr>
    </w:p>
    <w:p w:rsidR="009125A1" w:rsidRDefault="009125A1" w:rsidP="00773AFE">
      <w:pPr>
        <w:spacing w:after="0" w:line="240" w:lineRule="auto"/>
        <w:ind w:left="45" w:right="45"/>
        <w:jc w:val="both"/>
        <w:rPr>
          <w:rFonts w:ascii="Times New Roman" w:eastAsia="Times New Roman" w:hAnsi="Times New Roman" w:cs="Times New Roman"/>
          <w:color w:val="000000"/>
          <w:sz w:val="20"/>
          <w:szCs w:val="20"/>
          <w:lang w:eastAsia="en-IN"/>
        </w:rPr>
      </w:pPr>
      <w:r w:rsidRPr="009125A1">
        <w:rPr>
          <w:rFonts w:ascii="Times New Roman" w:eastAsia="Times New Roman" w:hAnsi="Times New Roman" w:cs="Times New Roman"/>
          <w:color w:val="000000"/>
          <w:sz w:val="20"/>
          <w:szCs w:val="20"/>
          <w:lang w:eastAsia="en-IN"/>
        </w:rPr>
        <w:t>The</w:t>
      </w:r>
      <w:r w:rsidRPr="00773AFE">
        <w:rPr>
          <w:rFonts w:ascii="Times New Roman" w:eastAsia="Times New Roman" w:hAnsi="Times New Roman" w:cs="Times New Roman"/>
          <w:color w:val="000000"/>
          <w:sz w:val="20"/>
          <w:szCs w:val="20"/>
          <w:lang w:eastAsia="en-IN"/>
        </w:rPr>
        <w:t> </w:t>
      </w:r>
      <w:r w:rsidRPr="009125A1">
        <w:rPr>
          <w:rFonts w:ascii="Times New Roman" w:eastAsia="Times New Roman" w:hAnsi="Times New Roman" w:cs="Times New Roman"/>
          <w:b/>
          <w:bCs/>
          <w:color w:val="000000"/>
          <w:sz w:val="20"/>
          <w:szCs w:val="20"/>
          <w:highlight w:val="yellow"/>
          <w:lang w:eastAsia="en-IN"/>
        </w:rPr>
        <w:t>ViewGroup</w:t>
      </w:r>
      <w:r w:rsidRPr="00773AFE">
        <w:rPr>
          <w:rFonts w:ascii="Times New Roman" w:eastAsia="Times New Roman" w:hAnsi="Times New Roman" w:cs="Times New Roman"/>
          <w:color w:val="000000"/>
          <w:sz w:val="20"/>
          <w:szCs w:val="20"/>
          <w:highlight w:val="yellow"/>
          <w:lang w:eastAsia="en-IN"/>
        </w:rPr>
        <w:t> </w:t>
      </w:r>
      <w:r w:rsidRPr="009125A1">
        <w:rPr>
          <w:rFonts w:ascii="Times New Roman" w:eastAsia="Times New Roman" w:hAnsi="Times New Roman" w:cs="Times New Roman"/>
          <w:color w:val="000000"/>
          <w:sz w:val="20"/>
          <w:szCs w:val="20"/>
          <w:highlight w:val="yellow"/>
          <w:lang w:eastAsia="en-IN"/>
        </w:rPr>
        <w:t>is a subclass of</w:t>
      </w:r>
      <w:r w:rsidRPr="00773AFE">
        <w:rPr>
          <w:rFonts w:ascii="Times New Roman" w:eastAsia="Times New Roman" w:hAnsi="Times New Roman" w:cs="Times New Roman"/>
          <w:color w:val="000000"/>
          <w:sz w:val="20"/>
          <w:szCs w:val="20"/>
          <w:highlight w:val="yellow"/>
          <w:lang w:eastAsia="en-IN"/>
        </w:rPr>
        <w:t> </w:t>
      </w:r>
      <w:r w:rsidRPr="009125A1">
        <w:rPr>
          <w:rFonts w:ascii="Times New Roman" w:eastAsia="Times New Roman" w:hAnsi="Times New Roman" w:cs="Times New Roman"/>
          <w:b/>
          <w:bCs/>
          <w:color w:val="000000"/>
          <w:sz w:val="20"/>
          <w:szCs w:val="20"/>
          <w:highlight w:val="yellow"/>
          <w:lang w:eastAsia="en-IN"/>
        </w:rPr>
        <w:t>View</w:t>
      </w:r>
      <w:r w:rsidRPr="00773AFE">
        <w:rPr>
          <w:rFonts w:ascii="Times New Roman" w:eastAsia="Times New Roman" w:hAnsi="Times New Roman" w:cs="Times New Roman"/>
          <w:color w:val="000000"/>
          <w:sz w:val="20"/>
          <w:szCs w:val="20"/>
          <w:lang w:eastAsia="en-IN"/>
        </w:rPr>
        <w:t> </w:t>
      </w:r>
      <w:r w:rsidRPr="009125A1">
        <w:rPr>
          <w:rFonts w:ascii="Times New Roman" w:eastAsia="Times New Roman" w:hAnsi="Times New Roman" w:cs="Times New Roman"/>
          <w:color w:val="000000"/>
          <w:sz w:val="20"/>
          <w:szCs w:val="20"/>
          <w:lang w:eastAsia="en-IN"/>
        </w:rPr>
        <w:t xml:space="preserve">and provides </w:t>
      </w:r>
      <w:r w:rsidRPr="009125A1">
        <w:rPr>
          <w:rFonts w:ascii="Times New Roman" w:eastAsia="Times New Roman" w:hAnsi="Times New Roman" w:cs="Times New Roman"/>
          <w:color w:val="000000"/>
          <w:sz w:val="20"/>
          <w:szCs w:val="20"/>
          <w:highlight w:val="yellow"/>
          <w:lang w:eastAsia="en-IN"/>
        </w:rPr>
        <w:t>invisible container that</w:t>
      </w:r>
      <w:r w:rsidRPr="009125A1">
        <w:rPr>
          <w:rFonts w:ascii="Times New Roman" w:eastAsia="Times New Roman" w:hAnsi="Times New Roman" w:cs="Times New Roman"/>
          <w:color w:val="000000"/>
          <w:sz w:val="20"/>
          <w:szCs w:val="20"/>
          <w:lang w:eastAsia="en-IN"/>
        </w:rPr>
        <w:t xml:space="preserve"> hold other Views or other ViewGroups and define their layout properties.</w:t>
      </w:r>
    </w:p>
    <w:p w:rsidR="00773AFE" w:rsidRPr="009125A1" w:rsidRDefault="00773AFE" w:rsidP="00773AFE">
      <w:pPr>
        <w:spacing w:after="0" w:line="240" w:lineRule="auto"/>
        <w:ind w:left="45" w:right="45"/>
        <w:jc w:val="both"/>
        <w:rPr>
          <w:rFonts w:ascii="Times New Roman" w:eastAsia="Times New Roman" w:hAnsi="Times New Roman" w:cs="Times New Roman"/>
          <w:color w:val="000000"/>
          <w:sz w:val="20"/>
          <w:szCs w:val="20"/>
          <w:lang w:eastAsia="en-IN"/>
        </w:rPr>
      </w:pPr>
    </w:p>
    <w:p w:rsidR="009125A1" w:rsidRPr="009125A1" w:rsidRDefault="009125A1" w:rsidP="00773AFE">
      <w:pPr>
        <w:spacing w:after="0" w:line="240" w:lineRule="auto"/>
        <w:ind w:left="45" w:right="45"/>
        <w:jc w:val="both"/>
        <w:rPr>
          <w:rFonts w:ascii="Times New Roman" w:eastAsia="Times New Roman" w:hAnsi="Times New Roman" w:cs="Times New Roman"/>
          <w:color w:val="000000"/>
          <w:sz w:val="20"/>
          <w:szCs w:val="20"/>
          <w:lang w:eastAsia="en-IN"/>
        </w:rPr>
      </w:pPr>
      <w:r w:rsidRPr="009125A1">
        <w:rPr>
          <w:rFonts w:ascii="Times New Roman" w:eastAsia="Times New Roman" w:hAnsi="Times New Roman" w:cs="Times New Roman"/>
          <w:color w:val="000000"/>
          <w:sz w:val="20"/>
          <w:szCs w:val="20"/>
          <w:highlight w:val="yellow"/>
          <w:lang w:eastAsia="en-IN"/>
        </w:rPr>
        <w:t>At third level we have different layouts</w:t>
      </w:r>
      <w:r w:rsidRPr="009125A1">
        <w:rPr>
          <w:rFonts w:ascii="Times New Roman" w:eastAsia="Times New Roman" w:hAnsi="Times New Roman" w:cs="Times New Roman"/>
          <w:color w:val="000000"/>
          <w:sz w:val="20"/>
          <w:szCs w:val="20"/>
          <w:lang w:eastAsia="en-IN"/>
        </w:rPr>
        <w:t xml:space="preserve"> which are subclasses of ViewGroup class and a typical layout defines the visual structure for an Android user interface and can be created either at run time using</w:t>
      </w:r>
      <w:r w:rsidRPr="00773AFE">
        <w:rPr>
          <w:rFonts w:ascii="Times New Roman" w:eastAsia="Times New Roman" w:hAnsi="Times New Roman" w:cs="Times New Roman"/>
          <w:color w:val="000000"/>
          <w:sz w:val="20"/>
          <w:szCs w:val="20"/>
          <w:lang w:eastAsia="en-IN"/>
        </w:rPr>
        <w:t> </w:t>
      </w:r>
      <w:r w:rsidRPr="009125A1">
        <w:rPr>
          <w:rFonts w:ascii="Times New Roman" w:eastAsia="Times New Roman" w:hAnsi="Times New Roman" w:cs="Times New Roman"/>
          <w:b/>
          <w:bCs/>
          <w:color w:val="000000"/>
          <w:sz w:val="20"/>
          <w:szCs w:val="20"/>
          <w:lang w:eastAsia="en-IN"/>
        </w:rPr>
        <w:t>View/ViewGroup</w:t>
      </w:r>
      <w:r w:rsidRPr="00773AFE">
        <w:rPr>
          <w:rFonts w:ascii="Times New Roman" w:eastAsia="Times New Roman" w:hAnsi="Times New Roman" w:cs="Times New Roman"/>
          <w:color w:val="000000"/>
          <w:sz w:val="20"/>
          <w:szCs w:val="20"/>
          <w:lang w:eastAsia="en-IN"/>
        </w:rPr>
        <w:t> </w:t>
      </w:r>
      <w:r w:rsidRPr="009125A1">
        <w:rPr>
          <w:rFonts w:ascii="Times New Roman" w:eastAsia="Times New Roman" w:hAnsi="Times New Roman" w:cs="Times New Roman"/>
          <w:color w:val="000000"/>
          <w:sz w:val="20"/>
          <w:szCs w:val="20"/>
          <w:lang w:eastAsia="en-IN"/>
        </w:rPr>
        <w:t>objects or you can declare your layout using simple XML file</w:t>
      </w:r>
      <w:r w:rsidRPr="00773AFE">
        <w:rPr>
          <w:rFonts w:ascii="Times New Roman" w:eastAsia="Times New Roman" w:hAnsi="Times New Roman" w:cs="Times New Roman"/>
          <w:color w:val="000000"/>
          <w:sz w:val="20"/>
          <w:szCs w:val="20"/>
          <w:lang w:eastAsia="en-IN"/>
        </w:rPr>
        <w:t> </w:t>
      </w:r>
      <w:r w:rsidRPr="009125A1">
        <w:rPr>
          <w:rFonts w:ascii="Times New Roman" w:eastAsia="Times New Roman" w:hAnsi="Times New Roman" w:cs="Times New Roman"/>
          <w:b/>
          <w:bCs/>
          <w:color w:val="000000"/>
          <w:sz w:val="20"/>
          <w:szCs w:val="20"/>
          <w:lang w:eastAsia="en-IN"/>
        </w:rPr>
        <w:t>main_layout.xml</w:t>
      </w:r>
      <w:r w:rsidRPr="00773AFE">
        <w:rPr>
          <w:rFonts w:ascii="Times New Roman" w:eastAsia="Times New Roman" w:hAnsi="Times New Roman" w:cs="Times New Roman"/>
          <w:color w:val="000000"/>
          <w:sz w:val="20"/>
          <w:szCs w:val="20"/>
          <w:lang w:eastAsia="en-IN"/>
        </w:rPr>
        <w:t> </w:t>
      </w:r>
      <w:r w:rsidRPr="009125A1">
        <w:rPr>
          <w:rFonts w:ascii="Times New Roman" w:eastAsia="Times New Roman" w:hAnsi="Times New Roman" w:cs="Times New Roman"/>
          <w:color w:val="000000"/>
          <w:sz w:val="20"/>
          <w:szCs w:val="20"/>
          <w:lang w:eastAsia="en-IN"/>
        </w:rPr>
        <w:t>which is located in the res/layout folder of your project.</w:t>
      </w:r>
    </w:p>
    <w:p w:rsidR="00A412DC" w:rsidRPr="00A412DC" w:rsidRDefault="009125A1" w:rsidP="009125A1">
      <w:pPr>
        <w:shd w:val="clear" w:color="auto" w:fill="FFFFFF"/>
        <w:spacing w:after="163"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noProof/>
          <w:sz w:val="24"/>
          <w:szCs w:val="24"/>
          <w:lang w:eastAsia="en-IN" w:bidi="hi-IN"/>
        </w:rPr>
        <w:drawing>
          <wp:inline distT="0" distB="0" distL="0" distR="0">
            <wp:extent cx="5563870" cy="3148330"/>
            <wp:effectExtent l="19050" t="0" r="0" b="0"/>
            <wp:docPr id="89" name="Picture 89"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yout"/>
                    <pic:cNvPicPr>
                      <a:picLocks noChangeAspect="1" noChangeArrowheads="1"/>
                    </pic:cNvPicPr>
                  </pic:nvPicPr>
                  <pic:blipFill>
                    <a:blip r:embed="rId439"/>
                    <a:srcRect/>
                    <a:stretch>
                      <a:fillRect/>
                    </a:stretch>
                  </pic:blipFill>
                  <pic:spPr bwMode="auto">
                    <a:xfrm>
                      <a:off x="0" y="0"/>
                      <a:ext cx="5563870" cy="3148330"/>
                    </a:xfrm>
                    <a:prstGeom prst="rect">
                      <a:avLst/>
                    </a:prstGeom>
                    <a:noFill/>
                    <a:ln w="9525">
                      <a:noFill/>
                      <a:miter lim="800000"/>
                      <a:headEnd/>
                      <a:tailEnd/>
                    </a:ln>
                  </pic:spPr>
                </pic:pic>
              </a:graphicData>
            </a:graphic>
          </wp:inline>
        </w:drawing>
      </w:r>
    </w:p>
    <w:p w:rsidR="00A7201C" w:rsidRDefault="00A7201C" w:rsidP="00A7201C">
      <w:pPr>
        <w:pStyle w:val="NormalWeb"/>
        <w:shd w:val="clear" w:color="auto" w:fill="FFFFFF"/>
        <w:spacing w:before="120" w:beforeAutospacing="0" w:after="120" w:afterAutospacing="0"/>
        <w:rPr>
          <w:color w:val="252525"/>
          <w:sz w:val="20"/>
          <w:szCs w:val="20"/>
        </w:rPr>
      </w:pPr>
      <w:r w:rsidRPr="00A7201C">
        <w:rPr>
          <w:color w:val="252525"/>
          <w:sz w:val="20"/>
          <w:szCs w:val="20"/>
          <w:highlight w:val="yellow"/>
        </w:rPr>
        <w:t>Every item in a user interface is a subclass of the Android View class</w:t>
      </w:r>
      <w:r w:rsidRPr="00A7201C">
        <w:rPr>
          <w:color w:val="252525"/>
          <w:sz w:val="20"/>
          <w:szCs w:val="20"/>
        </w:rPr>
        <w:t xml:space="preserve"> (to be precise </w:t>
      </w:r>
      <w:r w:rsidRPr="00B24575">
        <w:rPr>
          <w:b/>
          <w:color w:val="252525"/>
          <w:sz w:val="20"/>
          <w:szCs w:val="20"/>
        </w:rPr>
        <w:t>android.view.View</w:t>
      </w:r>
      <w:r w:rsidRPr="00A7201C">
        <w:rPr>
          <w:color w:val="252525"/>
          <w:sz w:val="20"/>
          <w:szCs w:val="20"/>
        </w:rPr>
        <w:t xml:space="preserve">). The Android SDK provides a set of pre-built views that can be used to construct a user interface. </w:t>
      </w:r>
    </w:p>
    <w:p w:rsidR="00A7201C" w:rsidRPr="00A7201C" w:rsidRDefault="00A7201C" w:rsidP="00A7201C">
      <w:pPr>
        <w:pStyle w:val="NormalWeb"/>
        <w:shd w:val="clear" w:color="auto" w:fill="FFFFFF"/>
        <w:spacing w:before="120" w:beforeAutospacing="0" w:after="120" w:afterAutospacing="0"/>
        <w:rPr>
          <w:color w:val="252525"/>
          <w:sz w:val="20"/>
          <w:szCs w:val="20"/>
        </w:rPr>
      </w:pPr>
      <w:r w:rsidRPr="00A7201C">
        <w:rPr>
          <w:color w:val="252525"/>
          <w:sz w:val="20"/>
          <w:szCs w:val="20"/>
          <w:highlight w:val="yellow"/>
        </w:rPr>
        <w:t>Typical</w:t>
      </w:r>
      <w:r w:rsidRPr="00A7201C">
        <w:rPr>
          <w:color w:val="252525"/>
          <w:sz w:val="20"/>
          <w:szCs w:val="20"/>
        </w:rPr>
        <w:t xml:space="preserve"> examples include standard items such as the Button, CheckBox, ProgressBar and TextView classes. Such views are also referred to as widgets. For requirements that are not met by the widgets supplied with the SDK, new views may be created either by subclassing and extending an existing class, or creating an entirely new component by building directly on top of the View class.</w:t>
      </w:r>
    </w:p>
    <w:p w:rsidR="00B24575" w:rsidRDefault="00A7201C" w:rsidP="00A7201C">
      <w:pPr>
        <w:pStyle w:val="NormalWeb"/>
        <w:shd w:val="clear" w:color="auto" w:fill="FFFFFF"/>
        <w:spacing w:before="120" w:beforeAutospacing="0" w:after="120" w:afterAutospacing="0"/>
        <w:rPr>
          <w:color w:val="252525"/>
          <w:sz w:val="20"/>
          <w:szCs w:val="20"/>
        </w:rPr>
      </w:pPr>
      <w:r w:rsidRPr="00B24575">
        <w:rPr>
          <w:color w:val="252525"/>
          <w:sz w:val="20"/>
          <w:szCs w:val="20"/>
          <w:highlight w:val="yellow"/>
        </w:rPr>
        <w:t>A view can also be comprised of multiple other views</w:t>
      </w:r>
      <w:r w:rsidRPr="00A7201C">
        <w:rPr>
          <w:color w:val="252525"/>
          <w:sz w:val="20"/>
          <w:szCs w:val="20"/>
        </w:rPr>
        <w:t xml:space="preserve"> (otherwise known as a composite view). Such views are sub</w:t>
      </w:r>
      <w:r w:rsidR="00B24575">
        <w:rPr>
          <w:color w:val="252525"/>
          <w:sz w:val="20"/>
          <w:szCs w:val="20"/>
        </w:rPr>
        <w:t>-</w:t>
      </w:r>
      <w:r w:rsidRPr="00A7201C">
        <w:rPr>
          <w:color w:val="252525"/>
          <w:sz w:val="20"/>
          <w:szCs w:val="20"/>
        </w:rPr>
        <w:t>classed from the Android ViewGroup class (</w:t>
      </w:r>
      <w:r w:rsidRPr="00B24575">
        <w:rPr>
          <w:b/>
          <w:color w:val="252525"/>
          <w:sz w:val="20"/>
          <w:szCs w:val="20"/>
          <w:highlight w:val="yellow"/>
        </w:rPr>
        <w:t>android.view.ViewGroup</w:t>
      </w:r>
      <w:r w:rsidRPr="00A7201C">
        <w:rPr>
          <w:color w:val="252525"/>
          <w:sz w:val="20"/>
          <w:szCs w:val="20"/>
        </w:rPr>
        <w:t xml:space="preserve">) which is itself a subclass of View. </w:t>
      </w:r>
    </w:p>
    <w:p w:rsidR="00B24575" w:rsidRDefault="00A7201C" w:rsidP="00A7201C">
      <w:pPr>
        <w:pStyle w:val="NormalWeb"/>
        <w:shd w:val="clear" w:color="auto" w:fill="FFFFFF"/>
        <w:spacing w:before="120" w:beforeAutospacing="0" w:after="120" w:afterAutospacing="0"/>
        <w:rPr>
          <w:color w:val="252525"/>
          <w:sz w:val="20"/>
          <w:szCs w:val="20"/>
        </w:rPr>
      </w:pPr>
      <w:r w:rsidRPr="00A7201C">
        <w:rPr>
          <w:color w:val="252525"/>
          <w:sz w:val="20"/>
          <w:szCs w:val="20"/>
        </w:rPr>
        <w:t>An example of such a view is the RadioGroup, which is intended to contain multiple RadioButton objects such that only one can be in the “on” position at any one time.</w:t>
      </w:r>
    </w:p>
    <w:p w:rsidR="00B24575" w:rsidRDefault="00A7201C" w:rsidP="00A7201C">
      <w:pPr>
        <w:pStyle w:val="NormalWeb"/>
        <w:shd w:val="clear" w:color="auto" w:fill="FFFFFF"/>
        <w:spacing w:before="120" w:beforeAutospacing="0" w:after="120" w:afterAutospacing="0"/>
        <w:rPr>
          <w:color w:val="252525"/>
          <w:sz w:val="20"/>
          <w:szCs w:val="20"/>
        </w:rPr>
      </w:pPr>
      <w:r w:rsidRPr="00A7201C">
        <w:rPr>
          <w:color w:val="252525"/>
          <w:sz w:val="20"/>
          <w:szCs w:val="20"/>
        </w:rPr>
        <w:t xml:space="preserve"> In terms of structure, </w:t>
      </w:r>
      <w:r w:rsidRPr="00B24575">
        <w:rPr>
          <w:color w:val="252525"/>
          <w:sz w:val="20"/>
          <w:szCs w:val="20"/>
          <w:highlight w:val="yellow"/>
        </w:rPr>
        <w:t>composite views consist of a single parent view</w:t>
      </w:r>
      <w:r w:rsidRPr="00A7201C">
        <w:rPr>
          <w:color w:val="252525"/>
          <w:sz w:val="20"/>
          <w:szCs w:val="20"/>
        </w:rPr>
        <w:t xml:space="preserve"> (derived from the ViewGroup class and otherwise known as a container view or root element) that is capable of containing other views (known as child views). </w:t>
      </w:r>
    </w:p>
    <w:p w:rsidR="00A7201C" w:rsidRPr="00A7201C" w:rsidRDefault="00A7201C" w:rsidP="00A7201C">
      <w:pPr>
        <w:pStyle w:val="NormalWeb"/>
        <w:shd w:val="clear" w:color="auto" w:fill="FFFFFF"/>
        <w:spacing w:before="120" w:beforeAutospacing="0" w:after="120" w:afterAutospacing="0"/>
        <w:rPr>
          <w:color w:val="252525"/>
          <w:sz w:val="20"/>
          <w:szCs w:val="20"/>
        </w:rPr>
      </w:pPr>
      <w:r w:rsidRPr="004F2941">
        <w:rPr>
          <w:color w:val="252525"/>
          <w:sz w:val="20"/>
          <w:szCs w:val="20"/>
          <w:u w:val="single"/>
        </w:rPr>
        <w:t>Another category</w:t>
      </w:r>
      <w:r w:rsidRPr="00A7201C">
        <w:rPr>
          <w:color w:val="252525"/>
          <w:sz w:val="20"/>
          <w:szCs w:val="20"/>
        </w:rPr>
        <w:t xml:space="preserve"> of ViewGroup based container view is that of the </w:t>
      </w:r>
      <w:r w:rsidRPr="004F2941">
        <w:rPr>
          <w:color w:val="252525"/>
          <w:sz w:val="20"/>
          <w:szCs w:val="20"/>
          <w:highlight w:val="yellow"/>
        </w:rPr>
        <w:t>layout manager</w:t>
      </w:r>
      <w:r w:rsidRPr="00A7201C">
        <w:rPr>
          <w:color w:val="252525"/>
          <w:sz w:val="20"/>
          <w:szCs w:val="20"/>
        </w:rPr>
        <w:t>.</w:t>
      </w:r>
    </w:p>
    <w:p w:rsidR="00773AFE" w:rsidRDefault="00773AFE">
      <w:pPr>
        <w:rPr>
          <w:rFonts w:ascii="Times New Roman" w:hAnsi="Times New Roman" w:cs="Times New Roman"/>
          <w:b/>
          <w:sz w:val="20"/>
          <w:szCs w:val="20"/>
          <w:u w:val="single"/>
          <w:lang w:val="en-US"/>
        </w:rPr>
      </w:pPr>
      <w:r>
        <w:rPr>
          <w:rFonts w:ascii="Times New Roman" w:hAnsi="Times New Roman" w:cs="Times New Roman"/>
          <w:b/>
          <w:sz w:val="20"/>
          <w:szCs w:val="20"/>
          <w:u w:val="single"/>
          <w:lang w:val="en-US"/>
        </w:rPr>
        <w:br w:type="page"/>
      </w:r>
    </w:p>
    <w:p w:rsidR="00773AFE" w:rsidRPr="00773AFE" w:rsidRDefault="00773AFE" w:rsidP="00773AFE">
      <w:pPr>
        <w:pStyle w:val="NormalWeb"/>
        <w:shd w:val="clear" w:color="auto" w:fill="FFFFFF"/>
        <w:spacing w:before="0" w:beforeAutospacing="0" w:after="0" w:afterAutospacing="0"/>
        <w:rPr>
          <w:spacing w:val="-1"/>
          <w:sz w:val="20"/>
          <w:szCs w:val="20"/>
        </w:rPr>
      </w:pPr>
      <w:r w:rsidRPr="00773AFE">
        <w:rPr>
          <w:spacing w:val="-1"/>
          <w:sz w:val="20"/>
          <w:szCs w:val="20"/>
          <w:highlight w:val="yellow"/>
        </w:rPr>
        <w:lastRenderedPageBreak/>
        <w:t>The Android framework provides several default views</w:t>
      </w:r>
      <w:r w:rsidRPr="00773AFE">
        <w:rPr>
          <w:spacing w:val="-1"/>
          <w:sz w:val="20"/>
          <w:szCs w:val="20"/>
        </w:rPr>
        <w:t>. The base class a view is the</w:t>
      </w:r>
      <w:r w:rsidRPr="00773AFE">
        <w:rPr>
          <w:rStyle w:val="apple-converted-space"/>
          <w:spacing w:val="-1"/>
          <w:sz w:val="20"/>
          <w:szCs w:val="20"/>
        </w:rPr>
        <w:t> </w:t>
      </w:r>
      <w:r w:rsidRPr="00773AFE">
        <w:rPr>
          <w:rStyle w:val="HTMLCode"/>
          <w:rFonts w:ascii="Times New Roman" w:hAnsi="Times New Roman" w:cs="Times New Roman"/>
          <w:shd w:val="clear" w:color="auto" w:fill="F7F7F8"/>
        </w:rPr>
        <w:t>View</w:t>
      </w:r>
      <w:r w:rsidRPr="00773AFE">
        <w:rPr>
          <w:spacing w:val="-1"/>
          <w:sz w:val="20"/>
          <w:szCs w:val="20"/>
        </w:rPr>
        <w:t>. Views are responsible for measuring, layouting and drawing themselves and their child elements (in case of a</w:t>
      </w:r>
      <w:r w:rsidRPr="00773AFE">
        <w:rPr>
          <w:rStyle w:val="apple-converted-space"/>
          <w:spacing w:val="-1"/>
          <w:sz w:val="20"/>
          <w:szCs w:val="20"/>
        </w:rPr>
        <w:t> </w:t>
      </w:r>
      <w:r w:rsidRPr="00773AFE">
        <w:rPr>
          <w:rStyle w:val="HTMLCode"/>
          <w:rFonts w:ascii="Times New Roman" w:hAnsi="Times New Roman" w:cs="Times New Roman"/>
          <w:shd w:val="clear" w:color="auto" w:fill="F7F7F8"/>
        </w:rPr>
        <w:t>ViewGroup</w:t>
      </w:r>
      <w:r w:rsidRPr="00773AFE">
        <w:rPr>
          <w:spacing w:val="-1"/>
          <w:sz w:val="20"/>
          <w:szCs w:val="20"/>
        </w:rPr>
        <w:t xml:space="preserve">). </w:t>
      </w:r>
      <w:r w:rsidRPr="00773AFE">
        <w:rPr>
          <w:spacing w:val="-1"/>
          <w:sz w:val="20"/>
          <w:szCs w:val="20"/>
          <w:highlight w:val="yellow"/>
        </w:rPr>
        <w:t>Views are also responsible for saving their UI state and handling touch events</w:t>
      </w:r>
      <w:r w:rsidRPr="00773AFE">
        <w:rPr>
          <w:spacing w:val="-1"/>
          <w:sz w:val="20"/>
          <w:szCs w:val="20"/>
        </w:rPr>
        <w:t>. Developers can also create custom views and use them in their application.</w:t>
      </w:r>
    </w:p>
    <w:p w:rsidR="00773AFE" w:rsidRDefault="00773AFE" w:rsidP="00773AFE">
      <w:pPr>
        <w:pStyle w:val="NormalWeb"/>
        <w:shd w:val="clear" w:color="auto" w:fill="FFFFFF"/>
        <w:spacing w:before="0" w:beforeAutospacing="0" w:after="0" w:afterAutospacing="0"/>
        <w:rPr>
          <w:spacing w:val="-1"/>
          <w:sz w:val="20"/>
          <w:szCs w:val="20"/>
        </w:rPr>
      </w:pPr>
    </w:p>
    <w:p w:rsidR="00773AFE" w:rsidRPr="00773AFE" w:rsidRDefault="00773AFE" w:rsidP="00773AFE">
      <w:pPr>
        <w:pStyle w:val="NormalWeb"/>
        <w:shd w:val="clear" w:color="auto" w:fill="FFFFFF"/>
        <w:spacing w:before="0" w:beforeAutospacing="0" w:after="0" w:afterAutospacing="0"/>
        <w:rPr>
          <w:spacing w:val="-1"/>
          <w:sz w:val="20"/>
          <w:szCs w:val="20"/>
        </w:rPr>
      </w:pPr>
      <w:r w:rsidRPr="00773AFE">
        <w:rPr>
          <w:spacing w:val="-1"/>
          <w:sz w:val="20"/>
          <w:szCs w:val="20"/>
        </w:rPr>
        <w:t>It is possible to create custom views by:</w:t>
      </w:r>
    </w:p>
    <w:p w:rsidR="00773AFE" w:rsidRPr="00773AFE" w:rsidRDefault="00773AFE" w:rsidP="003E3ED9">
      <w:pPr>
        <w:pStyle w:val="NormalWeb"/>
        <w:numPr>
          <w:ilvl w:val="0"/>
          <w:numId w:val="50"/>
        </w:numPr>
        <w:shd w:val="clear" w:color="auto" w:fill="FFFFFF"/>
        <w:spacing w:before="0" w:beforeAutospacing="0" w:after="0" w:afterAutospacing="0"/>
        <w:ind w:left="360"/>
        <w:rPr>
          <w:spacing w:val="-1"/>
          <w:sz w:val="20"/>
          <w:szCs w:val="20"/>
        </w:rPr>
      </w:pPr>
      <w:r w:rsidRPr="00773AFE">
        <w:rPr>
          <w:spacing w:val="-1"/>
          <w:sz w:val="20"/>
          <w:szCs w:val="20"/>
          <w:highlight w:val="yellow"/>
        </w:rPr>
        <w:t>Compound</w:t>
      </w:r>
      <w:r w:rsidRPr="00773AFE">
        <w:rPr>
          <w:spacing w:val="-1"/>
          <w:sz w:val="20"/>
          <w:szCs w:val="20"/>
        </w:rPr>
        <w:t xml:space="preserve"> views - combining views with a default wiring</w:t>
      </w:r>
    </w:p>
    <w:p w:rsidR="00773AFE" w:rsidRPr="00773AFE" w:rsidRDefault="00773AFE" w:rsidP="003E3ED9">
      <w:pPr>
        <w:pStyle w:val="NormalWeb"/>
        <w:numPr>
          <w:ilvl w:val="0"/>
          <w:numId w:val="50"/>
        </w:numPr>
        <w:shd w:val="clear" w:color="auto" w:fill="FFFFFF"/>
        <w:spacing w:before="0" w:beforeAutospacing="0" w:after="0" w:afterAutospacing="0"/>
        <w:ind w:left="360"/>
        <w:rPr>
          <w:spacing w:val="-1"/>
          <w:sz w:val="20"/>
          <w:szCs w:val="20"/>
        </w:rPr>
      </w:pPr>
      <w:r w:rsidRPr="00773AFE">
        <w:rPr>
          <w:b/>
          <w:spacing w:val="-1"/>
          <w:sz w:val="20"/>
          <w:szCs w:val="20"/>
        </w:rPr>
        <w:t>Custom</w:t>
      </w:r>
      <w:r w:rsidRPr="00773AFE">
        <w:rPr>
          <w:spacing w:val="-1"/>
          <w:sz w:val="20"/>
          <w:szCs w:val="20"/>
        </w:rPr>
        <w:t xml:space="preserve"> views - creating your own views</w:t>
      </w:r>
    </w:p>
    <w:p w:rsidR="00773AFE" w:rsidRPr="00773AFE" w:rsidRDefault="00773AFE" w:rsidP="003E3ED9">
      <w:pPr>
        <w:pStyle w:val="NormalWeb"/>
        <w:numPr>
          <w:ilvl w:val="1"/>
          <w:numId w:val="50"/>
        </w:numPr>
        <w:shd w:val="clear" w:color="auto" w:fill="FFFFFF"/>
        <w:spacing w:before="0" w:beforeAutospacing="0" w:after="0" w:afterAutospacing="0"/>
        <w:ind w:left="660"/>
        <w:rPr>
          <w:spacing w:val="-1"/>
          <w:sz w:val="20"/>
          <w:szCs w:val="20"/>
        </w:rPr>
      </w:pPr>
      <w:r w:rsidRPr="00773AFE">
        <w:rPr>
          <w:spacing w:val="-1"/>
          <w:sz w:val="20"/>
          <w:szCs w:val="20"/>
        </w:rPr>
        <w:t>by extending an existing view, e.g.</w:t>
      </w:r>
      <w:r w:rsidRPr="00773AFE">
        <w:rPr>
          <w:rStyle w:val="apple-converted-space"/>
          <w:spacing w:val="-1"/>
          <w:sz w:val="20"/>
          <w:szCs w:val="20"/>
        </w:rPr>
        <w:t> </w:t>
      </w:r>
      <w:r w:rsidRPr="00773AFE">
        <w:rPr>
          <w:rStyle w:val="HTMLCode"/>
          <w:rFonts w:ascii="Times New Roman" w:hAnsi="Times New Roman" w:cs="Times New Roman"/>
          <w:shd w:val="clear" w:color="auto" w:fill="F7F7F8"/>
        </w:rPr>
        <w:t>Button</w:t>
      </w:r>
    </w:p>
    <w:p w:rsidR="00773AFE" w:rsidRPr="00773AFE" w:rsidRDefault="00773AFE" w:rsidP="003E3ED9">
      <w:pPr>
        <w:pStyle w:val="NormalWeb"/>
        <w:numPr>
          <w:ilvl w:val="1"/>
          <w:numId w:val="50"/>
        </w:numPr>
        <w:shd w:val="clear" w:color="auto" w:fill="FFFFFF"/>
        <w:spacing w:before="0" w:beforeAutospacing="0" w:after="0" w:afterAutospacing="0"/>
        <w:ind w:left="660"/>
        <w:rPr>
          <w:spacing w:val="-1"/>
          <w:sz w:val="20"/>
          <w:szCs w:val="20"/>
        </w:rPr>
      </w:pPr>
      <w:r w:rsidRPr="00773AFE">
        <w:rPr>
          <w:spacing w:val="-1"/>
          <w:sz w:val="20"/>
          <w:szCs w:val="20"/>
        </w:rPr>
        <w:t>by extending the</w:t>
      </w:r>
      <w:r w:rsidRPr="00773AFE">
        <w:rPr>
          <w:rStyle w:val="apple-converted-space"/>
          <w:spacing w:val="-1"/>
          <w:sz w:val="20"/>
          <w:szCs w:val="20"/>
        </w:rPr>
        <w:t> </w:t>
      </w:r>
      <w:r w:rsidRPr="00773AFE">
        <w:rPr>
          <w:rStyle w:val="HTMLCode"/>
          <w:rFonts w:ascii="Times New Roman" w:hAnsi="Times New Roman" w:cs="Times New Roman"/>
          <w:shd w:val="clear" w:color="auto" w:fill="F7F7F8"/>
        </w:rPr>
        <w:t>View</w:t>
      </w:r>
      <w:r w:rsidRPr="00773AFE">
        <w:rPr>
          <w:rStyle w:val="apple-converted-space"/>
          <w:spacing w:val="-1"/>
          <w:sz w:val="20"/>
          <w:szCs w:val="20"/>
        </w:rPr>
        <w:t> </w:t>
      </w:r>
      <w:r w:rsidRPr="00773AFE">
        <w:rPr>
          <w:spacing w:val="-1"/>
          <w:sz w:val="20"/>
          <w:szCs w:val="20"/>
        </w:rPr>
        <w:t>class</w:t>
      </w:r>
    </w:p>
    <w:p w:rsidR="00773AFE" w:rsidRDefault="00773AFE" w:rsidP="00773AFE">
      <w:pPr>
        <w:pStyle w:val="NormalWeb"/>
        <w:shd w:val="clear" w:color="auto" w:fill="FFFFFF"/>
        <w:spacing w:before="0" w:beforeAutospacing="0" w:after="0" w:afterAutospacing="0"/>
        <w:rPr>
          <w:spacing w:val="-1"/>
          <w:sz w:val="20"/>
          <w:szCs w:val="20"/>
        </w:rPr>
      </w:pPr>
    </w:p>
    <w:p w:rsidR="00773AFE" w:rsidRPr="00773AFE" w:rsidRDefault="00773AFE" w:rsidP="00773AFE">
      <w:pPr>
        <w:pStyle w:val="NormalWeb"/>
        <w:shd w:val="clear" w:color="auto" w:fill="FFFFFF"/>
        <w:spacing w:before="0" w:beforeAutospacing="0" w:after="0" w:afterAutospacing="0"/>
        <w:rPr>
          <w:spacing w:val="-1"/>
          <w:sz w:val="20"/>
          <w:szCs w:val="20"/>
        </w:rPr>
      </w:pPr>
      <w:r w:rsidRPr="00773AFE">
        <w:rPr>
          <w:spacing w:val="-1"/>
          <w:sz w:val="20"/>
          <w:szCs w:val="20"/>
        </w:rPr>
        <w:t xml:space="preserve">View are typically created to provide a user interface experience with is not possible with the default views. </w:t>
      </w:r>
      <w:r w:rsidRPr="00773AFE">
        <w:rPr>
          <w:spacing w:val="-1"/>
          <w:sz w:val="20"/>
          <w:szCs w:val="20"/>
          <w:highlight w:val="yellow"/>
        </w:rPr>
        <w:t>Using custom view</w:t>
      </w:r>
      <w:r w:rsidRPr="00773AFE">
        <w:rPr>
          <w:spacing w:val="-1"/>
          <w:sz w:val="20"/>
          <w:szCs w:val="20"/>
        </w:rPr>
        <w:t xml:space="preserve"> allows the developer allow to do certain performance optimization, i.e., in case of a custom layout the development can optimize the layout manager for his use case.</w:t>
      </w:r>
    </w:p>
    <w:p w:rsidR="00773AFE" w:rsidRDefault="00773AFE" w:rsidP="00773AFE">
      <w:pPr>
        <w:pStyle w:val="Heading3"/>
        <w:shd w:val="clear" w:color="auto" w:fill="FFFFFF"/>
        <w:spacing w:before="0" w:line="240" w:lineRule="auto"/>
        <w:rPr>
          <w:rFonts w:ascii="Times New Roman" w:hAnsi="Times New Roman" w:cs="Times New Roman"/>
          <w:b w:val="0"/>
          <w:bCs w:val="0"/>
          <w:color w:val="BA3925"/>
          <w:sz w:val="20"/>
          <w:szCs w:val="20"/>
        </w:rPr>
      </w:pPr>
    </w:p>
    <w:p w:rsidR="00773AFE" w:rsidRPr="00773AFE" w:rsidRDefault="00EA43E9" w:rsidP="00773AFE">
      <w:pPr>
        <w:pStyle w:val="Heading3"/>
        <w:shd w:val="clear" w:color="auto" w:fill="FFFFFF"/>
        <w:spacing w:before="0" w:line="240" w:lineRule="auto"/>
        <w:rPr>
          <w:rFonts w:ascii="Times New Roman" w:hAnsi="Times New Roman" w:cs="Times New Roman"/>
          <w:b w:val="0"/>
          <w:bCs w:val="0"/>
          <w:color w:val="BA3925"/>
          <w:sz w:val="20"/>
          <w:szCs w:val="20"/>
        </w:rPr>
      </w:pPr>
      <w:hyperlink r:id="rId440" w:anchor="how-android-draws-the-view-hierarchy" w:history="1">
        <w:r w:rsidR="00773AFE" w:rsidRPr="00773AFE">
          <w:rPr>
            <w:rStyle w:val="Hyperlink"/>
            <w:rFonts w:ascii="Times New Roman" w:hAnsi="Times New Roman" w:cs="Times New Roman"/>
            <w:color w:val="28373C"/>
            <w:sz w:val="20"/>
            <w:szCs w:val="20"/>
          </w:rPr>
          <w:t>How Android draws the view hierarchy</w:t>
        </w:r>
      </w:hyperlink>
    </w:p>
    <w:p w:rsidR="00773AFE" w:rsidRPr="00773AFE" w:rsidRDefault="00773AFE" w:rsidP="00773AFE">
      <w:pPr>
        <w:pStyle w:val="NormalWeb"/>
        <w:shd w:val="clear" w:color="auto" w:fill="FFFFFF"/>
        <w:spacing w:before="0" w:beforeAutospacing="0" w:after="0" w:afterAutospacing="0"/>
        <w:rPr>
          <w:spacing w:val="-1"/>
          <w:sz w:val="20"/>
          <w:szCs w:val="20"/>
        </w:rPr>
      </w:pPr>
      <w:r w:rsidRPr="00773AFE">
        <w:rPr>
          <w:spacing w:val="-1"/>
          <w:sz w:val="20"/>
          <w:szCs w:val="20"/>
        </w:rPr>
        <w:t>Once an activity receives the focus, it must provide the root node of its layout hierarchy to the Android system. Afterwards the Android system starts the drawing procedure.</w:t>
      </w:r>
    </w:p>
    <w:p w:rsidR="00773AFE" w:rsidRPr="00773AFE" w:rsidRDefault="00773AFE" w:rsidP="00773AFE">
      <w:pPr>
        <w:pStyle w:val="NormalWeb"/>
        <w:shd w:val="clear" w:color="auto" w:fill="FFFFFF"/>
        <w:spacing w:before="0" w:beforeAutospacing="0" w:after="0" w:afterAutospacing="0"/>
        <w:rPr>
          <w:spacing w:val="-1"/>
          <w:sz w:val="20"/>
          <w:szCs w:val="20"/>
        </w:rPr>
      </w:pPr>
      <w:r w:rsidRPr="00773AFE">
        <w:rPr>
          <w:spacing w:val="-1"/>
          <w:sz w:val="20"/>
          <w:szCs w:val="20"/>
        </w:rPr>
        <w:t>Drawing begins with the root node of the layout. The layout hierarchy is traversed in the order of declaration, i.e., parents are drawn before their children and children are drawn in the order of declaration.</w:t>
      </w:r>
    </w:p>
    <w:p w:rsidR="00773AFE" w:rsidRDefault="00773AFE" w:rsidP="00773AFE">
      <w:pPr>
        <w:pStyle w:val="NormalWeb"/>
        <w:shd w:val="clear" w:color="auto" w:fill="FFFFFF"/>
        <w:spacing w:before="0" w:beforeAutospacing="0" w:after="0" w:afterAutospacing="0"/>
        <w:rPr>
          <w:spacing w:val="-1"/>
          <w:sz w:val="20"/>
          <w:szCs w:val="20"/>
        </w:rPr>
      </w:pPr>
    </w:p>
    <w:p w:rsidR="00773AFE" w:rsidRPr="00773AFE" w:rsidRDefault="00773AFE" w:rsidP="00773AFE">
      <w:pPr>
        <w:pStyle w:val="NormalWeb"/>
        <w:shd w:val="clear" w:color="auto" w:fill="FFFFFF"/>
        <w:spacing w:before="0" w:beforeAutospacing="0" w:after="0" w:afterAutospacing="0"/>
        <w:rPr>
          <w:spacing w:val="-1"/>
          <w:sz w:val="20"/>
          <w:szCs w:val="20"/>
        </w:rPr>
      </w:pPr>
      <w:r w:rsidRPr="00773AFE">
        <w:rPr>
          <w:spacing w:val="-1"/>
          <w:sz w:val="20"/>
          <w:szCs w:val="20"/>
          <w:highlight w:val="yellow"/>
        </w:rPr>
        <w:t xml:space="preserve">Drawing </w:t>
      </w:r>
      <w:r w:rsidRPr="00773AFE">
        <w:rPr>
          <w:b/>
          <w:i/>
          <w:spacing w:val="-1"/>
          <w:sz w:val="20"/>
          <w:szCs w:val="20"/>
          <w:highlight w:val="yellow"/>
        </w:rPr>
        <w:t>the layout is a two pass</w:t>
      </w:r>
      <w:r w:rsidRPr="00773AFE">
        <w:rPr>
          <w:spacing w:val="-1"/>
          <w:sz w:val="20"/>
          <w:szCs w:val="20"/>
        </w:rPr>
        <w:t xml:space="preserve"> process:</w:t>
      </w:r>
    </w:p>
    <w:p w:rsidR="00773AFE" w:rsidRPr="00773AFE" w:rsidRDefault="00773AFE" w:rsidP="003E3ED9">
      <w:pPr>
        <w:pStyle w:val="NormalWeb"/>
        <w:numPr>
          <w:ilvl w:val="0"/>
          <w:numId w:val="51"/>
        </w:numPr>
        <w:shd w:val="clear" w:color="auto" w:fill="FFFFFF"/>
        <w:spacing w:before="0" w:beforeAutospacing="0" w:after="0" w:afterAutospacing="0"/>
        <w:ind w:left="360"/>
        <w:rPr>
          <w:spacing w:val="-1"/>
          <w:sz w:val="20"/>
          <w:szCs w:val="20"/>
        </w:rPr>
      </w:pPr>
      <w:r w:rsidRPr="00773AFE">
        <w:rPr>
          <w:spacing w:val="-1"/>
          <w:sz w:val="20"/>
          <w:szCs w:val="20"/>
        </w:rPr>
        <w:t>measuring pass - implemented in the`measure(int, int)` method. This happens as a top-down traversal of the view hierarchy. Every view stores its measurements.</w:t>
      </w:r>
    </w:p>
    <w:p w:rsidR="00773AFE" w:rsidRPr="00773AFE" w:rsidRDefault="00773AFE" w:rsidP="003E3ED9">
      <w:pPr>
        <w:pStyle w:val="NormalWeb"/>
        <w:numPr>
          <w:ilvl w:val="0"/>
          <w:numId w:val="51"/>
        </w:numPr>
        <w:shd w:val="clear" w:color="auto" w:fill="FFFFFF"/>
        <w:spacing w:before="0" w:beforeAutospacing="0" w:after="0" w:afterAutospacing="0"/>
        <w:ind w:left="360"/>
        <w:rPr>
          <w:spacing w:val="-1"/>
          <w:sz w:val="20"/>
          <w:szCs w:val="20"/>
        </w:rPr>
      </w:pPr>
      <w:r w:rsidRPr="00773AFE">
        <w:rPr>
          <w:spacing w:val="-1"/>
          <w:sz w:val="20"/>
          <w:szCs w:val="20"/>
        </w:rPr>
        <w:t>layout pass - implemented in the</w:t>
      </w:r>
      <w:r w:rsidRPr="00773AFE">
        <w:rPr>
          <w:rStyle w:val="apple-converted-space"/>
          <w:spacing w:val="-1"/>
          <w:sz w:val="20"/>
          <w:szCs w:val="20"/>
        </w:rPr>
        <w:t> </w:t>
      </w:r>
      <w:r w:rsidRPr="00773AFE">
        <w:rPr>
          <w:rStyle w:val="HTMLCode"/>
          <w:rFonts w:ascii="Times New Roman" w:hAnsi="Times New Roman" w:cs="Times New Roman"/>
          <w:shd w:val="clear" w:color="auto" w:fill="F7F7F8"/>
        </w:rPr>
        <w:t>layout(int, int, int, int)</w:t>
      </w:r>
      <w:r w:rsidRPr="00773AFE">
        <w:rPr>
          <w:rStyle w:val="apple-converted-space"/>
          <w:spacing w:val="-1"/>
          <w:sz w:val="20"/>
          <w:szCs w:val="20"/>
        </w:rPr>
        <w:t> </w:t>
      </w:r>
      <w:r w:rsidRPr="00773AFE">
        <w:rPr>
          <w:spacing w:val="-1"/>
          <w:sz w:val="20"/>
          <w:szCs w:val="20"/>
        </w:rPr>
        <w:t>method. This is also a top-down traversal of the view hierarchy. During this phase each layout manager is responsible for positioning all of its children. It uses the sizes computed in the measure pass.</w:t>
      </w:r>
    </w:p>
    <w:p w:rsidR="002963C2" w:rsidRPr="002963C2" w:rsidRDefault="002963C2" w:rsidP="00773AFE">
      <w:pPr>
        <w:spacing w:after="0" w:line="240" w:lineRule="auto"/>
        <w:rPr>
          <w:rFonts w:ascii="Times New Roman" w:hAnsi="Times New Roman" w:cs="Times New Roman"/>
          <w:b/>
          <w:sz w:val="20"/>
          <w:szCs w:val="20"/>
          <w:u w:val="single"/>
          <w:lang w:val="en-US"/>
        </w:rPr>
      </w:pPr>
    </w:p>
    <w:p w:rsidR="00A412DC" w:rsidRDefault="00A412DC">
      <w:pPr>
        <w:rPr>
          <w:rFonts w:ascii="Times New Roman" w:eastAsia="Times New Roman" w:hAnsi="Times New Roman" w:cs="Times New Roman"/>
          <w:b/>
          <w:kern w:val="36"/>
          <w:sz w:val="24"/>
          <w:szCs w:val="24"/>
          <w:lang w:eastAsia="en-IN"/>
        </w:rPr>
      </w:pPr>
      <w:r>
        <w:rPr>
          <w:bCs/>
          <w:sz w:val="24"/>
          <w:szCs w:val="24"/>
        </w:rPr>
        <w:br w:type="page"/>
      </w:r>
    </w:p>
    <w:p w:rsidR="002963C2" w:rsidRPr="00A412DC" w:rsidRDefault="002963C2" w:rsidP="002963C2">
      <w:pPr>
        <w:pStyle w:val="Heading1"/>
        <w:shd w:val="clear" w:color="auto" w:fill="FFFFFF"/>
        <w:spacing w:before="0" w:beforeAutospacing="0" w:after="0" w:afterAutospacing="0"/>
        <w:rPr>
          <w:bCs w:val="0"/>
          <w:sz w:val="24"/>
          <w:szCs w:val="24"/>
        </w:rPr>
      </w:pPr>
      <w:r w:rsidRPr="00A412DC">
        <w:rPr>
          <w:bCs w:val="0"/>
          <w:sz w:val="24"/>
          <w:szCs w:val="24"/>
        </w:rPr>
        <w:lastRenderedPageBreak/>
        <w:t>Creating Custom Views</w:t>
      </w:r>
    </w:p>
    <w:p w:rsidR="002963C2" w:rsidRPr="002963C2" w:rsidRDefault="002963C2" w:rsidP="002963C2">
      <w:pPr>
        <w:pStyle w:val="NormalWeb"/>
        <w:shd w:val="clear" w:color="auto" w:fill="FFFFFF"/>
        <w:spacing w:before="0" w:beforeAutospacing="0" w:after="0" w:afterAutospacing="0"/>
        <w:rPr>
          <w:sz w:val="20"/>
          <w:szCs w:val="20"/>
        </w:rPr>
      </w:pPr>
      <w:r w:rsidRPr="002963C2">
        <w:rPr>
          <w:sz w:val="20"/>
          <w:szCs w:val="20"/>
        </w:rPr>
        <w:t xml:space="preserve">The Android framework </w:t>
      </w:r>
      <w:r w:rsidRPr="008471BE">
        <w:rPr>
          <w:sz w:val="20"/>
          <w:szCs w:val="20"/>
          <w:highlight w:val="yellow"/>
        </w:rPr>
        <w:t>has a large set of</w:t>
      </w:r>
      <w:r w:rsidRPr="008471BE">
        <w:rPr>
          <w:rStyle w:val="apple-converted-space"/>
          <w:sz w:val="20"/>
          <w:szCs w:val="20"/>
        </w:rPr>
        <w:t> </w:t>
      </w:r>
      <w:r w:rsidRPr="008471BE">
        <w:rPr>
          <w:rStyle w:val="HTMLCode"/>
          <w:rFonts w:ascii="Times New Roman" w:hAnsi="Times New Roman" w:cs="Times New Roman"/>
          <w:b/>
          <w:u w:val="single"/>
        </w:rPr>
        <w:t>View</w:t>
      </w:r>
      <w:r w:rsidRPr="008471BE">
        <w:rPr>
          <w:rStyle w:val="apple-converted-space"/>
          <w:sz w:val="20"/>
          <w:szCs w:val="20"/>
        </w:rPr>
        <w:t> </w:t>
      </w:r>
      <w:r w:rsidRPr="008471BE">
        <w:rPr>
          <w:sz w:val="20"/>
          <w:szCs w:val="20"/>
          <w:highlight w:val="yellow"/>
        </w:rPr>
        <w:t>classes for interacting with the user</w:t>
      </w:r>
      <w:r w:rsidRPr="002963C2">
        <w:rPr>
          <w:sz w:val="20"/>
          <w:szCs w:val="20"/>
        </w:rPr>
        <w:t xml:space="preserve"> and displaying various types of data. But sometimes your app has unique needs that aren’t covered by the built-in views. This class shows you how to create your own views that are robust and reusable.</w:t>
      </w:r>
    </w:p>
    <w:p w:rsidR="002963C2" w:rsidRPr="002963C2" w:rsidRDefault="002963C2" w:rsidP="002963C2">
      <w:pPr>
        <w:pStyle w:val="Heading2"/>
        <w:shd w:val="clear" w:color="auto" w:fill="FFFFFF"/>
        <w:spacing w:before="0" w:line="240" w:lineRule="auto"/>
        <w:rPr>
          <w:rFonts w:ascii="Times New Roman" w:hAnsi="Times New Roman" w:cs="Times New Roman"/>
          <w:b w:val="0"/>
          <w:bCs w:val="0"/>
          <w:color w:val="auto"/>
          <w:sz w:val="20"/>
          <w:szCs w:val="20"/>
        </w:rPr>
      </w:pPr>
      <w:r w:rsidRPr="002963C2">
        <w:rPr>
          <w:rFonts w:ascii="Times New Roman" w:hAnsi="Times New Roman" w:cs="Times New Roman"/>
          <w:b w:val="0"/>
          <w:bCs w:val="0"/>
          <w:color w:val="auto"/>
          <w:sz w:val="20"/>
          <w:szCs w:val="20"/>
        </w:rPr>
        <w:t>Lessons</w:t>
      </w:r>
    </w:p>
    <w:p w:rsidR="002963C2" w:rsidRPr="002963C2" w:rsidRDefault="00EA43E9" w:rsidP="002963C2">
      <w:pPr>
        <w:spacing w:after="0" w:line="240" w:lineRule="auto"/>
        <w:rPr>
          <w:rFonts w:ascii="Times New Roman" w:hAnsi="Times New Roman" w:cs="Times New Roman"/>
          <w:sz w:val="20"/>
          <w:szCs w:val="20"/>
        </w:rPr>
      </w:pPr>
      <w:r>
        <w:rPr>
          <w:rFonts w:ascii="Times New Roman" w:hAnsi="Times New Roman" w:cs="Times New Roman"/>
          <w:sz w:val="20"/>
          <w:szCs w:val="20"/>
        </w:rPr>
        <w:pict>
          <v:rect id="_x0000_i1026" style="width:0;height:.7pt" o:hralign="center" o:hrstd="t" o:hr="t" fillcolor="#a0a0a0" stroked="f"/>
        </w:pict>
      </w:r>
    </w:p>
    <w:p w:rsidR="002963C2" w:rsidRPr="002963C2" w:rsidRDefault="00EA43E9" w:rsidP="002963C2">
      <w:pPr>
        <w:shd w:val="clear" w:color="auto" w:fill="FFFFFF"/>
        <w:spacing w:after="0" w:line="240" w:lineRule="auto"/>
        <w:rPr>
          <w:rFonts w:ascii="Times New Roman" w:hAnsi="Times New Roman" w:cs="Times New Roman"/>
          <w:sz w:val="20"/>
          <w:szCs w:val="20"/>
        </w:rPr>
      </w:pPr>
      <w:hyperlink r:id="rId441" w:history="1">
        <w:r w:rsidR="002963C2" w:rsidRPr="002963C2">
          <w:rPr>
            <w:rStyle w:val="Hyperlink"/>
            <w:rFonts w:ascii="Times New Roman" w:hAnsi="Times New Roman" w:cs="Times New Roman"/>
            <w:b/>
            <w:bCs/>
            <w:color w:val="auto"/>
            <w:sz w:val="20"/>
            <w:szCs w:val="20"/>
          </w:rPr>
          <w:t>Creating a View Class</w:t>
        </w:r>
      </w:hyperlink>
    </w:p>
    <w:p w:rsidR="002963C2" w:rsidRPr="002963C2" w:rsidRDefault="002963C2" w:rsidP="002963C2">
      <w:pPr>
        <w:shd w:val="clear" w:color="auto" w:fill="FFFFFF"/>
        <w:spacing w:after="0" w:line="240" w:lineRule="auto"/>
        <w:ind w:left="720"/>
        <w:rPr>
          <w:rFonts w:ascii="Times New Roman" w:hAnsi="Times New Roman" w:cs="Times New Roman"/>
          <w:sz w:val="20"/>
          <w:szCs w:val="20"/>
        </w:rPr>
      </w:pPr>
      <w:r w:rsidRPr="002963C2">
        <w:rPr>
          <w:rFonts w:ascii="Times New Roman" w:hAnsi="Times New Roman" w:cs="Times New Roman"/>
          <w:sz w:val="20"/>
          <w:szCs w:val="20"/>
        </w:rPr>
        <w:t>Create a class that acts like a built-in view, with custom attributes and support from the</w:t>
      </w:r>
      <w:r w:rsidRPr="002963C2">
        <w:rPr>
          <w:rStyle w:val="apple-converted-space"/>
          <w:rFonts w:ascii="Times New Roman" w:hAnsi="Times New Roman" w:cs="Times New Roman"/>
          <w:sz w:val="20"/>
          <w:szCs w:val="20"/>
        </w:rPr>
        <w:t> </w:t>
      </w:r>
      <w:r w:rsidRPr="008471BE">
        <w:rPr>
          <w:rFonts w:ascii="Times New Roman" w:hAnsi="Times New Roman" w:cs="Times New Roman"/>
          <w:sz w:val="20"/>
          <w:szCs w:val="20"/>
          <w:highlight w:val="yellow"/>
        </w:rPr>
        <w:t>Android Studio</w:t>
      </w:r>
      <w:r w:rsidRPr="008471BE">
        <w:rPr>
          <w:rStyle w:val="apple-converted-space"/>
          <w:rFonts w:ascii="Times New Roman" w:hAnsi="Times New Roman" w:cs="Times New Roman"/>
          <w:sz w:val="20"/>
          <w:szCs w:val="20"/>
        </w:rPr>
        <w:t> </w:t>
      </w:r>
      <w:r w:rsidRPr="008471BE">
        <w:rPr>
          <w:rFonts w:ascii="Times New Roman" w:hAnsi="Times New Roman" w:cs="Times New Roman"/>
          <w:sz w:val="20"/>
          <w:szCs w:val="20"/>
          <w:highlight w:val="yellow"/>
        </w:rPr>
        <w:t>layout editor</w:t>
      </w:r>
      <w:r w:rsidRPr="002963C2">
        <w:rPr>
          <w:rFonts w:ascii="Times New Roman" w:hAnsi="Times New Roman" w:cs="Times New Roman"/>
          <w:sz w:val="20"/>
          <w:szCs w:val="20"/>
        </w:rPr>
        <w:t>.</w:t>
      </w:r>
    </w:p>
    <w:p w:rsidR="002963C2" w:rsidRPr="002963C2" w:rsidRDefault="00EA43E9" w:rsidP="008471BE">
      <w:pPr>
        <w:shd w:val="clear" w:color="auto" w:fill="FFFFFF"/>
        <w:spacing w:after="0" w:line="240" w:lineRule="auto"/>
        <w:rPr>
          <w:rFonts w:ascii="Times New Roman" w:hAnsi="Times New Roman" w:cs="Times New Roman"/>
          <w:sz w:val="20"/>
          <w:szCs w:val="20"/>
        </w:rPr>
      </w:pPr>
      <w:hyperlink r:id="rId442" w:history="1">
        <w:r w:rsidR="002963C2" w:rsidRPr="002963C2">
          <w:rPr>
            <w:rStyle w:val="Hyperlink"/>
            <w:rFonts w:ascii="Times New Roman" w:hAnsi="Times New Roman" w:cs="Times New Roman"/>
            <w:b/>
            <w:bCs/>
            <w:color w:val="auto"/>
            <w:sz w:val="20"/>
            <w:szCs w:val="20"/>
          </w:rPr>
          <w:t>Custom Drawing</w:t>
        </w:r>
      </w:hyperlink>
    </w:p>
    <w:p w:rsidR="002963C2" w:rsidRPr="002963C2" w:rsidRDefault="002963C2" w:rsidP="002963C2">
      <w:pPr>
        <w:shd w:val="clear" w:color="auto" w:fill="FFFFFF"/>
        <w:spacing w:after="0" w:line="240" w:lineRule="auto"/>
        <w:ind w:left="720"/>
        <w:rPr>
          <w:rFonts w:ascii="Times New Roman" w:hAnsi="Times New Roman" w:cs="Times New Roman"/>
          <w:sz w:val="20"/>
          <w:szCs w:val="20"/>
        </w:rPr>
      </w:pPr>
      <w:r w:rsidRPr="002963C2">
        <w:rPr>
          <w:rFonts w:ascii="Times New Roman" w:hAnsi="Times New Roman" w:cs="Times New Roman"/>
          <w:sz w:val="20"/>
          <w:szCs w:val="20"/>
        </w:rPr>
        <w:t>Make your view visually distinctive using the Android graphics system.</w:t>
      </w:r>
    </w:p>
    <w:p w:rsidR="002963C2" w:rsidRPr="002963C2" w:rsidRDefault="00EA43E9" w:rsidP="008471BE">
      <w:pPr>
        <w:shd w:val="clear" w:color="auto" w:fill="FFFFFF"/>
        <w:spacing w:after="0" w:line="240" w:lineRule="auto"/>
        <w:rPr>
          <w:rFonts w:ascii="Times New Roman" w:hAnsi="Times New Roman" w:cs="Times New Roman"/>
          <w:sz w:val="20"/>
          <w:szCs w:val="20"/>
        </w:rPr>
      </w:pPr>
      <w:hyperlink r:id="rId443" w:history="1">
        <w:r w:rsidR="002963C2" w:rsidRPr="002963C2">
          <w:rPr>
            <w:rStyle w:val="Hyperlink"/>
            <w:rFonts w:ascii="Times New Roman" w:hAnsi="Times New Roman" w:cs="Times New Roman"/>
            <w:b/>
            <w:bCs/>
            <w:color w:val="auto"/>
            <w:sz w:val="20"/>
            <w:szCs w:val="20"/>
          </w:rPr>
          <w:t>Making the View Interactive</w:t>
        </w:r>
      </w:hyperlink>
    </w:p>
    <w:p w:rsidR="002963C2" w:rsidRPr="002963C2" w:rsidRDefault="002963C2" w:rsidP="002963C2">
      <w:pPr>
        <w:shd w:val="clear" w:color="auto" w:fill="FFFFFF"/>
        <w:spacing w:after="0" w:line="240" w:lineRule="auto"/>
        <w:ind w:left="720"/>
        <w:rPr>
          <w:rFonts w:ascii="Times New Roman" w:hAnsi="Times New Roman" w:cs="Times New Roman"/>
          <w:sz w:val="20"/>
          <w:szCs w:val="20"/>
        </w:rPr>
      </w:pPr>
      <w:r w:rsidRPr="008471BE">
        <w:rPr>
          <w:rFonts w:ascii="Times New Roman" w:hAnsi="Times New Roman" w:cs="Times New Roman"/>
          <w:sz w:val="20"/>
          <w:szCs w:val="20"/>
          <w:highlight w:val="yellow"/>
        </w:rPr>
        <w:t>Users expect a view to react smoothly and naturally</w:t>
      </w:r>
      <w:r w:rsidRPr="002963C2">
        <w:rPr>
          <w:rFonts w:ascii="Times New Roman" w:hAnsi="Times New Roman" w:cs="Times New Roman"/>
          <w:sz w:val="20"/>
          <w:szCs w:val="20"/>
        </w:rPr>
        <w:t xml:space="preserve"> to input gestures. This lesson discusses how to use gesture detection, physics, and animation to give your user interface a professional feel.</w:t>
      </w:r>
    </w:p>
    <w:p w:rsidR="002963C2" w:rsidRPr="002963C2" w:rsidRDefault="00EA43E9" w:rsidP="008471BE">
      <w:pPr>
        <w:shd w:val="clear" w:color="auto" w:fill="FFFFFF"/>
        <w:spacing w:after="0" w:line="240" w:lineRule="auto"/>
        <w:rPr>
          <w:rFonts w:ascii="Times New Roman" w:hAnsi="Times New Roman" w:cs="Times New Roman"/>
          <w:sz w:val="20"/>
          <w:szCs w:val="20"/>
        </w:rPr>
      </w:pPr>
      <w:hyperlink r:id="rId444" w:history="1">
        <w:r w:rsidR="002963C2" w:rsidRPr="002963C2">
          <w:rPr>
            <w:rStyle w:val="Hyperlink"/>
            <w:rFonts w:ascii="Times New Roman" w:hAnsi="Times New Roman" w:cs="Times New Roman"/>
            <w:b/>
            <w:bCs/>
            <w:color w:val="auto"/>
            <w:sz w:val="20"/>
            <w:szCs w:val="20"/>
          </w:rPr>
          <w:t>Optimizing the View</w:t>
        </w:r>
      </w:hyperlink>
    </w:p>
    <w:p w:rsidR="002963C2" w:rsidRDefault="002963C2" w:rsidP="002963C2">
      <w:pPr>
        <w:shd w:val="clear" w:color="auto" w:fill="FFFFFF"/>
        <w:spacing w:after="0" w:line="240" w:lineRule="auto"/>
        <w:ind w:left="720"/>
        <w:rPr>
          <w:rFonts w:ascii="Times New Roman" w:hAnsi="Times New Roman" w:cs="Times New Roman"/>
          <w:sz w:val="20"/>
          <w:szCs w:val="20"/>
        </w:rPr>
      </w:pPr>
      <w:r w:rsidRPr="002963C2">
        <w:rPr>
          <w:rFonts w:ascii="Times New Roman" w:hAnsi="Times New Roman" w:cs="Times New Roman"/>
          <w:sz w:val="20"/>
          <w:szCs w:val="20"/>
        </w:rPr>
        <w:t xml:space="preserve">No matter </w:t>
      </w:r>
      <w:r w:rsidRPr="008471BE">
        <w:rPr>
          <w:rFonts w:ascii="Times New Roman" w:hAnsi="Times New Roman" w:cs="Times New Roman"/>
          <w:sz w:val="20"/>
          <w:szCs w:val="20"/>
          <w:highlight w:val="yellow"/>
        </w:rPr>
        <w:t>how beautiful your UI is</w:t>
      </w:r>
      <w:r w:rsidRPr="002963C2">
        <w:rPr>
          <w:rFonts w:ascii="Times New Roman" w:hAnsi="Times New Roman" w:cs="Times New Roman"/>
          <w:sz w:val="20"/>
          <w:szCs w:val="20"/>
        </w:rPr>
        <w:t>, users won't love it if it doesn't run at a consistently high frame rate. Learn how to avoid common performance problems, and how to use hardware acceleration to make your custom drawings run faster.</w:t>
      </w:r>
    </w:p>
    <w:p w:rsidR="008471BE" w:rsidRPr="002963C2" w:rsidRDefault="008471BE" w:rsidP="002963C2">
      <w:pPr>
        <w:shd w:val="clear" w:color="auto" w:fill="FFFFFF"/>
        <w:spacing w:after="0" w:line="240" w:lineRule="auto"/>
        <w:ind w:left="720"/>
        <w:rPr>
          <w:rFonts w:ascii="Times New Roman" w:hAnsi="Times New Roman" w:cs="Times New Roman"/>
          <w:sz w:val="20"/>
          <w:szCs w:val="20"/>
        </w:rPr>
      </w:pPr>
    </w:p>
    <w:p w:rsidR="002963C2" w:rsidRPr="008471BE" w:rsidRDefault="002963C2" w:rsidP="002963C2">
      <w:pPr>
        <w:pStyle w:val="Heading1"/>
        <w:shd w:val="clear" w:color="auto" w:fill="FFFFFF"/>
        <w:spacing w:before="0" w:beforeAutospacing="0" w:after="0" w:afterAutospacing="0"/>
        <w:rPr>
          <w:bCs w:val="0"/>
          <w:sz w:val="20"/>
          <w:szCs w:val="20"/>
        </w:rPr>
      </w:pPr>
      <w:r w:rsidRPr="008471BE">
        <w:rPr>
          <w:bCs w:val="0"/>
          <w:sz w:val="20"/>
          <w:szCs w:val="20"/>
        </w:rPr>
        <w:t>Creating a View Class</w:t>
      </w:r>
    </w:p>
    <w:p w:rsidR="002963C2" w:rsidRPr="002963C2" w:rsidRDefault="002963C2" w:rsidP="002963C2">
      <w:pPr>
        <w:pStyle w:val="NormalWeb"/>
        <w:shd w:val="clear" w:color="auto" w:fill="FFFFFF"/>
        <w:spacing w:before="0" w:beforeAutospacing="0" w:after="0" w:afterAutospacing="0"/>
        <w:rPr>
          <w:sz w:val="20"/>
          <w:szCs w:val="20"/>
        </w:rPr>
      </w:pPr>
      <w:r w:rsidRPr="002963C2">
        <w:rPr>
          <w:sz w:val="20"/>
          <w:szCs w:val="20"/>
        </w:rPr>
        <w:t xml:space="preserve">A </w:t>
      </w:r>
      <w:r w:rsidRPr="008471BE">
        <w:rPr>
          <w:b/>
          <w:sz w:val="20"/>
          <w:szCs w:val="20"/>
        </w:rPr>
        <w:t>well-designed custom view</w:t>
      </w:r>
      <w:r w:rsidRPr="002963C2">
        <w:rPr>
          <w:sz w:val="20"/>
          <w:szCs w:val="20"/>
        </w:rPr>
        <w:t xml:space="preserve"> is much like any other well-designed class. It encapsulates a specific set of functionality with an easy to use interface, it uses CPU and memory efficiently, and so forth. In addition to being a well-designed class, though, a </w:t>
      </w:r>
      <w:r w:rsidRPr="008471BE">
        <w:rPr>
          <w:sz w:val="20"/>
          <w:szCs w:val="20"/>
          <w:highlight w:val="yellow"/>
        </w:rPr>
        <w:t>custom view</w:t>
      </w:r>
      <w:r w:rsidRPr="002963C2">
        <w:rPr>
          <w:sz w:val="20"/>
          <w:szCs w:val="20"/>
        </w:rPr>
        <w:t xml:space="preserve"> should:</w:t>
      </w:r>
    </w:p>
    <w:p w:rsidR="002963C2" w:rsidRPr="008471BE" w:rsidRDefault="002963C2" w:rsidP="003E3ED9">
      <w:pPr>
        <w:pStyle w:val="ListParagraph"/>
        <w:numPr>
          <w:ilvl w:val="0"/>
          <w:numId w:val="48"/>
        </w:numPr>
        <w:shd w:val="clear" w:color="auto" w:fill="FFFFFF"/>
        <w:spacing w:after="0" w:line="240" w:lineRule="auto"/>
        <w:rPr>
          <w:rFonts w:ascii="Times New Roman" w:hAnsi="Times New Roman" w:cs="Times New Roman"/>
          <w:sz w:val="16"/>
          <w:szCs w:val="16"/>
        </w:rPr>
      </w:pPr>
      <w:r w:rsidRPr="008471BE">
        <w:rPr>
          <w:rFonts w:ascii="Times New Roman" w:hAnsi="Times New Roman" w:cs="Times New Roman"/>
          <w:sz w:val="16"/>
          <w:szCs w:val="16"/>
        </w:rPr>
        <w:t>Conform to Android standards</w:t>
      </w:r>
    </w:p>
    <w:p w:rsidR="002963C2" w:rsidRPr="008471BE" w:rsidRDefault="002963C2" w:rsidP="003E3ED9">
      <w:pPr>
        <w:pStyle w:val="ListParagraph"/>
        <w:numPr>
          <w:ilvl w:val="0"/>
          <w:numId w:val="48"/>
        </w:numPr>
        <w:shd w:val="clear" w:color="auto" w:fill="FFFFFF"/>
        <w:spacing w:after="0" w:line="240" w:lineRule="auto"/>
        <w:rPr>
          <w:rFonts w:ascii="Times New Roman" w:hAnsi="Times New Roman" w:cs="Times New Roman"/>
          <w:sz w:val="16"/>
          <w:szCs w:val="16"/>
        </w:rPr>
      </w:pPr>
      <w:r w:rsidRPr="008471BE">
        <w:rPr>
          <w:rFonts w:ascii="Times New Roman" w:hAnsi="Times New Roman" w:cs="Times New Roman"/>
          <w:sz w:val="16"/>
          <w:szCs w:val="16"/>
        </w:rPr>
        <w:t>Provide custom styleable attributes that work with Android XML layouts</w:t>
      </w:r>
    </w:p>
    <w:p w:rsidR="002963C2" w:rsidRPr="008471BE" w:rsidRDefault="002963C2" w:rsidP="003E3ED9">
      <w:pPr>
        <w:pStyle w:val="ListParagraph"/>
        <w:numPr>
          <w:ilvl w:val="0"/>
          <w:numId w:val="48"/>
        </w:numPr>
        <w:shd w:val="clear" w:color="auto" w:fill="FFFFFF"/>
        <w:spacing w:after="0" w:line="240" w:lineRule="auto"/>
        <w:rPr>
          <w:rFonts w:ascii="Times New Roman" w:hAnsi="Times New Roman" w:cs="Times New Roman"/>
          <w:sz w:val="16"/>
          <w:szCs w:val="16"/>
        </w:rPr>
      </w:pPr>
      <w:r w:rsidRPr="008471BE">
        <w:rPr>
          <w:rFonts w:ascii="Times New Roman" w:hAnsi="Times New Roman" w:cs="Times New Roman"/>
          <w:sz w:val="16"/>
          <w:szCs w:val="16"/>
        </w:rPr>
        <w:t>Send accessibility events</w:t>
      </w:r>
    </w:p>
    <w:p w:rsidR="002963C2" w:rsidRPr="008471BE" w:rsidRDefault="002963C2" w:rsidP="003E3ED9">
      <w:pPr>
        <w:pStyle w:val="ListParagraph"/>
        <w:numPr>
          <w:ilvl w:val="0"/>
          <w:numId w:val="48"/>
        </w:numPr>
        <w:shd w:val="clear" w:color="auto" w:fill="FFFFFF"/>
        <w:spacing w:after="0" w:line="240" w:lineRule="auto"/>
        <w:rPr>
          <w:rFonts w:ascii="Times New Roman" w:hAnsi="Times New Roman" w:cs="Times New Roman"/>
          <w:sz w:val="16"/>
          <w:szCs w:val="16"/>
        </w:rPr>
      </w:pPr>
      <w:r w:rsidRPr="008471BE">
        <w:rPr>
          <w:rFonts w:ascii="Times New Roman" w:hAnsi="Times New Roman" w:cs="Times New Roman"/>
          <w:sz w:val="16"/>
          <w:szCs w:val="16"/>
        </w:rPr>
        <w:t>Be compatible with multiple Android platforms.</w:t>
      </w:r>
    </w:p>
    <w:p w:rsidR="008471BE" w:rsidRPr="008471BE" w:rsidRDefault="008471BE" w:rsidP="008471BE">
      <w:pPr>
        <w:pStyle w:val="ListParagraph"/>
        <w:shd w:val="clear" w:color="auto" w:fill="FFFFFF"/>
        <w:spacing w:after="0" w:line="240" w:lineRule="auto"/>
        <w:ind w:left="632"/>
        <w:rPr>
          <w:rFonts w:ascii="Times New Roman" w:hAnsi="Times New Roman" w:cs="Times New Roman"/>
          <w:sz w:val="20"/>
          <w:szCs w:val="20"/>
        </w:rPr>
      </w:pPr>
    </w:p>
    <w:p w:rsidR="002963C2" w:rsidRPr="002963C2" w:rsidRDefault="002963C2" w:rsidP="002963C2">
      <w:pPr>
        <w:pStyle w:val="NormalWeb"/>
        <w:shd w:val="clear" w:color="auto" w:fill="FFFFFF"/>
        <w:spacing w:before="0" w:beforeAutospacing="0" w:after="0" w:afterAutospacing="0"/>
        <w:rPr>
          <w:sz w:val="20"/>
          <w:szCs w:val="20"/>
        </w:rPr>
      </w:pPr>
      <w:r w:rsidRPr="002963C2">
        <w:rPr>
          <w:sz w:val="20"/>
          <w:szCs w:val="20"/>
        </w:rPr>
        <w:t xml:space="preserve">The </w:t>
      </w:r>
      <w:r w:rsidRPr="008471BE">
        <w:rPr>
          <w:sz w:val="20"/>
          <w:szCs w:val="20"/>
          <w:highlight w:val="yellow"/>
        </w:rPr>
        <w:t>Android framework provides a set of base classes and XML tags</w:t>
      </w:r>
      <w:r w:rsidRPr="002963C2">
        <w:rPr>
          <w:sz w:val="20"/>
          <w:szCs w:val="20"/>
        </w:rPr>
        <w:t xml:space="preserve"> to help you </w:t>
      </w:r>
      <w:r w:rsidRPr="008471BE">
        <w:rPr>
          <w:sz w:val="20"/>
          <w:szCs w:val="20"/>
          <w:highlight w:val="yellow"/>
        </w:rPr>
        <w:t>create a view</w:t>
      </w:r>
      <w:r w:rsidRPr="002963C2">
        <w:rPr>
          <w:sz w:val="20"/>
          <w:szCs w:val="20"/>
        </w:rPr>
        <w:t xml:space="preserve"> that meets all of these requirements. This lesson discusses how to use the Android framework to create the core functionality of a view class.</w:t>
      </w:r>
    </w:p>
    <w:p w:rsidR="008471BE" w:rsidRDefault="008471BE" w:rsidP="002963C2">
      <w:pPr>
        <w:pStyle w:val="Heading2"/>
        <w:shd w:val="clear" w:color="auto" w:fill="FFFFFF"/>
        <w:spacing w:before="0" w:line="240" w:lineRule="auto"/>
        <w:rPr>
          <w:rFonts w:ascii="Times New Roman" w:hAnsi="Times New Roman" w:cs="Times New Roman"/>
          <w:bCs w:val="0"/>
          <w:color w:val="auto"/>
          <w:sz w:val="20"/>
          <w:szCs w:val="20"/>
        </w:rPr>
      </w:pPr>
    </w:p>
    <w:p w:rsidR="002963C2" w:rsidRPr="008471BE" w:rsidRDefault="002963C2" w:rsidP="002963C2">
      <w:pPr>
        <w:pStyle w:val="Heading2"/>
        <w:shd w:val="clear" w:color="auto" w:fill="FFFFFF"/>
        <w:spacing w:before="0" w:line="240" w:lineRule="auto"/>
        <w:rPr>
          <w:rFonts w:ascii="Times New Roman" w:hAnsi="Times New Roman" w:cs="Times New Roman"/>
          <w:bCs w:val="0"/>
          <w:color w:val="auto"/>
          <w:sz w:val="20"/>
          <w:szCs w:val="20"/>
        </w:rPr>
      </w:pPr>
      <w:r w:rsidRPr="008471BE">
        <w:rPr>
          <w:rFonts w:ascii="Times New Roman" w:hAnsi="Times New Roman" w:cs="Times New Roman"/>
          <w:bCs w:val="0"/>
          <w:color w:val="auto"/>
          <w:sz w:val="20"/>
          <w:szCs w:val="20"/>
        </w:rPr>
        <w:t>Subclass a View</w:t>
      </w:r>
    </w:p>
    <w:p w:rsidR="002963C2" w:rsidRDefault="002963C2" w:rsidP="002963C2">
      <w:pPr>
        <w:pStyle w:val="NormalWeb"/>
        <w:shd w:val="clear" w:color="auto" w:fill="FFFFFF"/>
        <w:spacing w:before="0" w:beforeAutospacing="0" w:after="0" w:afterAutospacing="0"/>
        <w:rPr>
          <w:sz w:val="20"/>
          <w:szCs w:val="20"/>
        </w:rPr>
      </w:pPr>
      <w:r w:rsidRPr="002963C2">
        <w:rPr>
          <w:sz w:val="20"/>
          <w:szCs w:val="20"/>
        </w:rPr>
        <w:t>All of the view classes defined in the Android framework extend</w:t>
      </w:r>
      <w:r w:rsidRPr="002963C2">
        <w:rPr>
          <w:rStyle w:val="apple-converted-space"/>
          <w:sz w:val="20"/>
          <w:szCs w:val="20"/>
        </w:rPr>
        <w:t> </w:t>
      </w:r>
      <w:r w:rsidRPr="008471BE">
        <w:rPr>
          <w:rStyle w:val="HTMLCode"/>
          <w:rFonts w:ascii="Times New Roman" w:hAnsi="Times New Roman" w:cs="Times New Roman"/>
          <w:b/>
          <w:u w:val="single"/>
        </w:rPr>
        <w:t>View</w:t>
      </w:r>
      <w:r w:rsidRPr="002963C2">
        <w:rPr>
          <w:sz w:val="20"/>
          <w:szCs w:val="20"/>
        </w:rPr>
        <w:t>. Your custom view can also extend</w:t>
      </w:r>
      <w:r w:rsidRPr="002963C2">
        <w:rPr>
          <w:rStyle w:val="apple-converted-space"/>
          <w:sz w:val="20"/>
          <w:szCs w:val="20"/>
        </w:rPr>
        <w:t> </w:t>
      </w:r>
      <w:hyperlink r:id="rId445" w:history="1">
        <w:r w:rsidRPr="002963C2">
          <w:rPr>
            <w:rStyle w:val="Hyperlink"/>
            <w:color w:val="auto"/>
            <w:sz w:val="20"/>
            <w:szCs w:val="20"/>
          </w:rPr>
          <w:t>View</w:t>
        </w:r>
      </w:hyperlink>
      <w:r w:rsidRPr="002963C2">
        <w:rPr>
          <w:rStyle w:val="apple-converted-space"/>
          <w:sz w:val="20"/>
          <w:szCs w:val="20"/>
        </w:rPr>
        <w:t> </w:t>
      </w:r>
      <w:r w:rsidRPr="002963C2">
        <w:rPr>
          <w:sz w:val="20"/>
          <w:szCs w:val="20"/>
        </w:rPr>
        <w:t>directly, or you can save time by extending one of the existing view subclasses, such as</w:t>
      </w:r>
      <w:r w:rsidRPr="002963C2">
        <w:rPr>
          <w:rStyle w:val="apple-converted-space"/>
          <w:sz w:val="20"/>
          <w:szCs w:val="20"/>
        </w:rPr>
        <w:t> </w:t>
      </w:r>
      <w:hyperlink r:id="rId446" w:history="1">
        <w:r w:rsidRPr="002963C2">
          <w:rPr>
            <w:rStyle w:val="Hyperlink"/>
            <w:color w:val="auto"/>
            <w:sz w:val="20"/>
            <w:szCs w:val="20"/>
          </w:rPr>
          <w:t>Button</w:t>
        </w:r>
      </w:hyperlink>
      <w:r w:rsidRPr="002963C2">
        <w:rPr>
          <w:sz w:val="20"/>
          <w:szCs w:val="20"/>
        </w:rPr>
        <w:t>.</w:t>
      </w:r>
    </w:p>
    <w:p w:rsidR="008471BE" w:rsidRPr="008471BE" w:rsidRDefault="008471BE" w:rsidP="002963C2">
      <w:pPr>
        <w:pStyle w:val="NormalWeb"/>
        <w:shd w:val="clear" w:color="auto" w:fill="FFFFFF"/>
        <w:spacing w:before="0" w:beforeAutospacing="0" w:after="0" w:afterAutospacing="0"/>
        <w:rPr>
          <w:sz w:val="16"/>
          <w:szCs w:val="16"/>
        </w:rPr>
      </w:pPr>
    </w:p>
    <w:p w:rsidR="002963C2" w:rsidRPr="002963C2" w:rsidRDefault="002963C2" w:rsidP="002963C2">
      <w:pPr>
        <w:pStyle w:val="NormalWeb"/>
        <w:shd w:val="clear" w:color="auto" w:fill="FFFFFF"/>
        <w:spacing w:before="0" w:beforeAutospacing="0" w:after="0" w:afterAutospacing="0"/>
        <w:rPr>
          <w:sz w:val="20"/>
          <w:szCs w:val="20"/>
        </w:rPr>
      </w:pPr>
      <w:r w:rsidRPr="002963C2">
        <w:rPr>
          <w:sz w:val="20"/>
          <w:szCs w:val="20"/>
        </w:rPr>
        <w:t>To allow Android Studio to interact with your view, at a minimum you must provide a constructor that takes a</w:t>
      </w:r>
      <w:r w:rsidRPr="002963C2">
        <w:rPr>
          <w:rStyle w:val="apple-converted-space"/>
          <w:sz w:val="20"/>
          <w:szCs w:val="20"/>
        </w:rPr>
        <w:t> </w:t>
      </w:r>
      <w:hyperlink r:id="rId447" w:history="1">
        <w:r w:rsidRPr="002963C2">
          <w:rPr>
            <w:rStyle w:val="Hyperlink"/>
            <w:color w:val="auto"/>
            <w:sz w:val="20"/>
            <w:szCs w:val="20"/>
          </w:rPr>
          <w:t>Context</w:t>
        </w:r>
      </w:hyperlink>
      <w:r w:rsidRPr="002963C2">
        <w:rPr>
          <w:rStyle w:val="apple-converted-space"/>
          <w:sz w:val="20"/>
          <w:szCs w:val="20"/>
        </w:rPr>
        <w:t> </w:t>
      </w:r>
      <w:r w:rsidRPr="002963C2">
        <w:rPr>
          <w:sz w:val="20"/>
          <w:szCs w:val="20"/>
        </w:rPr>
        <w:t>and an</w:t>
      </w:r>
      <w:r w:rsidRPr="002963C2">
        <w:rPr>
          <w:rStyle w:val="apple-converted-space"/>
          <w:sz w:val="20"/>
          <w:szCs w:val="20"/>
        </w:rPr>
        <w:t> </w:t>
      </w:r>
      <w:r w:rsidRPr="008471BE">
        <w:rPr>
          <w:rStyle w:val="HTMLCode"/>
          <w:rFonts w:ascii="Times New Roman" w:hAnsi="Times New Roman" w:cs="Times New Roman"/>
          <w:b/>
        </w:rPr>
        <w:t>AttributeSe</w:t>
      </w:r>
      <w:r w:rsidRPr="008471BE">
        <w:rPr>
          <w:rStyle w:val="HTMLCode"/>
          <w:rFonts w:ascii="Times New Roman" w:hAnsi="Times New Roman" w:cs="Times New Roman"/>
        </w:rPr>
        <w:t>t</w:t>
      </w:r>
      <w:r w:rsidRPr="002963C2">
        <w:rPr>
          <w:rStyle w:val="apple-converted-space"/>
          <w:sz w:val="20"/>
          <w:szCs w:val="20"/>
        </w:rPr>
        <w:t> </w:t>
      </w:r>
      <w:r w:rsidRPr="002963C2">
        <w:rPr>
          <w:sz w:val="20"/>
          <w:szCs w:val="20"/>
        </w:rPr>
        <w:t>object as parameters. This constructor allows the layout editor to create and edit an instance of your view.</w:t>
      </w:r>
    </w:p>
    <w:p w:rsidR="002963C2" w:rsidRPr="002963C2" w:rsidRDefault="002963C2" w:rsidP="002963C2">
      <w:pPr>
        <w:pStyle w:val="HTMLPreformatted"/>
        <w:pBdr>
          <w:top w:val="single" w:sz="6" w:space="12" w:color="DDDDDD"/>
          <w:left w:val="single" w:sz="6" w:space="12" w:color="DDDDDD"/>
          <w:bottom w:val="single" w:sz="6" w:space="12" w:color="DDDDDD"/>
          <w:right w:val="single" w:sz="6" w:space="12" w:color="DDDDDD"/>
        </w:pBdr>
        <w:shd w:val="clear" w:color="auto" w:fill="F7F7F7"/>
        <w:rPr>
          <w:rFonts w:ascii="Times New Roman" w:hAnsi="Times New Roman" w:cs="Times New Roman"/>
        </w:rPr>
      </w:pPr>
      <w:r w:rsidRPr="002963C2">
        <w:rPr>
          <w:rStyle w:val="kwd"/>
          <w:rFonts w:ascii="Times New Roman" w:hAnsi="Times New Roman" w:cs="Times New Roman"/>
        </w:rPr>
        <w:t>class</w:t>
      </w:r>
      <w:r w:rsidRPr="002963C2">
        <w:rPr>
          <w:rStyle w:val="pln"/>
          <w:rFonts w:ascii="Times New Roman" w:hAnsi="Times New Roman" w:cs="Times New Roman"/>
        </w:rPr>
        <w:t xml:space="preserve"> </w:t>
      </w:r>
      <w:r w:rsidRPr="002963C2">
        <w:rPr>
          <w:rStyle w:val="typ"/>
          <w:rFonts w:ascii="Times New Roman" w:hAnsi="Times New Roman" w:cs="Times New Roman"/>
        </w:rPr>
        <w:t>PieChart</w:t>
      </w:r>
      <w:r w:rsidRPr="002963C2">
        <w:rPr>
          <w:rStyle w:val="pln"/>
          <w:rFonts w:ascii="Times New Roman" w:hAnsi="Times New Roman" w:cs="Times New Roman"/>
        </w:rPr>
        <w:t xml:space="preserve"> </w:t>
      </w:r>
      <w:r w:rsidRPr="002963C2">
        <w:rPr>
          <w:rStyle w:val="kwd"/>
          <w:rFonts w:ascii="Times New Roman" w:hAnsi="Times New Roman" w:cs="Times New Roman"/>
        </w:rPr>
        <w:t>extends</w:t>
      </w:r>
      <w:r w:rsidRPr="002963C2">
        <w:rPr>
          <w:rStyle w:val="pln"/>
          <w:rFonts w:ascii="Times New Roman" w:hAnsi="Times New Roman" w:cs="Times New Roman"/>
        </w:rPr>
        <w:t xml:space="preserve"> </w:t>
      </w:r>
      <w:r w:rsidRPr="002963C2">
        <w:rPr>
          <w:rStyle w:val="typ"/>
          <w:rFonts w:ascii="Times New Roman" w:hAnsi="Times New Roman" w:cs="Times New Roman"/>
        </w:rPr>
        <w:t>View</w:t>
      </w:r>
      <w:r w:rsidRPr="002963C2">
        <w:rPr>
          <w:rStyle w:val="pln"/>
          <w:rFonts w:ascii="Times New Roman" w:hAnsi="Times New Roman" w:cs="Times New Roman"/>
        </w:rPr>
        <w:t xml:space="preserve"> </w:t>
      </w:r>
      <w:r w:rsidRPr="002963C2">
        <w:rPr>
          <w:rStyle w:val="pun"/>
          <w:rFonts w:ascii="Times New Roman" w:hAnsi="Times New Roman" w:cs="Times New Roman"/>
        </w:rPr>
        <w:t>{</w:t>
      </w:r>
      <w:r w:rsidRPr="002963C2">
        <w:rPr>
          <w:rFonts w:ascii="Times New Roman" w:hAnsi="Times New Roman" w:cs="Times New Roman"/>
        </w:rPr>
        <w:br/>
      </w:r>
      <w:r w:rsidRPr="002963C2">
        <w:rPr>
          <w:rStyle w:val="pln"/>
          <w:rFonts w:ascii="Times New Roman" w:hAnsi="Times New Roman" w:cs="Times New Roman"/>
        </w:rPr>
        <w:t xml:space="preserve">    </w:t>
      </w:r>
      <w:r w:rsidRPr="002963C2">
        <w:rPr>
          <w:rStyle w:val="kwd"/>
          <w:rFonts w:ascii="Times New Roman" w:hAnsi="Times New Roman" w:cs="Times New Roman"/>
        </w:rPr>
        <w:t>public</w:t>
      </w:r>
      <w:r w:rsidRPr="002963C2">
        <w:rPr>
          <w:rStyle w:val="pln"/>
          <w:rFonts w:ascii="Times New Roman" w:hAnsi="Times New Roman" w:cs="Times New Roman"/>
        </w:rPr>
        <w:t xml:space="preserve"> </w:t>
      </w:r>
      <w:r w:rsidRPr="002963C2">
        <w:rPr>
          <w:rStyle w:val="typ"/>
          <w:rFonts w:ascii="Times New Roman" w:hAnsi="Times New Roman" w:cs="Times New Roman"/>
        </w:rPr>
        <w:t>PieChart</w:t>
      </w:r>
      <w:r w:rsidRPr="002963C2">
        <w:rPr>
          <w:rStyle w:val="pun"/>
          <w:rFonts w:ascii="Times New Roman" w:hAnsi="Times New Roman" w:cs="Times New Roman"/>
        </w:rPr>
        <w:t>(</w:t>
      </w:r>
      <w:r w:rsidRPr="002963C2">
        <w:rPr>
          <w:rStyle w:val="typ"/>
          <w:rFonts w:ascii="Times New Roman" w:hAnsi="Times New Roman" w:cs="Times New Roman"/>
        </w:rPr>
        <w:t>Context</w:t>
      </w:r>
      <w:r w:rsidRPr="002963C2">
        <w:rPr>
          <w:rStyle w:val="pln"/>
          <w:rFonts w:ascii="Times New Roman" w:hAnsi="Times New Roman" w:cs="Times New Roman"/>
        </w:rPr>
        <w:t xml:space="preserve"> context</w:t>
      </w:r>
      <w:r w:rsidRPr="002963C2">
        <w:rPr>
          <w:rStyle w:val="pun"/>
          <w:rFonts w:ascii="Times New Roman" w:hAnsi="Times New Roman" w:cs="Times New Roman"/>
        </w:rPr>
        <w:t>,</w:t>
      </w:r>
      <w:r w:rsidRPr="002963C2">
        <w:rPr>
          <w:rStyle w:val="pln"/>
          <w:rFonts w:ascii="Times New Roman" w:hAnsi="Times New Roman" w:cs="Times New Roman"/>
        </w:rPr>
        <w:t xml:space="preserve"> </w:t>
      </w:r>
      <w:r w:rsidRPr="002963C2">
        <w:rPr>
          <w:rStyle w:val="typ"/>
          <w:rFonts w:ascii="Times New Roman" w:hAnsi="Times New Roman" w:cs="Times New Roman"/>
        </w:rPr>
        <w:t>AttributeSet</w:t>
      </w:r>
      <w:r w:rsidRPr="002963C2">
        <w:rPr>
          <w:rStyle w:val="pln"/>
          <w:rFonts w:ascii="Times New Roman" w:hAnsi="Times New Roman" w:cs="Times New Roman"/>
        </w:rPr>
        <w:t xml:space="preserve"> attrs</w:t>
      </w:r>
      <w:r w:rsidRPr="002963C2">
        <w:rPr>
          <w:rStyle w:val="pun"/>
          <w:rFonts w:ascii="Times New Roman" w:hAnsi="Times New Roman" w:cs="Times New Roman"/>
        </w:rPr>
        <w:t>)</w:t>
      </w:r>
      <w:r w:rsidRPr="002963C2">
        <w:rPr>
          <w:rStyle w:val="pln"/>
          <w:rFonts w:ascii="Times New Roman" w:hAnsi="Times New Roman" w:cs="Times New Roman"/>
        </w:rPr>
        <w:t xml:space="preserve"> </w:t>
      </w:r>
      <w:r w:rsidRPr="002963C2">
        <w:rPr>
          <w:rStyle w:val="pun"/>
          <w:rFonts w:ascii="Times New Roman" w:hAnsi="Times New Roman" w:cs="Times New Roman"/>
        </w:rPr>
        <w:t>{</w:t>
      </w:r>
      <w:r w:rsidRPr="002963C2">
        <w:rPr>
          <w:rFonts w:ascii="Times New Roman" w:hAnsi="Times New Roman" w:cs="Times New Roman"/>
        </w:rPr>
        <w:br/>
      </w:r>
      <w:r w:rsidRPr="002963C2">
        <w:rPr>
          <w:rStyle w:val="pln"/>
          <w:rFonts w:ascii="Times New Roman" w:hAnsi="Times New Roman" w:cs="Times New Roman"/>
        </w:rPr>
        <w:t xml:space="preserve">        </w:t>
      </w:r>
      <w:r w:rsidRPr="002963C2">
        <w:rPr>
          <w:rStyle w:val="kwd"/>
          <w:rFonts w:ascii="Times New Roman" w:hAnsi="Times New Roman" w:cs="Times New Roman"/>
        </w:rPr>
        <w:t>super</w:t>
      </w:r>
      <w:r w:rsidRPr="002963C2">
        <w:rPr>
          <w:rStyle w:val="pun"/>
          <w:rFonts w:ascii="Times New Roman" w:hAnsi="Times New Roman" w:cs="Times New Roman"/>
        </w:rPr>
        <w:t>(</w:t>
      </w:r>
      <w:r w:rsidRPr="002963C2">
        <w:rPr>
          <w:rStyle w:val="pln"/>
          <w:rFonts w:ascii="Times New Roman" w:hAnsi="Times New Roman" w:cs="Times New Roman"/>
        </w:rPr>
        <w:t>context</w:t>
      </w:r>
      <w:r w:rsidRPr="002963C2">
        <w:rPr>
          <w:rStyle w:val="pun"/>
          <w:rFonts w:ascii="Times New Roman" w:hAnsi="Times New Roman" w:cs="Times New Roman"/>
        </w:rPr>
        <w:t>,</w:t>
      </w:r>
      <w:r w:rsidRPr="002963C2">
        <w:rPr>
          <w:rStyle w:val="pln"/>
          <w:rFonts w:ascii="Times New Roman" w:hAnsi="Times New Roman" w:cs="Times New Roman"/>
        </w:rPr>
        <w:t xml:space="preserve"> attrs</w:t>
      </w:r>
      <w:r w:rsidRPr="002963C2">
        <w:rPr>
          <w:rStyle w:val="pun"/>
          <w:rFonts w:ascii="Times New Roman" w:hAnsi="Times New Roman" w:cs="Times New Roman"/>
        </w:rPr>
        <w:t>);</w:t>
      </w:r>
      <w:r w:rsidRPr="002963C2">
        <w:rPr>
          <w:rFonts w:ascii="Times New Roman" w:hAnsi="Times New Roman" w:cs="Times New Roman"/>
        </w:rPr>
        <w:br/>
      </w:r>
      <w:r w:rsidRPr="002963C2">
        <w:rPr>
          <w:rStyle w:val="pln"/>
          <w:rFonts w:ascii="Times New Roman" w:hAnsi="Times New Roman" w:cs="Times New Roman"/>
        </w:rPr>
        <w:t xml:space="preserve">    </w:t>
      </w:r>
      <w:r w:rsidRPr="002963C2">
        <w:rPr>
          <w:rStyle w:val="pun"/>
          <w:rFonts w:ascii="Times New Roman" w:hAnsi="Times New Roman" w:cs="Times New Roman"/>
        </w:rPr>
        <w:t>}</w:t>
      </w:r>
      <w:r w:rsidRPr="002963C2">
        <w:rPr>
          <w:rFonts w:ascii="Times New Roman" w:hAnsi="Times New Roman" w:cs="Times New Roman"/>
        </w:rPr>
        <w:br/>
      </w:r>
      <w:r w:rsidRPr="002963C2">
        <w:rPr>
          <w:rStyle w:val="pun"/>
          <w:rFonts w:ascii="Times New Roman" w:hAnsi="Times New Roman" w:cs="Times New Roman"/>
        </w:rPr>
        <w:t>}</w:t>
      </w:r>
    </w:p>
    <w:p w:rsidR="008471BE" w:rsidRDefault="008471BE" w:rsidP="002963C2">
      <w:pPr>
        <w:pStyle w:val="Heading2"/>
        <w:shd w:val="clear" w:color="auto" w:fill="FFFFFF"/>
        <w:spacing w:before="0" w:line="240" w:lineRule="auto"/>
        <w:rPr>
          <w:rFonts w:ascii="Times New Roman" w:hAnsi="Times New Roman" w:cs="Times New Roman"/>
          <w:bCs w:val="0"/>
          <w:color w:val="auto"/>
          <w:sz w:val="20"/>
          <w:szCs w:val="20"/>
        </w:rPr>
      </w:pPr>
    </w:p>
    <w:p w:rsidR="002963C2" w:rsidRPr="008471BE" w:rsidRDefault="002963C2" w:rsidP="002963C2">
      <w:pPr>
        <w:pStyle w:val="Heading2"/>
        <w:shd w:val="clear" w:color="auto" w:fill="FFFFFF"/>
        <w:spacing w:before="0" w:line="240" w:lineRule="auto"/>
        <w:rPr>
          <w:rFonts w:ascii="Times New Roman" w:hAnsi="Times New Roman" w:cs="Times New Roman"/>
          <w:bCs w:val="0"/>
          <w:color w:val="auto"/>
          <w:sz w:val="20"/>
          <w:szCs w:val="20"/>
        </w:rPr>
      </w:pPr>
      <w:r w:rsidRPr="008471BE">
        <w:rPr>
          <w:rFonts w:ascii="Times New Roman" w:hAnsi="Times New Roman" w:cs="Times New Roman"/>
          <w:bCs w:val="0"/>
          <w:color w:val="auto"/>
          <w:sz w:val="20"/>
          <w:szCs w:val="20"/>
        </w:rPr>
        <w:t>Define Custom Attributes</w:t>
      </w:r>
    </w:p>
    <w:p w:rsidR="002963C2" w:rsidRPr="002963C2" w:rsidRDefault="002963C2" w:rsidP="002963C2">
      <w:pPr>
        <w:pStyle w:val="NormalWeb"/>
        <w:shd w:val="clear" w:color="auto" w:fill="FFFFFF"/>
        <w:spacing w:before="0" w:beforeAutospacing="0" w:after="0" w:afterAutospacing="0"/>
        <w:rPr>
          <w:sz w:val="20"/>
          <w:szCs w:val="20"/>
        </w:rPr>
      </w:pPr>
      <w:r w:rsidRPr="002963C2">
        <w:rPr>
          <w:sz w:val="20"/>
          <w:szCs w:val="20"/>
        </w:rPr>
        <w:t xml:space="preserve">To </w:t>
      </w:r>
      <w:r w:rsidRPr="008471BE">
        <w:rPr>
          <w:sz w:val="20"/>
          <w:szCs w:val="20"/>
          <w:highlight w:val="yellow"/>
        </w:rPr>
        <w:t>add a built-in</w:t>
      </w:r>
      <w:r w:rsidRPr="008471BE">
        <w:rPr>
          <w:rStyle w:val="apple-converted-space"/>
          <w:sz w:val="20"/>
          <w:szCs w:val="20"/>
        </w:rPr>
        <w:t> </w:t>
      </w:r>
      <w:r w:rsidRPr="008471BE">
        <w:rPr>
          <w:rStyle w:val="HTMLCode"/>
          <w:rFonts w:ascii="Times New Roman" w:hAnsi="Times New Roman" w:cs="Times New Roman"/>
          <w:b/>
        </w:rPr>
        <w:t>View</w:t>
      </w:r>
      <w:r w:rsidRPr="002963C2">
        <w:rPr>
          <w:rStyle w:val="apple-converted-space"/>
          <w:sz w:val="20"/>
          <w:szCs w:val="20"/>
        </w:rPr>
        <w:t> </w:t>
      </w:r>
      <w:r w:rsidRPr="002963C2">
        <w:rPr>
          <w:sz w:val="20"/>
          <w:szCs w:val="20"/>
        </w:rPr>
        <w:t xml:space="preserve">to your user interface, you specify it in </w:t>
      </w:r>
      <w:r w:rsidRPr="008471BE">
        <w:rPr>
          <w:sz w:val="20"/>
          <w:szCs w:val="20"/>
          <w:highlight w:val="yellow"/>
        </w:rPr>
        <w:t>an XML element and control its appearance and behavior with element attributes</w:t>
      </w:r>
      <w:r w:rsidRPr="002963C2">
        <w:rPr>
          <w:sz w:val="20"/>
          <w:szCs w:val="20"/>
        </w:rPr>
        <w:t>. Well-written custom views can also be added and styled via XML. To enable this behavior in your custom view, you must:</w:t>
      </w:r>
    </w:p>
    <w:p w:rsidR="002963C2" w:rsidRPr="008471BE" w:rsidRDefault="002963C2" w:rsidP="003E3ED9">
      <w:pPr>
        <w:pStyle w:val="ListParagraph"/>
        <w:numPr>
          <w:ilvl w:val="0"/>
          <w:numId w:val="49"/>
        </w:numPr>
        <w:shd w:val="clear" w:color="auto" w:fill="FFFFFF"/>
        <w:spacing w:after="0" w:line="240" w:lineRule="auto"/>
        <w:rPr>
          <w:rFonts w:ascii="Times New Roman" w:hAnsi="Times New Roman" w:cs="Times New Roman"/>
          <w:sz w:val="16"/>
          <w:szCs w:val="16"/>
        </w:rPr>
      </w:pPr>
      <w:r w:rsidRPr="008471BE">
        <w:rPr>
          <w:rFonts w:ascii="Times New Roman" w:hAnsi="Times New Roman" w:cs="Times New Roman"/>
          <w:sz w:val="16"/>
          <w:szCs w:val="16"/>
        </w:rPr>
        <w:t>Define custom attributes for your view in a</w:t>
      </w:r>
      <w:r w:rsidRPr="008471BE">
        <w:rPr>
          <w:rStyle w:val="apple-converted-space"/>
          <w:rFonts w:ascii="Times New Roman" w:hAnsi="Times New Roman" w:cs="Times New Roman"/>
          <w:sz w:val="16"/>
          <w:szCs w:val="16"/>
        </w:rPr>
        <w:t> </w:t>
      </w:r>
      <w:r w:rsidRPr="008471BE">
        <w:rPr>
          <w:rStyle w:val="HTMLCode"/>
          <w:rFonts w:ascii="Times New Roman" w:eastAsiaTheme="minorHAnsi" w:hAnsi="Times New Roman" w:cs="Times New Roman"/>
          <w:sz w:val="16"/>
          <w:szCs w:val="16"/>
        </w:rPr>
        <w:t>&lt;declare-styleable&gt;</w:t>
      </w:r>
      <w:r w:rsidRPr="008471BE">
        <w:rPr>
          <w:rStyle w:val="apple-converted-space"/>
          <w:rFonts w:ascii="Times New Roman" w:hAnsi="Times New Roman" w:cs="Times New Roman"/>
          <w:sz w:val="16"/>
          <w:szCs w:val="16"/>
        </w:rPr>
        <w:t> </w:t>
      </w:r>
      <w:r w:rsidRPr="008471BE">
        <w:rPr>
          <w:rFonts w:ascii="Times New Roman" w:hAnsi="Times New Roman" w:cs="Times New Roman"/>
          <w:sz w:val="16"/>
          <w:szCs w:val="16"/>
        </w:rPr>
        <w:t>resource element</w:t>
      </w:r>
    </w:p>
    <w:p w:rsidR="002963C2" w:rsidRPr="008471BE" w:rsidRDefault="002963C2" w:rsidP="003E3ED9">
      <w:pPr>
        <w:pStyle w:val="ListParagraph"/>
        <w:numPr>
          <w:ilvl w:val="0"/>
          <w:numId w:val="49"/>
        </w:numPr>
        <w:shd w:val="clear" w:color="auto" w:fill="FFFFFF"/>
        <w:spacing w:after="0" w:line="240" w:lineRule="auto"/>
        <w:rPr>
          <w:rFonts w:ascii="Times New Roman" w:hAnsi="Times New Roman" w:cs="Times New Roman"/>
          <w:sz w:val="16"/>
          <w:szCs w:val="16"/>
        </w:rPr>
      </w:pPr>
      <w:r w:rsidRPr="008471BE">
        <w:rPr>
          <w:rFonts w:ascii="Times New Roman" w:hAnsi="Times New Roman" w:cs="Times New Roman"/>
          <w:sz w:val="16"/>
          <w:szCs w:val="16"/>
        </w:rPr>
        <w:t>Specify values for the attributes in your XML layout</w:t>
      </w:r>
    </w:p>
    <w:p w:rsidR="002963C2" w:rsidRPr="008471BE" w:rsidRDefault="002963C2" w:rsidP="003E3ED9">
      <w:pPr>
        <w:pStyle w:val="ListParagraph"/>
        <w:numPr>
          <w:ilvl w:val="0"/>
          <w:numId w:val="49"/>
        </w:numPr>
        <w:shd w:val="clear" w:color="auto" w:fill="FFFFFF"/>
        <w:spacing w:after="0" w:line="240" w:lineRule="auto"/>
        <w:rPr>
          <w:rFonts w:ascii="Times New Roman" w:hAnsi="Times New Roman" w:cs="Times New Roman"/>
          <w:sz w:val="16"/>
          <w:szCs w:val="16"/>
        </w:rPr>
      </w:pPr>
      <w:r w:rsidRPr="008471BE">
        <w:rPr>
          <w:rFonts w:ascii="Times New Roman" w:hAnsi="Times New Roman" w:cs="Times New Roman"/>
          <w:sz w:val="16"/>
          <w:szCs w:val="16"/>
        </w:rPr>
        <w:t>Retrieve attribute values at runtime</w:t>
      </w:r>
    </w:p>
    <w:p w:rsidR="002963C2" w:rsidRPr="008471BE" w:rsidRDefault="002963C2" w:rsidP="003E3ED9">
      <w:pPr>
        <w:pStyle w:val="ListParagraph"/>
        <w:numPr>
          <w:ilvl w:val="0"/>
          <w:numId w:val="49"/>
        </w:numPr>
        <w:shd w:val="clear" w:color="auto" w:fill="FFFFFF"/>
        <w:spacing w:after="0" w:line="240" w:lineRule="auto"/>
        <w:rPr>
          <w:rFonts w:ascii="Roboto" w:hAnsi="Roboto"/>
          <w:sz w:val="16"/>
          <w:szCs w:val="16"/>
        </w:rPr>
      </w:pPr>
      <w:r w:rsidRPr="008471BE">
        <w:rPr>
          <w:rFonts w:ascii="Roboto" w:hAnsi="Roboto"/>
          <w:sz w:val="16"/>
          <w:szCs w:val="16"/>
        </w:rPr>
        <w:t>Apply the retrieved attribute values to your view</w:t>
      </w:r>
    </w:p>
    <w:p w:rsidR="002963C2" w:rsidRPr="008471BE" w:rsidRDefault="002963C2" w:rsidP="00215CD2">
      <w:pPr>
        <w:rPr>
          <w:rFonts w:ascii="Times New Roman" w:hAnsi="Times New Roman" w:cs="Times New Roman"/>
          <w:sz w:val="16"/>
          <w:szCs w:val="16"/>
          <w:u w:val="single"/>
          <w:lang w:val="en-US"/>
        </w:rPr>
      </w:pPr>
    </w:p>
    <w:p w:rsidR="002963C2" w:rsidRPr="004672D5" w:rsidRDefault="002963C2" w:rsidP="00215CD2">
      <w:pPr>
        <w:rPr>
          <w:rFonts w:ascii="Times New Roman" w:hAnsi="Times New Roman" w:cs="Times New Roman"/>
          <w:sz w:val="20"/>
          <w:szCs w:val="20"/>
          <w:u w:val="single"/>
          <w:lang w:val="en-US"/>
        </w:rPr>
      </w:pPr>
    </w:p>
    <w:p w:rsidR="000369A1" w:rsidRDefault="000369A1" w:rsidP="00215CD2">
      <w:pPr>
        <w:rPr>
          <w:rFonts w:ascii="Times New Roman" w:hAnsi="Times New Roman" w:cs="Times New Roman"/>
          <w:sz w:val="20"/>
          <w:szCs w:val="20"/>
          <w:u w:val="single"/>
          <w:lang w:val="en-US"/>
        </w:rPr>
      </w:pPr>
    </w:p>
    <w:p w:rsidR="00215CD2" w:rsidRDefault="00215CD2" w:rsidP="00215CD2">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lastRenderedPageBreak/>
        <w:t>Topics to learn</w:t>
      </w:r>
    </w:p>
    <w:p w:rsidR="00244AF8" w:rsidRPr="00244AF8" w:rsidRDefault="00244AF8"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Managing Application Resources</w:t>
      </w:r>
    </w:p>
    <w:p w:rsidR="00244AF8" w:rsidRPr="00244AF8" w:rsidRDefault="00244AF8"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Directories and General Attributes</w:t>
      </w:r>
    </w:p>
    <w:p w:rsidR="00244AF8" w:rsidRPr="00244AF8" w:rsidRDefault="00244AF8"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Views and View Groups</w:t>
      </w:r>
    </w:p>
    <w:p w:rsidR="00244AF8" w:rsidRPr="00244AF8" w:rsidRDefault="00244AF8"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Layouts</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Frame layout</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Table layout</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Linear layout</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Relative layout</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Grid layout</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List Activity</w:t>
      </w:r>
    </w:p>
    <w:p w:rsidR="00244AF8" w:rsidRPr="00244AF8" w:rsidRDefault="00244AF8" w:rsidP="00EC07CA">
      <w:pPr>
        <w:pStyle w:val="ListParagraph"/>
        <w:numPr>
          <w:ilvl w:val="4"/>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XML layout</w:t>
      </w:r>
    </w:p>
    <w:p w:rsidR="00244AF8" w:rsidRPr="00E01507" w:rsidRDefault="00244AF8" w:rsidP="00EC07CA">
      <w:pPr>
        <w:pStyle w:val="ListParagraph"/>
        <w:numPr>
          <w:ilvl w:val="4"/>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Row layout</w:t>
      </w:r>
    </w:p>
    <w:p w:rsidR="00E01507" w:rsidRPr="00E01507" w:rsidRDefault="00E01507" w:rsidP="00EC07CA">
      <w:pPr>
        <w:pStyle w:val="ListParagraph"/>
        <w:numPr>
          <w:ilvl w:val="4"/>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Binding data to list</w:t>
      </w:r>
    </w:p>
    <w:p w:rsidR="00E01507" w:rsidRPr="00244AF8" w:rsidRDefault="00E01507" w:rsidP="00EC07CA">
      <w:pPr>
        <w:pStyle w:val="ListParagraph"/>
        <w:numPr>
          <w:ilvl w:val="4"/>
          <w:numId w:val="1"/>
        </w:numPr>
        <w:spacing w:after="0" w:line="240" w:lineRule="auto"/>
        <w:rPr>
          <w:rFonts w:ascii="Times New Roman" w:hAnsi="Times New Roman" w:cs="Times New Roman"/>
          <w:sz w:val="24"/>
          <w:szCs w:val="24"/>
          <w:lang w:val="en-US"/>
        </w:rPr>
      </w:pPr>
    </w:p>
    <w:p w:rsidR="00244AF8" w:rsidRPr="00244AF8" w:rsidRDefault="00244AF8"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Attributes of UI elements in common views</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UI elements width and height</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Margins and Padding</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Gravity</w:t>
      </w:r>
    </w:p>
    <w:p w:rsidR="00244AF8" w:rsidRPr="00244AF8" w:rsidRDefault="00244AF8" w:rsidP="00EC07CA">
      <w:pPr>
        <w:pStyle w:val="ListParagraph"/>
        <w:numPr>
          <w:ilvl w:val="3"/>
          <w:numId w:val="1"/>
        </w:numPr>
        <w:spacing w:after="0" w:line="240" w:lineRule="auto"/>
        <w:rPr>
          <w:rFonts w:ascii="Times New Roman" w:hAnsi="Times New Roman" w:cs="Times New Roman"/>
          <w:sz w:val="24"/>
          <w:szCs w:val="24"/>
          <w:lang w:val="en-US"/>
        </w:rPr>
      </w:pPr>
    </w:p>
    <w:p w:rsidR="00244AF8" w:rsidRPr="00244AF8" w:rsidRDefault="00244AF8"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Relative layout and layout id</w:t>
      </w:r>
    </w:p>
    <w:p w:rsidR="00244AF8" w:rsidRPr="00244AF8" w:rsidRDefault="00244AF8"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Declaring a layout programmatically</w:t>
      </w:r>
    </w:p>
    <w:p w:rsidR="00244AF8" w:rsidRPr="00244AF8" w:rsidRDefault="00244AF8"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Updating a layout from a separate thread</w:t>
      </w:r>
    </w:p>
    <w:p w:rsidR="00244AF8" w:rsidRPr="00117BBA" w:rsidRDefault="00117BBA"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Manipulation of text</w:t>
      </w:r>
    </w:p>
    <w:p w:rsidR="00117BBA" w:rsidRPr="00244AF8" w:rsidRDefault="00117BBA"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Other Widgets</w:t>
      </w:r>
    </w:p>
    <w:p w:rsidR="00244AF8" w:rsidRPr="0094505E" w:rsidRDefault="00117BBA"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UI Events - Event handlers and listeners</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Intercepting the Physical Key Press</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Building Menus</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Define Menus in XML</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Use the Search Key</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Reacting to Touch Events</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Listen to Fling Gestures</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Use Gestures from user interface libraries</w:t>
      </w:r>
    </w:p>
    <w:p w:rsidR="0094505E" w:rsidRPr="0094505E" w:rsidRDefault="0094505E"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Drawing 3D images</w:t>
      </w:r>
    </w:p>
    <w:p w:rsidR="0094505E" w:rsidRPr="00117BBA" w:rsidRDefault="0094505E" w:rsidP="00EC07CA">
      <w:pPr>
        <w:pStyle w:val="ListParagraph"/>
        <w:numPr>
          <w:ilvl w:val="2"/>
          <w:numId w:val="1"/>
        </w:numPr>
        <w:spacing w:after="0" w:line="240" w:lineRule="auto"/>
        <w:rPr>
          <w:rFonts w:ascii="Times New Roman" w:hAnsi="Times New Roman" w:cs="Times New Roman"/>
          <w:sz w:val="24"/>
          <w:szCs w:val="24"/>
          <w:lang w:val="en-US"/>
        </w:rPr>
      </w:pPr>
    </w:p>
    <w:p w:rsidR="00117BBA" w:rsidRPr="00801B3A" w:rsidRDefault="00117BBA"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Android Custom View</w:t>
      </w:r>
      <w:r w:rsidR="00020875">
        <w:rPr>
          <w:rFonts w:ascii="Times New Roman" w:hAnsi="Times New Roman" w:cs="Times New Roman"/>
          <w:sz w:val="20"/>
          <w:szCs w:val="20"/>
          <w:lang w:val="en-US"/>
        </w:rPr>
        <w:t>, Customize a Button (recipe)</w:t>
      </w:r>
    </w:p>
    <w:p w:rsidR="00801B3A" w:rsidRPr="00801B3A" w:rsidRDefault="00801B3A"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Binding Data with the </w:t>
      </w:r>
      <w:r w:rsidRPr="00020875">
        <w:rPr>
          <w:rFonts w:ascii="Times New Roman" w:hAnsi="Times New Roman" w:cs="Times New Roman"/>
          <w:b/>
          <w:sz w:val="20"/>
          <w:szCs w:val="20"/>
          <w:lang w:val="en-US"/>
        </w:rPr>
        <w:t>AdapterView</w:t>
      </w:r>
      <w:r>
        <w:rPr>
          <w:rFonts w:ascii="Times New Roman" w:hAnsi="Times New Roman" w:cs="Times New Roman"/>
          <w:sz w:val="20"/>
          <w:szCs w:val="20"/>
          <w:lang w:val="en-US"/>
        </w:rPr>
        <w:t xml:space="preserve"> class</w:t>
      </w:r>
    </w:p>
    <w:p w:rsidR="00801B3A" w:rsidRPr="00801B3A" w:rsidRDefault="00801B3A"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Design the </w:t>
      </w:r>
      <w:r w:rsidRPr="00020875">
        <w:rPr>
          <w:rFonts w:ascii="Times New Roman" w:hAnsi="Times New Roman" w:cs="Times New Roman"/>
          <w:b/>
          <w:sz w:val="20"/>
          <w:szCs w:val="20"/>
          <w:lang w:val="en-US"/>
        </w:rPr>
        <w:t>AutoTextComplete</w:t>
      </w:r>
      <w:r>
        <w:rPr>
          <w:rFonts w:ascii="Times New Roman" w:hAnsi="Times New Roman" w:cs="Times New Roman"/>
          <w:sz w:val="20"/>
          <w:szCs w:val="20"/>
          <w:lang w:val="en-US"/>
        </w:rPr>
        <w:t xml:space="preserve"> View</w:t>
      </w:r>
    </w:p>
    <w:p w:rsidR="00801B3A" w:rsidRPr="00B17D71" w:rsidRDefault="00801B3A"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Menus - the options menu, the context menu and sub menus</w:t>
      </w:r>
    </w:p>
    <w:p w:rsidR="00533671" w:rsidRPr="00533671" w:rsidRDefault="00533671"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Handling Pictures and Menus with Views</w:t>
      </w:r>
    </w:p>
    <w:p w:rsidR="00533671" w:rsidRPr="00533671" w:rsidRDefault="00533671"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Display Images with Gallery and Grid Views</w:t>
      </w:r>
    </w:p>
    <w:p w:rsidR="00533671" w:rsidRPr="0094505E" w:rsidRDefault="00533671" w:rsidP="00EC07CA">
      <w:pPr>
        <w:pStyle w:val="ListParagraph"/>
        <w:numPr>
          <w:ilvl w:val="2"/>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Use ImageSwitcher View</w:t>
      </w:r>
    </w:p>
    <w:p w:rsidR="0094505E" w:rsidRPr="0094505E" w:rsidRDefault="0094505E"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Action Bar - Create an Action bar, Using </w:t>
      </w:r>
      <w:r w:rsidRPr="00020875">
        <w:rPr>
          <w:rFonts w:ascii="Times New Roman" w:hAnsi="Times New Roman" w:cs="Times New Roman"/>
          <w:b/>
          <w:sz w:val="20"/>
          <w:szCs w:val="20"/>
          <w:lang w:val="en-US"/>
        </w:rPr>
        <w:t>ActionBarSherlock</w:t>
      </w:r>
    </w:p>
    <w:p w:rsidR="0094505E" w:rsidRPr="00CD0FC1" w:rsidRDefault="0094505E"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Notifications, Toasts, Alerts, Dialogs</w:t>
      </w:r>
    </w:p>
    <w:p w:rsidR="00CD0FC1" w:rsidRPr="0094505E" w:rsidRDefault="00CD0FC1"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Create Your Own Widget or Custom Widgets</w:t>
      </w:r>
    </w:p>
    <w:p w:rsidR="0094505E" w:rsidRPr="0094505E" w:rsidRDefault="0094505E"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Navigation as part of UI Design</w:t>
      </w:r>
    </w:p>
    <w:p w:rsidR="0094505E" w:rsidRPr="0094505E" w:rsidRDefault="0094505E"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Prototyping User Interfaces as part of UI Design</w:t>
      </w:r>
    </w:p>
    <w:p w:rsidR="0094505E" w:rsidRPr="00533671" w:rsidRDefault="0094505E" w:rsidP="00EC07CA">
      <w:pPr>
        <w:pStyle w:val="ListParagraph"/>
        <w:numPr>
          <w:ilvl w:val="1"/>
          <w:numId w:val="1"/>
        </w:numPr>
        <w:spacing w:after="0" w:line="240" w:lineRule="auto"/>
        <w:rPr>
          <w:rFonts w:ascii="Times New Roman" w:hAnsi="Times New Roman" w:cs="Times New Roman"/>
          <w:sz w:val="24"/>
          <w:szCs w:val="24"/>
          <w:lang w:val="en-US"/>
        </w:rPr>
      </w:pPr>
      <w:r>
        <w:rPr>
          <w:rFonts w:ascii="Times New Roman" w:hAnsi="Times New Roman" w:cs="Times New Roman"/>
          <w:sz w:val="20"/>
          <w:szCs w:val="20"/>
          <w:lang w:val="en-US"/>
        </w:rPr>
        <w:t>Android User Experience</w:t>
      </w:r>
    </w:p>
    <w:p w:rsidR="00EC07CA" w:rsidRDefault="00EC07CA" w:rsidP="00D73567">
      <w:pPr>
        <w:rPr>
          <w:rFonts w:ascii="Times New Roman" w:hAnsi="Times New Roman" w:cs="Times New Roman"/>
          <w:sz w:val="20"/>
          <w:szCs w:val="20"/>
          <w:u w:val="single"/>
          <w:lang w:val="en-US"/>
        </w:rPr>
      </w:pPr>
    </w:p>
    <w:p w:rsidR="00D73567" w:rsidRPr="00D73567" w:rsidRDefault="00D73567" w:rsidP="00D73567">
      <w:pPr>
        <w:rPr>
          <w:rFonts w:ascii="Times New Roman" w:hAnsi="Times New Roman" w:cs="Times New Roman"/>
          <w:sz w:val="20"/>
          <w:szCs w:val="20"/>
          <w:u w:val="single"/>
          <w:lang w:val="en-US"/>
        </w:rPr>
      </w:pPr>
      <w:r w:rsidRPr="00D73567">
        <w:rPr>
          <w:rFonts w:ascii="Times New Roman" w:hAnsi="Times New Roman" w:cs="Times New Roman"/>
          <w:sz w:val="20"/>
          <w:szCs w:val="20"/>
          <w:u w:val="single"/>
          <w:lang w:val="en-US"/>
        </w:rPr>
        <w:lastRenderedPageBreak/>
        <w:t xml:space="preserve">Illustrated Example </w:t>
      </w:r>
    </w:p>
    <w:p w:rsidR="004F2941" w:rsidRDefault="004F2941" w:rsidP="002963C2">
      <w:pPr>
        <w:pStyle w:val="ListParagraph"/>
        <w:ind w:left="1080"/>
        <w:rPr>
          <w:rFonts w:ascii="Times New Roman" w:hAnsi="Times New Roman" w:cs="Times New Roman"/>
          <w:b/>
          <w:sz w:val="20"/>
          <w:szCs w:val="20"/>
          <w:lang w:val="en-US"/>
        </w:rPr>
      </w:pPr>
      <w:r>
        <w:rPr>
          <w:rFonts w:ascii="Times New Roman" w:hAnsi="Times New Roman" w:cs="Times New Roman"/>
          <w:b/>
          <w:sz w:val="20"/>
          <w:szCs w:val="20"/>
          <w:lang w:val="en-US"/>
        </w:rPr>
        <w:t>User Interface</w:t>
      </w:r>
    </w:p>
    <w:p w:rsidR="004F2941" w:rsidRDefault="004F2941" w:rsidP="003E3ED9">
      <w:pPr>
        <w:pStyle w:val="ListParagraph"/>
        <w:numPr>
          <w:ilvl w:val="0"/>
          <w:numId w:val="52"/>
        </w:numPr>
        <w:rPr>
          <w:rFonts w:ascii="Times New Roman" w:hAnsi="Times New Roman" w:cs="Times New Roman"/>
          <w:sz w:val="20"/>
          <w:szCs w:val="20"/>
          <w:lang w:val="en-US"/>
        </w:rPr>
      </w:pPr>
      <w:r w:rsidRPr="004F2941">
        <w:rPr>
          <w:rFonts w:ascii="Times New Roman" w:hAnsi="Times New Roman" w:cs="Times New Roman"/>
          <w:sz w:val="20"/>
          <w:szCs w:val="20"/>
          <w:lang w:val="en-US"/>
        </w:rPr>
        <w:t>https://developer.android.com/guide/topics/ui/index.html</w:t>
      </w:r>
    </w:p>
    <w:p w:rsidR="004F2941" w:rsidRDefault="004F2941" w:rsidP="003E3ED9">
      <w:pPr>
        <w:pStyle w:val="ListParagraph"/>
        <w:numPr>
          <w:ilvl w:val="0"/>
          <w:numId w:val="52"/>
        </w:numPr>
        <w:rPr>
          <w:rFonts w:ascii="Times New Roman" w:hAnsi="Times New Roman" w:cs="Times New Roman"/>
          <w:sz w:val="20"/>
          <w:szCs w:val="20"/>
          <w:lang w:val="en-US"/>
        </w:rPr>
      </w:pPr>
      <w:r w:rsidRPr="004F2941">
        <w:rPr>
          <w:rFonts w:ascii="Times New Roman" w:hAnsi="Times New Roman" w:cs="Times New Roman"/>
          <w:sz w:val="20"/>
          <w:szCs w:val="20"/>
          <w:lang w:val="en-US"/>
        </w:rPr>
        <w:t>https://developer.android.com/guide/topics/ui/overview.html</w:t>
      </w:r>
    </w:p>
    <w:p w:rsidR="00FB7320" w:rsidRPr="00813F02" w:rsidRDefault="00FB7320" w:rsidP="003E3ED9">
      <w:pPr>
        <w:pStyle w:val="ListParagraph"/>
        <w:numPr>
          <w:ilvl w:val="0"/>
          <w:numId w:val="52"/>
        </w:numPr>
        <w:rPr>
          <w:rFonts w:ascii="Times New Roman" w:hAnsi="Times New Roman" w:cs="Times New Roman"/>
          <w:sz w:val="20"/>
          <w:szCs w:val="20"/>
          <w:lang w:val="en-US"/>
        </w:rPr>
      </w:pPr>
      <w:r w:rsidRPr="00813F02">
        <w:rPr>
          <w:rFonts w:ascii="Times New Roman" w:hAnsi="Times New Roman" w:cs="Times New Roman"/>
          <w:sz w:val="20"/>
          <w:szCs w:val="20"/>
          <w:lang w:val="en-US"/>
        </w:rPr>
        <w:t>http://eagle.phys.utk.edu/guidry/android/androidUserInterface.html</w:t>
      </w:r>
    </w:p>
    <w:p w:rsidR="00FB7320" w:rsidRPr="00FB7320" w:rsidRDefault="00FB7320" w:rsidP="00FB7320">
      <w:pPr>
        <w:pStyle w:val="ListParagraph"/>
        <w:ind w:left="1080"/>
        <w:rPr>
          <w:rFonts w:ascii="Times New Roman" w:hAnsi="Times New Roman" w:cs="Times New Roman"/>
          <w:b/>
          <w:sz w:val="20"/>
          <w:szCs w:val="20"/>
          <w:lang w:val="en-US"/>
        </w:rPr>
      </w:pPr>
      <w:r w:rsidRPr="00FB7320">
        <w:rPr>
          <w:rFonts w:ascii="Times New Roman" w:hAnsi="Times New Roman" w:cs="Times New Roman"/>
          <w:b/>
          <w:sz w:val="20"/>
          <w:szCs w:val="20"/>
          <w:lang w:val="en-US"/>
        </w:rPr>
        <w:t>Simple UI</w:t>
      </w:r>
      <w:r>
        <w:rPr>
          <w:rFonts w:ascii="Times New Roman" w:hAnsi="Times New Roman" w:cs="Times New Roman"/>
          <w:b/>
          <w:sz w:val="20"/>
          <w:szCs w:val="20"/>
          <w:lang w:val="en-US"/>
        </w:rPr>
        <w:t>, UI Overview, UI</w:t>
      </w:r>
    </w:p>
    <w:p w:rsidR="00FB7320" w:rsidRDefault="00FB7320" w:rsidP="003E3ED9">
      <w:pPr>
        <w:pStyle w:val="ListParagraph"/>
        <w:numPr>
          <w:ilvl w:val="0"/>
          <w:numId w:val="52"/>
        </w:numPr>
        <w:rPr>
          <w:rFonts w:ascii="Times New Roman" w:hAnsi="Times New Roman" w:cs="Times New Roman"/>
          <w:sz w:val="20"/>
          <w:szCs w:val="20"/>
          <w:lang w:val="en-US"/>
        </w:rPr>
      </w:pPr>
      <w:r w:rsidRPr="00FB7320">
        <w:rPr>
          <w:rFonts w:ascii="Times New Roman" w:hAnsi="Times New Roman" w:cs="Times New Roman"/>
          <w:sz w:val="20"/>
          <w:szCs w:val="20"/>
          <w:lang w:val="en-US"/>
        </w:rPr>
        <w:t>https://developer.android.com/training/basics/firstapp/building-ui.html</w:t>
      </w:r>
    </w:p>
    <w:p w:rsidR="00FB7320" w:rsidRDefault="00FB7320" w:rsidP="003E3ED9">
      <w:pPr>
        <w:pStyle w:val="ListParagraph"/>
        <w:numPr>
          <w:ilvl w:val="0"/>
          <w:numId w:val="52"/>
        </w:numPr>
        <w:rPr>
          <w:rFonts w:ascii="Times New Roman" w:hAnsi="Times New Roman" w:cs="Times New Roman"/>
          <w:sz w:val="20"/>
          <w:szCs w:val="20"/>
          <w:lang w:val="en-US"/>
        </w:rPr>
      </w:pPr>
      <w:r w:rsidRPr="00FB7320">
        <w:rPr>
          <w:rFonts w:ascii="Times New Roman" w:hAnsi="Times New Roman" w:cs="Times New Roman"/>
          <w:sz w:val="20"/>
          <w:szCs w:val="20"/>
          <w:lang w:val="en-US"/>
        </w:rPr>
        <w:t>https://developer.android.com/guide/topics/ui/overview.html#UIComponents</w:t>
      </w:r>
    </w:p>
    <w:p w:rsidR="00FB7320" w:rsidRPr="00813F02" w:rsidRDefault="00FB7320" w:rsidP="003E3ED9">
      <w:pPr>
        <w:pStyle w:val="ListParagraph"/>
        <w:numPr>
          <w:ilvl w:val="0"/>
          <w:numId w:val="52"/>
        </w:numPr>
        <w:rPr>
          <w:rFonts w:ascii="Times New Roman" w:hAnsi="Times New Roman" w:cs="Times New Roman"/>
          <w:sz w:val="20"/>
          <w:szCs w:val="20"/>
          <w:lang w:val="en-US"/>
        </w:rPr>
      </w:pPr>
      <w:r w:rsidRPr="00813F02">
        <w:rPr>
          <w:rFonts w:ascii="Times New Roman" w:hAnsi="Times New Roman" w:cs="Times New Roman"/>
          <w:sz w:val="20"/>
          <w:szCs w:val="20"/>
          <w:lang w:val="en-US"/>
        </w:rPr>
        <w:t>https://developer.android.com/guide/topics/ui/index.html</w:t>
      </w:r>
    </w:p>
    <w:p w:rsidR="00FB7320" w:rsidRPr="00FB7320" w:rsidRDefault="00FB7320" w:rsidP="00FB7320">
      <w:pPr>
        <w:pStyle w:val="ListParagraph"/>
        <w:ind w:left="1080"/>
        <w:rPr>
          <w:rFonts w:ascii="Times New Roman" w:hAnsi="Times New Roman" w:cs="Times New Roman"/>
          <w:b/>
          <w:sz w:val="20"/>
          <w:szCs w:val="20"/>
          <w:lang w:val="en-US"/>
        </w:rPr>
      </w:pPr>
      <w:r w:rsidRPr="00FB7320">
        <w:rPr>
          <w:rFonts w:ascii="Times New Roman" w:hAnsi="Times New Roman" w:cs="Times New Roman"/>
          <w:b/>
          <w:sz w:val="20"/>
          <w:szCs w:val="20"/>
          <w:lang w:val="en-US"/>
        </w:rPr>
        <w:t>UI Controls</w:t>
      </w:r>
    </w:p>
    <w:p w:rsidR="00FB7320" w:rsidRPr="00813F02" w:rsidRDefault="00FB7320" w:rsidP="003E3ED9">
      <w:pPr>
        <w:pStyle w:val="ListParagraph"/>
        <w:numPr>
          <w:ilvl w:val="0"/>
          <w:numId w:val="52"/>
        </w:numPr>
        <w:rPr>
          <w:rFonts w:ascii="Times New Roman" w:hAnsi="Times New Roman" w:cs="Times New Roman"/>
          <w:sz w:val="20"/>
          <w:szCs w:val="20"/>
          <w:lang w:val="en-US"/>
        </w:rPr>
      </w:pPr>
      <w:r w:rsidRPr="00813F02">
        <w:rPr>
          <w:rFonts w:ascii="Times New Roman" w:hAnsi="Times New Roman" w:cs="Times New Roman"/>
          <w:sz w:val="20"/>
          <w:szCs w:val="20"/>
          <w:lang w:val="en-US"/>
        </w:rPr>
        <w:t>https://www.tutorialspoint.com/android/android_user_interface_controls.htm</w:t>
      </w:r>
    </w:p>
    <w:p w:rsidR="00FB7320" w:rsidRPr="00FB7320" w:rsidRDefault="00FB7320" w:rsidP="00FB7320">
      <w:pPr>
        <w:pStyle w:val="ListParagraph"/>
        <w:ind w:left="1080"/>
        <w:rPr>
          <w:rFonts w:ascii="Times New Roman" w:hAnsi="Times New Roman" w:cs="Times New Roman"/>
          <w:b/>
          <w:sz w:val="20"/>
          <w:szCs w:val="20"/>
          <w:lang w:val="en-US"/>
        </w:rPr>
      </w:pPr>
      <w:r w:rsidRPr="00FB7320">
        <w:rPr>
          <w:rFonts w:ascii="Times New Roman" w:hAnsi="Times New Roman" w:cs="Times New Roman"/>
          <w:b/>
          <w:sz w:val="20"/>
          <w:szCs w:val="20"/>
          <w:lang w:val="en-US"/>
        </w:rPr>
        <w:t>UI Design</w:t>
      </w:r>
    </w:p>
    <w:p w:rsidR="00FB7320" w:rsidRDefault="00FB7320" w:rsidP="003E3ED9">
      <w:pPr>
        <w:pStyle w:val="ListParagraph"/>
        <w:numPr>
          <w:ilvl w:val="0"/>
          <w:numId w:val="52"/>
        </w:numPr>
        <w:rPr>
          <w:rFonts w:ascii="Times New Roman" w:hAnsi="Times New Roman" w:cs="Times New Roman"/>
          <w:sz w:val="20"/>
          <w:szCs w:val="20"/>
          <w:lang w:val="en-US"/>
        </w:rPr>
      </w:pPr>
      <w:r w:rsidRPr="00FB7320">
        <w:rPr>
          <w:rFonts w:ascii="Times New Roman" w:hAnsi="Times New Roman" w:cs="Times New Roman"/>
          <w:sz w:val="20"/>
          <w:szCs w:val="20"/>
          <w:lang w:val="en-US"/>
        </w:rPr>
        <w:t>https://www.tutorialspoint.com/android/android_ui_design.htm</w:t>
      </w:r>
    </w:p>
    <w:p w:rsidR="00FB7320" w:rsidRDefault="00FB7320" w:rsidP="003E3ED9">
      <w:pPr>
        <w:pStyle w:val="ListParagraph"/>
        <w:numPr>
          <w:ilvl w:val="0"/>
          <w:numId w:val="52"/>
        </w:numPr>
        <w:rPr>
          <w:rFonts w:ascii="Times New Roman" w:hAnsi="Times New Roman" w:cs="Times New Roman"/>
          <w:sz w:val="20"/>
          <w:szCs w:val="20"/>
          <w:lang w:val="en-US"/>
        </w:rPr>
      </w:pPr>
      <w:r w:rsidRPr="00FB7320">
        <w:rPr>
          <w:rFonts w:ascii="Times New Roman" w:hAnsi="Times New Roman" w:cs="Times New Roman"/>
          <w:sz w:val="20"/>
          <w:szCs w:val="20"/>
          <w:lang w:val="en-US"/>
        </w:rPr>
        <w:t>https://www3.ntu.edu.sg/home/ehchua/programming/android/Android_BasicsUI.html</w:t>
      </w:r>
    </w:p>
    <w:p w:rsidR="00FB7320" w:rsidRDefault="00FB7320" w:rsidP="003E3ED9">
      <w:pPr>
        <w:pStyle w:val="ListParagraph"/>
        <w:numPr>
          <w:ilvl w:val="0"/>
          <w:numId w:val="52"/>
        </w:numPr>
        <w:rPr>
          <w:rFonts w:ascii="Times New Roman" w:hAnsi="Times New Roman" w:cs="Times New Roman"/>
          <w:sz w:val="20"/>
          <w:szCs w:val="20"/>
          <w:lang w:val="en-US"/>
        </w:rPr>
      </w:pPr>
      <w:r w:rsidRPr="00813F02">
        <w:rPr>
          <w:rFonts w:ascii="Times New Roman" w:hAnsi="Times New Roman" w:cs="Times New Roman"/>
          <w:sz w:val="20"/>
          <w:szCs w:val="20"/>
          <w:lang w:val="en-US"/>
        </w:rPr>
        <w:t>https://developer.android.com/training/best-ui.html</w:t>
      </w:r>
    </w:p>
    <w:p w:rsidR="00813F02" w:rsidRDefault="00813F02" w:rsidP="00813F02">
      <w:pPr>
        <w:pStyle w:val="ListParagraph"/>
        <w:ind w:left="1080"/>
        <w:rPr>
          <w:rFonts w:ascii="Times New Roman" w:hAnsi="Times New Roman" w:cs="Times New Roman"/>
          <w:sz w:val="20"/>
          <w:szCs w:val="20"/>
          <w:lang w:val="en-US"/>
        </w:rPr>
      </w:pPr>
    </w:p>
    <w:p w:rsidR="002963C2" w:rsidRPr="00773AFE" w:rsidRDefault="002963C2" w:rsidP="002963C2">
      <w:pPr>
        <w:pStyle w:val="ListParagraph"/>
        <w:ind w:left="1080"/>
        <w:rPr>
          <w:rFonts w:ascii="Times New Roman" w:hAnsi="Times New Roman" w:cs="Times New Roman"/>
          <w:b/>
          <w:sz w:val="20"/>
          <w:szCs w:val="20"/>
          <w:lang w:val="en-US"/>
        </w:rPr>
      </w:pPr>
      <w:r w:rsidRPr="00773AFE">
        <w:rPr>
          <w:rFonts w:ascii="Times New Roman" w:hAnsi="Times New Roman" w:cs="Times New Roman"/>
          <w:b/>
          <w:sz w:val="20"/>
          <w:szCs w:val="20"/>
          <w:lang w:val="en-US"/>
        </w:rPr>
        <w:t>Layouts</w:t>
      </w:r>
    </w:p>
    <w:p w:rsidR="004B4ADB" w:rsidRPr="00773AFE" w:rsidRDefault="002963C2"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http://www.learn-android.com/2010/01/05/android-layout-tutorial/</w:t>
      </w:r>
    </w:p>
    <w:p w:rsidR="002963C2" w:rsidRPr="00773AFE" w:rsidRDefault="002963C2"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https://developer.android.com/guide/topics/ui/declaring-layout.html</w:t>
      </w:r>
    </w:p>
    <w:p w:rsidR="00773AFE" w:rsidRPr="00813F02" w:rsidRDefault="00773AFE" w:rsidP="003E3ED9">
      <w:pPr>
        <w:pStyle w:val="ListParagraph"/>
        <w:numPr>
          <w:ilvl w:val="0"/>
          <w:numId w:val="44"/>
        </w:numPr>
        <w:rPr>
          <w:rFonts w:ascii="Times New Roman" w:hAnsi="Times New Roman" w:cs="Times New Roman"/>
          <w:sz w:val="20"/>
          <w:szCs w:val="20"/>
          <w:lang w:val="en-US"/>
        </w:rPr>
      </w:pPr>
      <w:r w:rsidRPr="00813F02">
        <w:rPr>
          <w:rFonts w:ascii="Times New Roman" w:hAnsi="Times New Roman" w:cs="Times New Roman"/>
          <w:sz w:val="20"/>
          <w:szCs w:val="20"/>
          <w:lang w:val="en-US"/>
        </w:rPr>
        <w:t>https://www.tutorialspoint.com/android/android_user_interface_layouts.htm</w:t>
      </w:r>
    </w:p>
    <w:p w:rsidR="00773AFE" w:rsidRPr="00773AFE" w:rsidRDefault="00773AFE" w:rsidP="00773AFE">
      <w:pPr>
        <w:pStyle w:val="ListParagraph"/>
        <w:ind w:left="1080"/>
        <w:rPr>
          <w:rFonts w:ascii="Times New Roman" w:hAnsi="Times New Roman" w:cs="Times New Roman"/>
          <w:b/>
          <w:sz w:val="20"/>
          <w:szCs w:val="20"/>
          <w:lang w:val="en-US"/>
        </w:rPr>
      </w:pPr>
      <w:r w:rsidRPr="00773AFE">
        <w:rPr>
          <w:rFonts w:ascii="Times New Roman" w:hAnsi="Times New Roman" w:cs="Times New Roman"/>
          <w:b/>
          <w:sz w:val="20"/>
          <w:szCs w:val="20"/>
          <w:lang w:val="en-US"/>
        </w:rPr>
        <w:t>View</w:t>
      </w:r>
      <w:r w:rsidR="00FB7320">
        <w:rPr>
          <w:rFonts w:ascii="Times New Roman" w:hAnsi="Times New Roman" w:cs="Times New Roman"/>
          <w:b/>
          <w:sz w:val="20"/>
          <w:szCs w:val="20"/>
          <w:lang w:val="en-US"/>
        </w:rPr>
        <w:t>, ViewGroup</w:t>
      </w:r>
    </w:p>
    <w:p w:rsidR="00773AFE" w:rsidRDefault="00773AFE"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http://tutorials.jenkov.com/android/view-viewgroup.html</w:t>
      </w:r>
    </w:p>
    <w:p w:rsidR="00A7201C" w:rsidRDefault="00A7201C" w:rsidP="003E3ED9">
      <w:pPr>
        <w:pStyle w:val="ListParagraph"/>
        <w:numPr>
          <w:ilvl w:val="0"/>
          <w:numId w:val="44"/>
        </w:numPr>
        <w:rPr>
          <w:rFonts w:ascii="Times New Roman" w:hAnsi="Times New Roman" w:cs="Times New Roman"/>
          <w:sz w:val="20"/>
          <w:szCs w:val="20"/>
          <w:lang w:val="en-US"/>
        </w:rPr>
      </w:pPr>
      <w:r w:rsidRPr="00A7201C">
        <w:rPr>
          <w:rFonts w:ascii="Times New Roman" w:hAnsi="Times New Roman" w:cs="Times New Roman"/>
          <w:sz w:val="20"/>
          <w:szCs w:val="20"/>
          <w:lang w:val="en-US"/>
        </w:rPr>
        <w:t>https://code.tutsplus.com/tutorials/</w:t>
      </w:r>
      <w:r w:rsidRPr="00FB7320">
        <w:rPr>
          <w:rFonts w:ascii="Times New Roman" w:hAnsi="Times New Roman" w:cs="Times New Roman"/>
          <w:sz w:val="20"/>
          <w:szCs w:val="20"/>
          <w:highlight w:val="yellow"/>
          <w:lang w:val="en-US"/>
        </w:rPr>
        <w:t>android-from-scratch-understanding-views-and-view-groups</w:t>
      </w:r>
      <w:r w:rsidRPr="00A7201C">
        <w:rPr>
          <w:rFonts w:ascii="Times New Roman" w:hAnsi="Times New Roman" w:cs="Times New Roman"/>
          <w:sz w:val="20"/>
          <w:szCs w:val="20"/>
          <w:lang w:val="en-US"/>
        </w:rPr>
        <w:t>--cms-26043</w:t>
      </w:r>
    </w:p>
    <w:p w:rsidR="00A7201C" w:rsidRDefault="00A7201C" w:rsidP="003E3ED9">
      <w:pPr>
        <w:pStyle w:val="ListParagraph"/>
        <w:numPr>
          <w:ilvl w:val="0"/>
          <w:numId w:val="44"/>
        </w:numPr>
        <w:rPr>
          <w:rFonts w:ascii="Times New Roman" w:hAnsi="Times New Roman" w:cs="Times New Roman"/>
          <w:sz w:val="20"/>
          <w:szCs w:val="20"/>
          <w:lang w:val="en-US"/>
        </w:rPr>
      </w:pPr>
      <w:r w:rsidRPr="00A7201C">
        <w:rPr>
          <w:rFonts w:ascii="Times New Roman" w:hAnsi="Times New Roman" w:cs="Times New Roman"/>
          <w:sz w:val="20"/>
          <w:szCs w:val="20"/>
          <w:lang w:val="en-US"/>
        </w:rPr>
        <w:t>https://developer.android.com/reference/android/view/ViewGroup.html</w:t>
      </w:r>
    </w:p>
    <w:p w:rsidR="002963C2" w:rsidRPr="00813F02" w:rsidRDefault="004F2941" w:rsidP="003E3ED9">
      <w:pPr>
        <w:pStyle w:val="ListParagraph"/>
        <w:numPr>
          <w:ilvl w:val="0"/>
          <w:numId w:val="44"/>
        </w:numPr>
        <w:rPr>
          <w:rFonts w:ascii="Times New Roman" w:hAnsi="Times New Roman" w:cs="Times New Roman"/>
          <w:b/>
          <w:sz w:val="20"/>
          <w:szCs w:val="20"/>
          <w:lang w:val="en-US"/>
        </w:rPr>
      </w:pPr>
      <w:r w:rsidRPr="00813F02">
        <w:rPr>
          <w:rFonts w:ascii="Times New Roman" w:hAnsi="Times New Roman" w:cs="Times New Roman"/>
          <w:sz w:val="20"/>
          <w:szCs w:val="20"/>
          <w:lang w:val="en-US"/>
        </w:rPr>
        <w:t>http://www.techotopia.com/index.php/Understanding_Android_Views,_View_Groups_and_Layouts</w:t>
      </w:r>
    </w:p>
    <w:p w:rsidR="002963C2" w:rsidRPr="00773AFE" w:rsidRDefault="002963C2" w:rsidP="002963C2">
      <w:pPr>
        <w:pStyle w:val="ListParagraph"/>
        <w:ind w:left="1080"/>
        <w:rPr>
          <w:rFonts w:ascii="Times New Roman" w:hAnsi="Times New Roman" w:cs="Times New Roman"/>
          <w:b/>
          <w:sz w:val="20"/>
          <w:szCs w:val="20"/>
          <w:lang w:val="en-US"/>
        </w:rPr>
      </w:pPr>
      <w:r w:rsidRPr="00773AFE">
        <w:rPr>
          <w:rFonts w:ascii="Times New Roman" w:hAnsi="Times New Roman" w:cs="Times New Roman"/>
          <w:b/>
          <w:sz w:val="20"/>
          <w:szCs w:val="20"/>
          <w:lang w:val="en-US"/>
        </w:rPr>
        <w:t>Custom Views</w:t>
      </w:r>
      <w:r w:rsidR="00FB7320">
        <w:rPr>
          <w:rFonts w:ascii="Times New Roman" w:hAnsi="Times New Roman" w:cs="Times New Roman"/>
          <w:b/>
          <w:sz w:val="20"/>
          <w:szCs w:val="20"/>
          <w:lang w:val="en-US"/>
        </w:rPr>
        <w:t>, Compound ViewGroup, Custom ViewGroup</w:t>
      </w:r>
    </w:p>
    <w:p w:rsidR="00813F02" w:rsidRDefault="00813F02" w:rsidP="003E3ED9">
      <w:pPr>
        <w:pStyle w:val="ListParagraph"/>
        <w:numPr>
          <w:ilvl w:val="0"/>
          <w:numId w:val="44"/>
        </w:numPr>
        <w:rPr>
          <w:rFonts w:ascii="Times New Roman" w:hAnsi="Times New Roman" w:cs="Times New Roman"/>
          <w:sz w:val="20"/>
          <w:szCs w:val="20"/>
          <w:lang w:val="en-US"/>
        </w:rPr>
      </w:pPr>
      <w:r w:rsidRPr="004F2941">
        <w:rPr>
          <w:rFonts w:ascii="Times New Roman" w:hAnsi="Times New Roman" w:cs="Times New Roman"/>
          <w:sz w:val="20"/>
          <w:szCs w:val="20"/>
          <w:lang w:val="en-US"/>
        </w:rPr>
        <w:t>https://medium.com/@aballano/android-layouts-to-the-next-level-custom-views-compound-viewgroups-and-custom-viewgroups-7a6c3962358d</w:t>
      </w:r>
    </w:p>
    <w:p w:rsidR="004F2941" w:rsidRDefault="004F2941" w:rsidP="003E3ED9">
      <w:pPr>
        <w:pStyle w:val="ListParagraph"/>
        <w:numPr>
          <w:ilvl w:val="0"/>
          <w:numId w:val="44"/>
        </w:numPr>
        <w:rPr>
          <w:rFonts w:ascii="Times New Roman" w:hAnsi="Times New Roman" w:cs="Times New Roman"/>
          <w:sz w:val="20"/>
          <w:szCs w:val="20"/>
          <w:lang w:val="en-US"/>
        </w:rPr>
      </w:pPr>
      <w:r w:rsidRPr="004F2941">
        <w:rPr>
          <w:rFonts w:ascii="Times New Roman" w:hAnsi="Times New Roman" w:cs="Times New Roman"/>
          <w:sz w:val="20"/>
          <w:szCs w:val="20"/>
          <w:lang w:val="en-US"/>
        </w:rPr>
        <w:t>http://stacktips.com/tutorials/android/how-to-create-custom-layout-in-android-by-extending-viewgroup-class</w:t>
      </w:r>
    </w:p>
    <w:p w:rsidR="002963C2" w:rsidRPr="00773AFE" w:rsidRDefault="002963C2"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https://developer.android.com/training/custom-views/index.html</w:t>
      </w:r>
    </w:p>
    <w:p w:rsidR="002963C2" w:rsidRPr="00773AFE" w:rsidRDefault="002963C2"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https://developer.android.com/training/custom-views/create-view.html</w:t>
      </w:r>
    </w:p>
    <w:p w:rsidR="009125A1" w:rsidRPr="00773AFE" w:rsidRDefault="00773AFE"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http://www.vogella.com/tutorials/AndroidCustomViews/article.html</w:t>
      </w:r>
    </w:p>
    <w:p w:rsidR="00773AFE" w:rsidRPr="00773AFE" w:rsidRDefault="00773AFE"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https://www.intertech.com/Blog/android-custom-view-tutorial-part-1-combining-existing-views/</w:t>
      </w:r>
    </w:p>
    <w:p w:rsidR="00773AFE" w:rsidRPr="00773AFE" w:rsidRDefault="00773AFE"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https://code.tutsplus.com/tutorials/android-sdk-creating-custom-views--mobile-14548</w:t>
      </w:r>
    </w:p>
    <w:p w:rsidR="00773AFE" w:rsidRPr="00773AFE" w:rsidRDefault="00773AFE"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http://stacktips.com/tutorials/android/creating-custom-views-in-android-tutorial</w:t>
      </w:r>
    </w:p>
    <w:p w:rsidR="00773AFE" w:rsidRPr="00773AFE" w:rsidRDefault="00773AFE"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https://www.101apps.co.za/articles/creating-custom-views.html</w:t>
      </w:r>
    </w:p>
    <w:p w:rsidR="00773AFE" w:rsidRPr="00773AFE" w:rsidRDefault="00773AFE" w:rsidP="003E3ED9">
      <w:pPr>
        <w:pStyle w:val="ListParagraph"/>
        <w:numPr>
          <w:ilvl w:val="0"/>
          <w:numId w:val="44"/>
        </w:numPr>
        <w:rPr>
          <w:rFonts w:ascii="Times New Roman" w:hAnsi="Times New Roman" w:cs="Times New Roman"/>
          <w:sz w:val="20"/>
          <w:szCs w:val="20"/>
          <w:lang w:val="en-US"/>
        </w:rPr>
      </w:pPr>
      <w:r w:rsidRPr="00773AFE">
        <w:rPr>
          <w:rFonts w:ascii="Times New Roman" w:hAnsi="Times New Roman" w:cs="Times New Roman"/>
          <w:sz w:val="20"/>
          <w:szCs w:val="20"/>
          <w:lang w:val="en-US"/>
        </w:rPr>
        <w:t>https://www.protechtraining.com/blog/post/816?ncr=1</w:t>
      </w:r>
    </w:p>
    <w:p w:rsidR="00773AFE" w:rsidRDefault="004F2941" w:rsidP="003E3ED9">
      <w:pPr>
        <w:pStyle w:val="ListParagraph"/>
        <w:numPr>
          <w:ilvl w:val="0"/>
          <w:numId w:val="44"/>
        </w:numPr>
        <w:rPr>
          <w:rFonts w:ascii="Times New Roman" w:hAnsi="Times New Roman" w:cs="Times New Roman"/>
          <w:sz w:val="20"/>
          <w:szCs w:val="20"/>
          <w:lang w:val="en-US"/>
        </w:rPr>
      </w:pPr>
      <w:r w:rsidRPr="004F2941">
        <w:rPr>
          <w:rFonts w:ascii="Times New Roman" w:hAnsi="Times New Roman" w:cs="Times New Roman"/>
          <w:sz w:val="20"/>
          <w:szCs w:val="20"/>
          <w:lang w:val="en-US"/>
        </w:rPr>
        <w:t>https://medium.com/@aballano/android-layouts-to-the-next-level-custom-views-compound-viewgroups-and-custom-viewgroups-7a6c3962358d</w:t>
      </w:r>
    </w:p>
    <w:p w:rsidR="004F2941" w:rsidRPr="00773AFE" w:rsidRDefault="004F2941" w:rsidP="003E3ED9">
      <w:pPr>
        <w:pStyle w:val="ListParagraph"/>
        <w:numPr>
          <w:ilvl w:val="0"/>
          <w:numId w:val="44"/>
        </w:numPr>
        <w:rPr>
          <w:rFonts w:ascii="Times New Roman" w:hAnsi="Times New Roman" w:cs="Times New Roman"/>
          <w:sz w:val="20"/>
          <w:szCs w:val="20"/>
          <w:lang w:val="en-US"/>
        </w:rPr>
      </w:pPr>
    </w:p>
    <w:p w:rsidR="003F7E9C" w:rsidRDefault="003F7E9C" w:rsidP="00632FE3">
      <w:pPr>
        <w:rPr>
          <w:rFonts w:ascii="Times New Roman" w:hAnsi="Times New Roman" w:cs="Times New Roman"/>
          <w:b/>
          <w:sz w:val="24"/>
          <w:szCs w:val="24"/>
          <w:lang w:val="en-US"/>
        </w:rPr>
      </w:pPr>
    </w:p>
    <w:p w:rsidR="003F7E9C" w:rsidRDefault="003F7E9C" w:rsidP="00632FE3">
      <w:pPr>
        <w:rPr>
          <w:rFonts w:ascii="Times New Roman" w:hAnsi="Times New Roman" w:cs="Times New Roman"/>
          <w:b/>
          <w:sz w:val="24"/>
          <w:szCs w:val="24"/>
          <w:lang w:val="en-US"/>
        </w:rPr>
      </w:pPr>
    </w:p>
    <w:p w:rsidR="003F7E9C" w:rsidRDefault="003F7E9C" w:rsidP="00632FE3">
      <w:pPr>
        <w:rPr>
          <w:rFonts w:ascii="Times New Roman" w:hAnsi="Times New Roman" w:cs="Times New Roman"/>
          <w:b/>
          <w:sz w:val="24"/>
          <w:szCs w:val="24"/>
          <w:lang w:val="en-US"/>
        </w:rPr>
      </w:pPr>
    </w:p>
    <w:p w:rsidR="00841578" w:rsidRPr="00632FE3" w:rsidRDefault="00841578" w:rsidP="00632FE3">
      <w:pPr>
        <w:rPr>
          <w:rFonts w:ascii="Times New Roman" w:hAnsi="Times New Roman" w:cs="Times New Roman"/>
          <w:b/>
          <w:sz w:val="24"/>
          <w:szCs w:val="24"/>
          <w:lang w:val="en-US"/>
        </w:rPr>
      </w:pPr>
      <w:r w:rsidRPr="00632FE3">
        <w:rPr>
          <w:rFonts w:ascii="Times New Roman" w:hAnsi="Times New Roman" w:cs="Times New Roman"/>
          <w:b/>
          <w:sz w:val="24"/>
          <w:szCs w:val="24"/>
          <w:lang w:val="en-US"/>
        </w:rPr>
        <w:lastRenderedPageBreak/>
        <w:t>Chapter Four</w:t>
      </w:r>
      <w:r w:rsidRPr="00632FE3">
        <w:rPr>
          <w:rFonts w:ascii="Times New Roman" w:hAnsi="Times New Roman" w:cs="Times New Roman"/>
          <w:b/>
          <w:sz w:val="24"/>
          <w:szCs w:val="24"/>
          <w:lang w:val="en-US"/>
        </w:rPr>
        <w:tab/>
      </w:r>
      <w:r w:rsidR="003F7E9C">
        <w:rPr>
          <w:rFonts w:ascii="Times New Roman" w:hAnsi="Times New Roman" w:cs="Times New Roman"/>
          <w:b/>
          <w:sz w:val="24"/>
          <w:szCs w:val="24"/>
          <w:lang w:val="en-US"/>
        </w:rPr>
        <w:t xml:space="preserve"> Part I</w:t>
      </w:r>
      <w:r w:rsidR="0094505E" w:rsidRPr="00632FE3">
        <w:rPr>
          <w:rFonts w:ascii="Times New Roman" w:hAnsi="Times New Roman" w:cs="Times New Roman"/>
          <w:b/>
          <w:sz w:val="24"/>
          <w:szCs w:val="24"/>
          <w:lang w:val="en-US"/>
        </w:rPr>
        <w:tab/>
      </w:r>
      <w:r w:rsidRPr="00632FE3">
        <w:rPr>
          <w:rFonts w:ascii="Times New Roman" w:hAnsi="Times New Roman" w:cs="Times New Roman"/>
          <w:b/>
          <w:sz w:val="24"/>
          <w:szCs w:val="24"/>
          <w:lang w:val="en-US"/>
        </w:rPr>
        <w:tab/>
      </w:r>
      <w:r w:rsidR="0094505E" w:rsidRPr="00632FE3">
        <w:rPr>
          <w:rFonts w:ascii="Times New Roman" w:hAnsi="Times New Roman" w:cs="Times New Roman"/>
          <w:b/>
          <w:sz w:val="24"/>
          <w:szCs w:val="24"/>
          <w:lang w:val="en-US"/>
        </w:rPr>
        <w:t>Android Services, Android IPC &amp; RPC, AIDL, APIs</w:t>
      </w:r>
    </w:p>
    <w:p w:rsidR="00215CD2" w:rsidRPr="00970116" w:rsidRDefault="00215CD2" w:rsidP="00215CD2">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864435" w:rsidRPr="00864435" w:rsidRDefault="00864435" w:rsidP="00864435">
      <w:pPr>
        <w:shd w:val="clear" w:color="auto" w:fill="FFFFFF"/>
        <w:spacing w:after="217" w:line="240" w:lineRule="auto"/>
        <w:rPr>
          <w:rFonts w:ascii="Times New Roman" w:hAnsi="Times New Roman" w:cs="Times New Roman"/>
          <w:color w:val="000000"/>
          <w:sz w:val="20"/>
          <w:szCs w:val="20"/>
          <w:shd w:val="clear" w:color="auto" w:fill="F9F9F9"/>
        </w:rPr>
      </w:pPr>
      <w:r w:rsidRPr="00864435">
        <w:rPr>
          <w:rFonts w:ascii="Times New Roman" w:hAnsi="Times New Roman" w:cs="Times New Roman"/>
          <w:color w:val="000000"/>
          <w:sz w:val="20"/>
          <w:szCs w:val="20"/>
          <w:shd w:val="clear" w:color="auto" w:fill="F9F9F9"/>
        </w:rPr>
        <w:t>A</w:t>
      </w:r>
      <w:r w:rsidRPr="00864435">
        <w:rPr>
          <w:rStyle w:val="apple-converted-space"/>
          <w:rFonts w:ascii="Times New Roman" w:hAnsi="Times New Roman" w:cs="Times New Roman"/>
          <w:color w:val="000000"/>
          <w:sz w:val="20"/>
          <w:szCs w:val="20"/>
          <w:shd w:val="clear" w:color="auto" w:fill="F9F9F9"/>
        </w:rPr>
        <w:t> </w:t>
      </w:r>
      <w:r w:rsidRPr="00864435">
        <w:rPr>
          <w:rFonts w:ascii="Times New Roman" w:hAnsi="Times New Roman" w:cs="Times New Roman"/>
          <w:b/>
          <w:bCs/>
          <w:color w:val="000000"/>
          <w:sz w:val="20"/>
          <w:szCs w:val="20"/>
        </w:rPr>
        <w:t>service</w:t>
      </w:r>
      <w:r w:rsidRPr="00864435">
        <w:rPr>
          <w:rStyle w:val="apple-converted-space"/>
          <w:rFonts w:ascii="Times New Roman" w:hAnsi="Times New Roman" w:cs="Times New Roman"/>
          <w:color w:val="000000"/>
          <w:sz w:val="20"/>
          <w:szCs w:val="20"/>
          <w:shd w:val="clear" w:color="auto" w:fill="F9F9F9"/>
        </w:rPr>
        <w:t> </w:t>
      </w:r>
      <w:r w:rsidRPr="00864435">
        <w:rPr>
          <w:rFonts w:ascii="Times New Roman" w:hAnsi="Times New Roman" w:cs="Times New Roman"/>
          <w:color w:val="000000"/>
          <w:sz w:val="20"/>
          <w:szCs w:val="20"/>
          <w:shd w:val="clear" w:color="auto" w:fill="F9F9F9"/>
        </w:rPr>
        <w:t xml:space="preserve">is </w:t>
      </w:r>
      <w:r w:rsidRPr="00864435">
        <w:rPr>
          <w:rFonts w:ascii="Times New Roman" w:hAnsi="Times New Roman" w:cs="Times New Roman"/>
          <w:color w:val="000000"/>
          <w:sz w:val="20"/>
          <w:szCs w:val="20"/>
          <w:highlight w:val="yellow"/>
          <w:shd w:val="clear" w:color="auto" w:fill="F9F9F9"/>
        </w:rPr>
        <w:t>a component that runs in the background to perform long-running operations without needing</w:t>
      </w:r>
      <w:r w:rsidRPr="00864435">
        <w:rPr>
          <w:rFonts w:ascii="Times New Roman" w:hAnsi="Times New Roman" w:cs="Times New Roman"/>
          <w:color w:val="000000"/>
          <w:sz w:val="20"/>
          <w:szCs w:val="20"/>
          <w:shd w:val="clear" w:color="auto" w:fill="F9F9F9"/>
        </w:rPr>
        <w:t xml:space="preserve"> to interact with the user and </w:t>
      </w:r>
      <w:r w:rsidRPr="00864435">
        <w:rPr>
          <w:rFonts w:ascii="Times New Roman" w:hAnsi="Times New Roman" w:cs="Times New Roman"/>
          <w:color w:val="000000"/>
          <w:sz w:val="20"/>
          <w:szCs w:val="20"/>
          <w:highlight w:val="red"/>
          <w:shd w:val="clear" w:color="auto" w:fill="F9F9F9"/>
        </w:rPr>
        <w:t>it works even if application is destroyed</w:t>
      </w:r>
    </w:p>
    <w:p w:rsidR="00864435" w:rsidRPr="00864435" w:rsidRDefault="00864435" w:rsidP="00864435">
      <w:pPr>
        <w:shd w:val="clear" w:color="auto" w:fill="FFFFFF"/>
        <w:spacing w:after="217"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highlight w:val="yellow"/>
          <w:lang w:eastAsia="en-IN"/>
        </w:rPr>
        <w:t>A </w:t>
      </w:r>
      <w:r w:rsidRPr="00864435">
        <w:rPr>
          <w:rFonts w:ascii="Times New Roman" w:eastAsia="Times New Roman" w:hAnsi="Times New Roman" w:cs="Times New Roman"/>
          <w:b/>
          <w:sz w:val="20"/>
          <w:szCs w:val="20"/>
          <w:highlight w:val="yellow"/>
          <w:lang w:eastAsia="en-IN"/>
        </w:rPr>
        <w:t>Service</w:t>
      </w:r>
      <w:r w:rsidRPr="00864435">
        <w:rPr>
          <w:rFonts w:ascii="Times New Roman" w:eastAsia="Times New Roman" w:hAnsi="Times New Roman" w:cs="Times New Roman"/>
          <w:sz w:val="20"/>
          <w:szCs w:val="20"/>
          <w:highlight w:val="yellow"/>
          <w:lang w:eastAsia="en-IN"/>
        </w:rPr>
        <w:t> is an application component that can perform long-running operations in the background</w:t>
      </w:r>
      <w:r w:rsidRPr="00864435">
        <w:rPr>
          <w:rFonts w:ascii="Times New Roman" w:eastAsia="Times New Roman" w:hAnsi="Times New Roman" w:cs="Times New Roman"/>
          <w:sz w:val="20"/>
          <w:szCs w:val="20"/>
          <w:lang w:eastAsia="en-IN"/>
        </w:rPr>
        <w:t xml:space="preserve">, and it does not provide a user interface. Another application component can start a service, and it continues to run in the background even if the user switches to another application. Additionally, a component can bind to a service to interact with it and even perform </w:t>
      </w:r>
      <w:r w:rsidRPr="00864435">
        <w:rPr>
          <w:rFonts w:ascii="Times New Roman" w:eastAsia="Times New Roman" w:hAnsi="Times New Roman" w:cs="Times New Roman"/>
          <w:sz w:val="20"/>
          <w:szCs w:val="20"/>
          <w:highlight w:val="yellow"/>
          <w:lang w:eastAsia="en-IN"/>
        </w:rPr>
        <w:t>interprocess</w:t>
      </w:r>
      <w:r w:rsidRPr="00864435">
        <w:rPr>
          <w:rFonts w:ascii="Times New Roman" w:eastAsia="Times New Roman" w:hAnsi="Times New Roman" w:cs="Times New Roman"/>
          <w:sz w:val="20"/>
          <w:szCs w:val="20"/>
          <w:lang w:eastAsia="en-IN"/>
        </w:rPr>
        <w:t xml:space="preserve"> communication (IPC). For example, a service can handle network transactions, play music, perform file I/O, or interact with a content provider, all from the background.</w:t>
      </w:r>
    </w:p>
    <w:p w:rsidR="00864435" w:rsidRPr="00864435" w:rsidRDefault="00864435" w:rsidP="00864435">
      <w:pPr>
        <w:shd w:val="clear" w:color="auto" w:fill="FFFFFF"/>
        <w:spacing w:after="163"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These are the three different types of services:</w:t>
      </w:r>
    </w:p>
    <w:p w:rsidR="00864435" w:rsidRPr="00864435" w:rsidRDefault="00864435" w:rsidP="00864435">
      <w:pPr>
        <w:shd w:val="clear" w:color="auto" w:fill="FFFFFF"/>
        <w:spacing w:before="326" w:after="163" w:line="240" w:lineRule="auto"/>
        <w:rPr>
          <w:rFonts w:ascii="Times New Roman" w:eastAsia="Times New Roman" w:hAnsi="Times New Roman" w:cs="Times New Roman"/>
          <w:b/>
          <w:sz w:val="20"/>
          <w:szCs w:val="20"/>
          <w:lang w:eastAsia="en-IN"/>
        </w:rPr>
      </w:pPr>
      <w:r w:rsidRPr="00864435">
        <w:rPr>
          <w:rFonts w:ascii="Times New Roman" w:eastAsia="Times New Roman" w:hAnsi="Times New Roman" w:cs="Times New Roman"/>
          <w:b/>
          <w:sz w:val="20"/>
          <w:szCs w:val="20"/>
          <w:highlight w:val="yellow"/>
          <w:lang w:eastAsia="en-IN"/>
        </w:rPr>
        <w:t>Scheduled</w:t>
      </w:r>
    </w:p>
    <w:p w:rsidR="00864435" w:rsidRPr="00864435" w:rsidRDefault="00864435" w:rsidP="00864435">
      <w:pPr>
        <w:shd w:val="clear" w:color="auto" w:fill="FFFFFF"/>
        <w:spacing w:after="136"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 xml:space="preserve">A </w:t>
      </w:r>
      <w:r w:rsidRPr="00864435">
        <w:rPr>
          <w:rFonts w:ascii="Times New Roman" w:eastAsia="Times New Roman" w:hAnsi="Times New Roman" w:cs="Times New Roman"/>
          <w:sz w:val="20"/>
          <w:szCs w:val="20"/>
          <w:highlight w:val="yellow"/>
          <w:lang w:eastAsia="en-IN"/>
        </w:rPr>
        <w:t>service is </w:t>
      </w:r>
      <w:r w:rsidRPr="00864435">
        <w:rPr>
          <w:rFonts w:ascii="Times New Roman" w:eastAsia="Times New Roman" w:hAnsi="Times New Roman" w:cs="Times New Roman"/>
          <w:i/>
          <w:iCs/>
          <w:sz w:val="20"/>
          <w:szCs w:val="20"/>
          <w:highlight w:val="yellow"/>
          <w:lang w:eastAsia="en-IN"/>
        </w:rPr>
        <w:t>scheduled</w:t>
      </w:r>
      <w:r w:rsidRPr="00864435">
        <w:rPr>
          <w:rFonts w:ascii="Times New Roman" w:eastAsia="Times New Roman" w:hAnsi="Times New Roman" w:cs="Times New Roman"/>
          <w:sz w:val="20"/>
          <w:szCs w:val="20"/>
          <w:highlight w:val="yellow"/>
          <w:lang w:eastAsia="en-IN"/>
        </w:rPr>
        <w:t> when an API such as the </w:t>
      </w:r>
      <w:hyperlink r:id="rId448" w:history="1">
        <w:r w:rsidRPr="00864435">
          <w:rPr>
            <w:rFonts w:ascii="Times New Roman" w:eastAsia="Times New Roman" w:hAnsi="Times New Roman" w:cs="Times New Roman"/>
            <w:sz w:val="20"/>
            <w:szCs w:val="20"/>
            <w:highlight w:val="yellow"/>
            <w:lang w:eastAsia="en-IN"/>
          </w:rPr>
          <w:t>JobScheduler</w:t>
        </w:r>
      </w:hyperlink>
      <w:r w:rsidRPr="00864435">
        <w:rPr>
          <w:rFonts w:ascii="Times New Roman" w:eastAsia="Times New Roman" w:hAnsi="Times New Roman" w:cs="Times New Roman"/>
          <w:sz w:val="20"/>
          <w:szCs w:val="20"/>
          <w:lang w:eastAsia="en-IN"/>
        </w:rPr>
        <w:t>, introduced in Android 5.0 (API level 21), launches the service. You can use the </w:t>
      </w:r>
      <w:hyperlink r:id="rId449" w:history="1">
        <w:r w:rsidRPr="00864435">
          <w:rPr>
            <w:rFonts w:ascii="Times New Roman" w:eastAsia="Times New Roman" w:hAnsi="Times New Roman" w:cs="Times New Roman"/>
            <w:sz w:val="20"/>
            <w:szCs w:val="20"/>
            <w:lang w:eastAsia="en-IN"/>
          </w:rPr>
          <w:t>JobScheduler</w:t>
        </w:r>
      </w:hyperlink>
      <w:r w:rsidRPr="00864435">
        <w:rPr>
          <w:rFonts w:ascii="Times New Roman" w:eastAsia="Times New Roman" w:hAnsi="Times New Roman" w:cs="Times New Roman"/>
          <w:sz w:val="20"/>
          <w:szCs w:val="20"/>
          <w:lang w:eastAsia="en-IN"/>
        </w:rPr>
        <w:t> by registering jobs and specifying their requirements for network and timing. The system then gracefully schedules the jobs for execution at the appropriate times. The </w:t>
      </w:r>
      <w:hyperlink r:id="rId450" w:history="1">
        <w:r w:rsidRPr="00864435">
          <w:rPr>
            <w:rFonts w:ascii="Times New Roman" w:eastAsia="Times New Roman" w:hAnsi="Times New Roman" w:cs="Times New Roman"/>
            <w:sz w:val="20"/>
            <w:szCs w:val="20"/>
            <w:lang w:eastAsia="en-IN"/>
          </w:rPr>
          <w:t>JobScheduler</w:t>
        </w:r>
      </w:hyperlink>
      <w:r w:rsidRPr="00864435">
        <w:rPr>
          <w:rFonts w:ascii="Times New Roman" w:eastAsia="Times New Roman" w:hAnsi="Times New Roman" w:cs="Times New Roman"/>
          <w:sz w:val="20"/>
          <w:szCs w:val="20"/>
          <w:lang w:eastAsia="en-IN"/>
        </w:rPr>
        <w:t> provides many methods to define service-execution conditions.</w:t>
      </w:r>
    </w:p>
    <w:p w:rsidR="00864435" w:rsidRPr="00864435" w:rsidRDefault="00864435" w:rsidP="00864435">
      <w:pPr>
        <w:shd w:val="clear" w:color="auto" w:fill="FFFFFF"/>
        <w:spacing w:before="217" w:after="217"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b/>
          <w:bCs/>
          <w:sz w:val="20"/>
          <w:szCs w:val="20"/>
          <w:lang w:eastAsia="en-IN"/>
        </w:rPr>
        <w:t>Note:</w:t>
      </w:r>
      <w:r w:rsidRPr="00864435">
        <w:rPr>
          <w:rFonts w:ascii="Times New Roman" w:eastAsia="Times New Roman" w:hAnsi="Times New Roman" w:cs="Times New Roman"/>
          <w:sz w:val="20"/>
          <w:szCs w:val="20"/>
          <w:lang w:eastAsia="en-IN"/>
        </w:rPr>
        <w:t> If your app targets Android 5.0 (API level 21), Google recommends that you use the </w:t>
      </w:r>
      <w:hyperlink r:id="rId451" w:history="1">
        <w:r w:rsidRPr="00864435">
          <w:rPr>
            <w:rFonts w:ascii="Times New Roman" w:eastAsia="Times New Roman" w:hAnsi="Times New Roman" w:cs="Times New Roman"/>
            <w:sz w:val="20"/>
            <w:szCs w:val="20"/>
            <w:lang w:eastAsia="en-IN"/>
          </w:rPr>
          <w:t>JobScheduler</w:t>
        </w:r>
      </w:hyperlink>
      <w:r w:rsidRPr="00864435">
        <w:rPr>
          <w:rFonts w:ascii="Times New Roman" w:eastAsia="Times New Roman" w:hAnsi="Times New Roman" w:cs="Times New Roman"/>
          <w:sz w:val="20"/>
          <w:szCs w:val="20"/>
          <w:lang w:eastAsia="en-IN"/>
        </w:rPr>
        <w:t> to execute background services. For more information about using this class, see the </w:t>
      </w:r>
      <w:hyperlink r:id="rId452" w:history="1">
        <w:r w:rsidRPr="00864435">
          <w:rPr>
            <w:rFonts w:ascii="Times New Roman" w:eastAsia="Times New Roman" w:hAnsi="Times New Roman" w:cs="Times New Roman"/>
            <w:sz w:val="20"/>
            <w:szCs w:val="20"/>
            <w:lang w:eastAsia="en-IN"/>
          </w:rPr>
          <w:t>JobScheduler</w:t>
        </w:r>
      </w:hyperlink>
      <w:r w:rsidRPr="00864435">
        <w:rPr>
          <w:rFonts w:ascii="Times New Roman" w:eastAsia="Times New Roman" w:hAnsi="Times New Roman" w:cs="Times New Roman"/>
          <w:sz w:val="20"/>
          <w:szCs w:val="20"/>
          <w:lang w:eastAsia="en-IN"/>
        </w:rPr>
        <w:t> reference documentation.</w:t>
      </w:r>
    </w:p>
    <w:p w:rsidR="00864435" w:rsidRPr="00864435" w:rsidRDefault="00864435" w:rsidP="00864435">
      <w:pPr>
        <w:shd w:val="clear" w:color="auto" w:fill="FFFFFF"/>
        <w:spacing w:before="326" w:after="163" w:line="240" w:lineRule="auto"/>
        <w:rPr>
          <w:rFonts w:ascii="Times New Roman" w:eastAsia="Times New Roman" w:hAnsi="Times New Roman" w:cs="Times New Roman"/>
          <w:b/>
          <w:sz w:val="20"/>
          <w:szCs w:val="20"/>
          <w:lang w:eastAsia="en-IN"/>
        </w:rPr>
      </w:pPr>
      <w:r w:rsidRPr="00864435">
        <w:rPr>
          <w:rFonts w:ascii="Times New Roman" w:eastAsia="Times New Roman" w:hAnsi="Times New Roman" w:cs="Times New Roman"/>
          <w:b/>
          <w:sz w:val="20"/>
          <w:szCs w:val="20"/>
          <w:highlight w:val="yellow"/>
          <w:lang w:eastAsia="en-IN"/>
        </w:rPr>
        <w:t>Started</w:t>
      </w:r>
    </w:p>
    <w:p w:rsidR="00864435" w:rsidRPr="00864435" w:rsidRDefault="00864435" w:rsidP="00864435">
      <w:pPr>
        <w:shd w:val="clear" w:color="auto" w:fill="FFFFFF"/>
        <w:spacing w:after="136"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 xml:space="preserve">A </w:t>
      </w:r>
      <w:r w:rsidRPr="00864435">
        <w:rPr>
          <w:rFonts w:ascii="Times New Roman" w:eastAsia="Times New Roman" w:hAnsi="Times New Roman" w:cs="Times New Roman"/>
          <w:sz w:val="20"/>
          <w:szCs w:val="20"/>
          <w:highlight w:val="yellow"/>
          <w:lang w:eastAsia="en-IN"/>
        </w:rPr>
        <w:t>service is </w:t>
      </w:r>
      <w:r w:rsidRPr="00864435">
        <w:rPr>
          <w:rFonts w:ascii="Times New Roman" w:eastAsia="Times New Roman" w:hAnsi="Times New Roman" w:cs="Times New Roman"/>
          <w:i/>
          <w:iCs/>
          <w:sz w:val="20"/>
          <w:szCs w:val="20"/>
          <w:highlight w:val="yellow"/>
          <w:lang w:eastAsia="en-IN"/>
        </w:rPr>
        <w:t>started</w:t>
      </w:r>
      <w:r w:rsidRPr="00864435">
        <w:rPr>
          <w:rFonts w:ascii="Times New Roman" w:eastAsia="Times New Roman" w:hAnsi="Times New Roman" w:cs="Times New Roman"/>
          <w:sz w:val="20"/>
          <w:szCs w:val="20"/>
          <w:highlight w:val="yellow"/>
          <w:lang w:eastAsia="en-IN"/>
        </w:rPr>
        <w:t> when an application component</w:t>
      </w:r>
      <w:r w:rsidRPr="00864435">
        <w:rPr>
          <w:rFonts w:ascii="Times New Roman" w:eastAsia="Times New Roman" w:hAnsi="Times New Roman" w:cs="Times New Roman"/>
          <w:sz w:val="20"/>
          <w:szCs w:val="20"/>
          <w:lang w:eastAsia="en-IN"/>
        </w:rPr>
        <w:t xml:space="preserve"> (such as an activity) calls </w:t>
      </w:r>
      <w:hyperlink r:id="rId453" w:anchor="startService(android.content.Intent)" w:history="1">
        <w:r w:rsidRPr="00864435">
          <w:rPr>
            <w:rFonts w:ascii="Times New Roman" w:eastAsia="Times New Roman" w:hAnsi="Times New Roman" w:cs="Times New Roman"/>
            <w:sz w:val="20"/>
            <w:szCs w:val="20"/>
            <w:lang w:eastAsia="en-IN"/>
          </w:rPr>
          <w:t>startService()</w:t>
        </w:r>
      </w:hyperlink>
      <w:r w:rsidRPr="00864435">
        <w:rPr>
          <w:rFonts w:ascii="Times New Roman" w:eastAsia="Times New Roman" w:hAnsi="Times New Roman" w:cs="Times New Roman"/>
          <w:sz w:val="20"/>
          <w:szCs w:val="20"/>
          <w:lang w:eastAsia="en-IN"/>
        </w:rPr>
        <w:t>. After it's started, a service can run in the background indefinitely, even if the component that started it is destroyed. Usually, a started service performs a single operation and does not return a result to the caller. For example, it can download or upload a file over the network. When the operation is complete, the service should stop itself.</w:t>
      </w:r>
    </w:p>
    <w:p w:rsidR="00864435" w:rsidRPr="00864435" w:rsidRDefault="00864435" w:rsidP="00864435">
      <w:pPr>
        <w:shd w:val="clear" w:color="auto" w:fill="FFFFFF"/>
        <w:spacing w:before="326" w:after="163" w:line="240" w:lineRule="auto"/>
        <w:rPr>
          <w:rFonts w:ascii="Times New Roman" w:eastAsia="Times New Roman" w:hAnsi="Times New Roman" w:cs="Times New Roman"/>
          <w:b/>
          <w:sz w:val="20"/>
          <w:szCs w:val="20"/>
          <w:lang w:eastAsia="en-IN"/>
        </w:rPr>
      </w:pPr>
      <w:r w:rsidRPr="00864435">
        <w:rPr>
          <w:rFonts w:ascii="Times New Roman" w:eastAsia="Times New Roman" w:hAnsi="Times New Roman" w:cs="Times New Roman"/>
          <w:b/>
          <w:sz w:val="20"/>
          <w:szCs w:val="20"/>
          <w:highlight w:val="yellow"/>
          <w:lang w:eastAsia="en-IN"/>
        </w:rPr>
        <w:t>Bound</w:t>
      </w:r>
    </w:p>
    <w:p w:rsidR="00864435" w:rsidRPr="00864435" w:rsidRDefault="00864435" w:rsidP="00864435">
      <w:pPr>
        <w:shd w:val="clear" w:color="auto" w:fill="FFFFFF"/>
        <w:spacing w:after="136"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 xml:space="preserve">A </w:t>
      </w:r>
      <w:r w:rsidRPr="00864435">
        <w:rPr>
          <w:rFonts w:ascii="Times New Roman" w:eastAsia="Times New Roman" w:hAnsi="Times New Roman" w:cs="Times New Roman"/>
          <w:sz w:val="20"/>
          <w:szCs w:val="20"/>
          <w:highlight w:val="yellow"/>
          <w:lang w:eastAsia="en-IN"/>
        </w:rPr>
        <w:t>service is </w:t>
      </w:r>
      <w:r w:rsidRPr="00864435">
        <w:rPr>
          <w:rFonts w:ascii="Times New Roman" w:eastAsia="Times New Roman" w:hAnsi="Times New Roman" w:cs="Times New Roman"/>
          <w:i/>
          <w:iCs/>
          <w:sz w:val="20"/>
          <w:szCs w:val="20"/>
          <w:highlight w:val="yellow"/>
          <w:lang w:eastAsia="en-IN"/>
        </w:rPr>
        <w:t>bound</w:t>
      </w:r>
      <w:r w:rsidRPr="00864435">
        <w:rPr>
          <w:rFonts w:ascii="Times New Roman" w:eastAsia="Times New Roman" w:hAnsi="Times New Roman" w:cs="Times New Roman"/>
          <w:sz w:val="20"/>
          <w:szCs w:val="20"/>
          <w:highlight w:val="yellow"/>
          <w:lang w:eastAsia="en-IN"/>
        </w:rPr>
        <w:t> when an application component binds to it by calling </w:t>
      </w:r>
      <w:hyperlink r:id="rId454" w:anchor="bindService(android.content.Intent, android.content.ServiceConnection, int)" w:history="1">
        <w:r w:rsidRPr="00864435">
          <w:rPr>
            <w:rFonts w:ascii="Times New Roman" w:eastAsia="Times New Roman" w:hAnsi="Times New Roman" w:cs="Times New Roman"/>
            <w:sz w:val="20"/>
            <w:szCs w:val="20"/>
            <w:highlight w:val="yellow"/>
            <w:lang w:eastAsia="en-IN"/>
          </w:rPr>
          <w:t>bindService()</w:t>
        </w:r>
      </w:hyperlink>
      <w:r w:rsidRPr="00864435">
        <w:rPr>
          <w:rFonts w:ascii="Times New Roman" w:eastAsia="Times New Roman" w:hAnsi="Times New Roman" w:cs="Times New Roman"/>
          <w:sz w:val="20"/>
          <w:szCs w:val="20"/>
          <w:lang w:eastAsia="en-IN"/>
        </w:rPr>
        <w:t>. A bound service offers a client-server interface that allows components to interact with the service, send requests, receive results, and even do so across processes with interprocess communication (IPC). A bound service runs only as long as another application component is bound to it. Multiple components can bind to the service at once, but when all of them unbind, the service is destroyed.</w:t>
      </w:r>
    </w:p>
    <w:p w:rsidR="00864435" w:rsidRPr="00864435" w:rsidRDefault="00864435" w:rsidP="00864435">
      <w:pPr>
        <w:shd w:val="clear" w:color="auto" w:fill="FFFFFF"/>
        <w:spacing w:after="163"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 xml:space="preserve">Although this documentation generally </w:t>
      </w:r>
      <w:r w:rsidRPr="00864435">
        <w:rPr>
          <w:rFonts w:ascii="Times New Roman" w:eastAsia="Times New Roman" w:hAnsi="Times New Roman" w:cs="Times New Roman"/>
          <w:sz w:val="20"/>
          <w:szCs w:val="20"/>
          <w:highlight w:val="yellow"/>
          <w:lang w:eastAsia="en-IN"/>
        </w:rPr>
        <w:t>discusses started and bound services separately</w:t>
      </w:r>
      <w:r w:rsidRPr="00864435">
        <w:rPr>
          <w:rFonts w:ascii="Times New Roman" w:eastAsia="Times New Roman" w:hAnsi="Times New Roman" w:cs="Times New Roman"/>
          <w:sz w:val="20"/>
          <w:szCs w:val="20"/>
          <w:lang w:eastAsia="en-IN"/>
        </w:rPr>
        <w:t xml:space="preserve">, your service can work both ways—it </w:t>
      </w:r>
      <w:r w:rsidRPr="00864435">
        <w:rPr>
          <w:rFonts w:ascii="Times New Roman" w:eastAsia="Times New Roman" w:hAnsi="Times New Roman" w:cs="Times New Roman"/>
          <w:b/>
          <w:i/>
          <w:sz w:val="20"/>
          <w:szCs w:val="20"/>
          <w:lang w:eastAsia="en-IN"/>
        </w:rPr>
        <w:t>can be started (to run indefinitely) and also allow binding</w:t>
      </w:r>
      <w:r w:rsidRPr="00864435">
        <w:rPr>
          <w:rFonts w:ascii="Times New Roman" w:eastAsia="Times New Roman" w:hAnsi="Times New Roman" w:cs="Times New Roman"/>
          <w:sz w:val="20"/>
          <w:szCs w:val="20"/>
          <w:lang w:eastAsia="en-IN"/>
        </w:rPr>
        <w:t>. It's simply a matter of whether you implement a couple of callback methods: </w:t>
      </w:r>
      <w:hyperlink r:id="rId455" w:anchor="onStartCommand(android.content.Intent, int, int)" w:history="1">
        <w:r w:rsidRPr="00864435">
          <w:rPr>
            <w:rFonts w:ascii="Times New Roman" w:eastAsia="Times New Roman" w:hAnsi="Times New Roman" w:cs="Times New Roman"/>
            <w:sz w:val="20"/>
            <w:szCs w:val="20"/>
            <w:lang w:eastAsia="en-IN"/>
          </w:rPr>
          <w:t>onStartCommand()</w:t>
        </w:r>
      </w:hyperlink>
      <w:r w:rsidRPr="00864435">
        <w:rPr>
          <w:rFonts w:ascii="Times New Roman" w:eastAsia="Times New Roman" w:hAnsi="Times New Roman" w:cs="Times New Roman"/>
          <w:sz w:val="20"/>
          <w:szCs w:val="20"/>
          <w:lang w:eastAsia="en-IN"/>
        </w:rPr>
        <w:t> to allow components to start it and </w:t>
      </w:r>
      <w:hyperlink r:id="rId456" w:anchor="onBind(android.content.Intent)" w:history="1">
        <w:r w:rsidRPr="00864435">
          <w:rPr>
            <w:rFonts w:ascii="Times New Roman" w:eastAsia="Times New Roman" w:hAnsi="Times New Roman" w:cs="Times New Roman"/>
            <w:sz w:val="20"/>
            <w:szCs w:val="20"/>
            <w:lang w:eastAsia="en-IN"/>
          </w:rPr>
          <w:t>onBind()</w:t>
        </w:r>
      </w:hyperlink>
      <w:r w:rsidRPr="00864435">
        <w:rPr>
          <w:rFonts w:ascii="Times New Roman" w:eastAsia="Times New Roman" w:hAnsi="Times New Roman" w:cs="Times New Roman"/>
          <w:sz w:val="20"/>
          <w:szCs w:val="20"/>
          <w:lang w:eastAsia="en-IN"/>
        </w:rPr>
        <w:t> to allow binding.</w:t>
      </w:r>
    </w:p>
    <w:p w:rsidR="00864435" w:rsidRPr="00864435" w:rsidRDefault="00864435" w:rsidP="00864435">
      <w:pPr>
        <w:shd w:val="clear" w:color="auto" w:fill="FFFFFF"/>
        <w:spacing w:after="163"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 xml:space="preserve">Regardless of whether your application is started, bound, or both, any application component can use the service (even from a separate application) </w:t>
      </w:r>
      <w:r w:rsidRPr="00864435">
        <w:rPr>
          <w:rFonts w:ascii="Times New Roman" w:eastAsia="Times New Roman" w:hAnsi="Times New Roman" w:cs="Times New Roman"/>
          <w:sz w:val="20"/>
          <w:szCs w:val="20"/>
          <w:highlight w:val="yellow"/>
          <w:lang w:eastAsia="en-IN"/>
        </w:rPr>
        <w:t>in the same way that any component can use an activity</w:t>
      </w:r>
      <w:r w:rsidRPr="00864435">
        <w:rPr>
          <w:rFonts w:ascii="Times New Roman" w:eastAsia="Times New Roman" w:hAnsi="Times New Roman" w:cs="Times New Roman"/>
          <w:sz w:val="20"/>
          <w:szCs w:val="20"/>
          <w:lang w:eastAsia="en-IN"/>
        </w:rPr>
        <w:t>—by starting it with an </w:t>
      </w:r>
      <w:hyperlink r:id="rId457" w:history="1">
        <w:r w:rsidRPr="00864435">
          <w:rPr>
            <w:rFonts w:ascii="Times New Roman" w:eastAsia="Times New Roman" w:hAnsi="Times New Roman" w:cs="Times New Roman"/>
            <w:sz w:val="20"/>
            <w:szCs w:val="20"/>
            <w:lang w:eastAsia="en-IN"/>
          </w:rPr>
          <w:t>Intent</w:t>
        </w:r>
      </w:hyperlink>
      <w:r w:rsidRPr="00864435">
        <w:rPr>
          <w:rFonts w:ascii="Times New Roman" w:eastAsia="Times New Roman" w:hAnsi="Times New Roman" w:cs="Times New Roman"/>
          <w:sz w:val="20"/>
          <w:szCs w:val="20"/>
          <w:lang w:eastAsia="en-IN"/>
        </w:rPr>
        <w:t xml:space="preserve">. However, </w:t>
      </w:r>
      <w:r w:rsidRPr="00864435">
        <w:rPr>
          <w:rFonts w:ascii="Times New Roman" w:eastAsia="Times New Roman" w:hAnsi="Times New Roman" w:cs="Times New Roman"/>
          <w:b/>
          <w:i/>
          <w:sz w:val="20"/>
          <w:szCs w:val="20"/>
          <w:highlight w:val="yellow"/>
          <w:lang w:eastAsia="en-IN"/>
        </w:rPr>
        <w:t>you can declare the service as </w:t>
      </w:r>
      <w:r w:rsidRPr="00864435">
        <w:rPr>
          <w:rFonts w:ascii="Times New Roman" w:eastAsia="Times New Roman" w:hAnsi="Times New Roman" w:cs="Times New Roman"/>
          <w:b/>
          <w:i/>
          <w:iCs/>
          <w:sz w:val="20"/>
          <w:szCs w:val="20"/>
          <w:highlight w:val="yellow"/>
          <w:lang w:eastAsia="en-IN"/>
        </w:rPr>
        <w:t>private</w:t>
      </w:r>
      <w:r w:rsidRPr="00864435">
        <w:rPr>
          <w:rFonts w:ascii="Times New Roman" w:eastAsia="Times New Roman" w:hAnsi="Times New Roman" w:cs="Times New Roman"/>
          <w:b/>
          <w:i/>
          <w:sz w:val="20"/>
          <w:szCs w:val="20"/>
          <w:highlight w:val="yellow"/>
          <w:lang w:eastAsia="en-IN"/>
        </w:rPr>
        <w:t> in the manifest file and block access from other</w:t>
      </w:r>
      <w:r w:rsidRPr="00864435">
        <w:rPr>
          <w:rFonts w:ascii="Times New Roman" w:eastAsia="Times New Roman" w:hAnsi="Times New Roman" w:cs="Times New Roman"/>
          <w:sz w:val="20"/>
          <w:szCs w:val="20"/>
          <w:lang w:eastAsia="en-IN"/>
        </w:rPr>
        <w:t xml:space="preserve"> applications. This is discussed more in the section about </w:t>
      </w:r>
      <w:hyperlink r:id="rId458" w:anchor="Declaring" w:history="1">
        <w:r w:rsidRPr="00864435">
          <w:rPr>
            <w:rFonts w:ascii="Times New Roman" w:eastAsia="Times New Roman" w:hAnsi="Times New Roman" w:cs="Times New Roman"/>
            <w:sz w:val="20"/>
            <w:szCs w:val="20"/>
            <w:lang w:eastAsia="en-IN"/>
          </w:rPr>
          <w:t>Declaring the service in the manifest</w:t>
        </w:r>
      </w:hyperlink>
      <w:r w:rsidRPr="00864435">
        <w:rPr>
          <w:rFonts w:ascii="Times New Roman" w:eastAsia="Times New Roman" w:hAnsi="Times New Roman" w:cs="Times New Roman"/>
          <w:sz w:val="20"/>
          <w:szCs w:val="20"/>
          <w:lang w:eastAsia="en-IN"/>
        </w:rPr>
        <w:t>.</w:t>
      </w:r>
    </w:p>
    <w:p w:rsidR="00864435" w:rsidRPr="00864435" w:rsidRDefault="00864435" w:rsidP="00864435">
      <w:pPr>
        <w:shd w:val="clear" w:color="auto" w:fill="FFFFFF"/>
        <w:spacing w:after="163"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To create a service, you must create a subclass of </w:t>
      </w:r>
      <w:hyperlink r:id="rId459" w:history="1">
        <w:r w:rsidRPr="00864435">
          <w:rPr>
            <w:rFonts w:ascii="Times New Roman" w:eastAsia="Times New Roman" w:hAnsi="Times New Roman" w:cs="Times New Roman"/>
            <w:color w:val="039BE5"/>
            <w:sz w:val="20"/>
            <w:szCs w:val="20"/>
            <w:lang w:eastAsia="en-IN"/>
          </w:rPr>
          <w:t>Service</w:t>
        </w:r>
      </w:hyperlink>
      <w:r w:rsidRPr="00864435">
        <w:rPr>
          <w:rFonts w:ascii="Times New Roman" w:eastAsia="Times New Roman" w:hAnsi="Times New Roman" w:cs="Times New Roman"/>
          <w:sz w:val="20"/>
          <w:szCs w:val="20"/>
          <w:lang w:eastAsia="en-IN"/>
        </w:rPr>
        <w:t> or use one of its existing subclasses. In your implementation, you must override some callback methods that handle key aspects of the service lifecycle and provide a mechanism that allows the components to bind to the service, if appropriate. These are the most important callback methods that you should override:</w:t>
      </w:r>
    </w:p>
    <w:p w:rsidR="00864435" w:rsidRPr="00864435" w:rsidRDefault="00EA43E9" w:rsidP="00864435">
      <w:pPr>
        <w:shd w:val="clear" w:color="auto" w:fill="FFFFFF"/>
        <w:spacing w:before="326" w:after="163" w:line="240" w:lineRule="auto"/>
        <w:rPr>
          <w:rFonts w:ascii="Times New Roman" w:eastAsia="Times New Roman" w:hAnsi="Times New Roman" w:cs="Times New Roman"/>
          <w:b/>
          <w:sz w:val="20"/>
          <w:szCs w:val="20"/>
          <w:lang w:eastAsia="en-IN"/>
        </w:rPr>
      </w:pPr>
      <w:hyperlink r:id="rId460" w:anchor="onStartCommand(android.content.Intent, int, int)" w:history="1">
        <w:r w:rsidR="00864435" w:rsidRPr="00864435">
          <w:rPr>
            <w:rFonts w:ascii="Times New Roman" w:eastAsia="Times New Roman" w:hAnsi="Times New Roman" w:cs="Times New Roman"/>
            <w:b/>
            <w:sz w:val="20"/>
            <w:szCs w:val="20"/>
            <w:highlight w:val="yellow"/>
            <w:lang w:eastAsia="en-IN"/>
          </w:rPr>
          <w:t>onStartCommand()</w:t>
        </w:r>
      </w:hyperlink>
    </w:p>
    <w:p w:rsidR="00864435" w:rsidRPr="00864435" w:rsidRDefault="00864435" w:rsidP="00864435">
      <w:pPr>
        <w:shd w:val="clear" w:color="auto" w:fill="FFFFFF"/>
        <w:spacing w:after="136"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The system invokes this method by calling </w:t>
      </w:r>
      <w:hyperlink r:id="rId461" w:anchor="startService(android.content.Intent)" w:history="1">
        <w:r w:rsidRPr="00864435">
          <w:rPr>
            <w:rFonts w:ascii="Times New Roman" w:eastAsia="Times New Roman" w:hAnsi="Times New Roman" w:cs="Times New Roman"/>
            <w:sz w:val="20"/>
            <w:szCs w:val="20"/>
            <w:lang w:eastAsia="en-IN"/>
          </w:rPr>
          <w:t>startService()</w:t>
        </w:r>
      </w:hyperlink>
      <w:r w:rsidRPr="00864435">
        <w:rPr>
          <w:rFonts w:ascii="Times New Roman" w:eastAsia="Times New Roman" w:hAnsi="Times New Roman" w:cs="Times New Roman"/>
          <w:sz w:val="20"/>
          <w:szCs w:val="20"/>
          <w:lang w:eastAsia="en-IN"/>
        </w:rPr>
        <w:t> when another component (such as an activity) requests that the service be started. When this method executes, the service is started and can run in the background indefinitely. If you implement this, it is your responsibility to stop the service when its work is complete by calling </w:t>
      </w:r>
      <w:hyperlink r:id="rId462" w:anchor="stopSelf()" w:history="1">
        <w:r w:rsidRPr="00864435">
          <w:rPr>
            <w:rFonts w:ascii="Times New Roman" w:eastAsia="Times New Roman" w:hAnsi="Times New Roman" w:cs="Times New Roman"/>
            <w:sz w:val="20"/>
            <w:szCs w:val="20"/>
            <w:lang w:eastAsia="en-IN"/>
          </w:rPr>
          <w:t>stopSelf()</w:t>
        </w:r>
      </w:hyperlink>
      <w:r w:rsidRPr="00864435">
        <w:rPr>
          <w:rFonts w:ascii="Times New Roman" w:eastAsia="Times New Roman" w:hAnsi="Times New Roman" w:cs="Times New Roman"/>
          <w:sz w:val="20"/>
          <w:szCs w:val="20"/>
          <w:lang w:eastAsia="en-IN"/>
        </w:rPr>
        <w:t> or </w:t>
      </w:r>
      <w:hyperlink r:id="rId463" w:anchor="stopService(android.content.Intent)" w:history="1">
        <w:r w:rsidRPr="00864435">
          <w:rPr>
            <w:rFonts w:ascii="Times New Roman" w:eastAsia="Times New Roman" w:hAnsi="Times New Roman" w:cs="Times New Roman"/>
            <w:sz w:val="20"/>
            <w:szCs w:val="20"/>
            <w:lang w:eastAsia="en-IN"/>
          </w:rPr>
          <w:t>stopService()</w:t>
        </w:r>
      </w:hyperlink>
      <w:r w:rsidRPr="00864435">
        <w:rPr>
          <w:rFonts w:ascii="Times New Roman" w:eastAsia="Times New Roman" w:hAnsi="Times New Roman" w:cs="Times New Roman"/>
          <w:sz w:val="20"/>
          <w:szCs w:val="20"/>
          <w:lang w:eastAsia="en-IN"/>
        </w:rPr>
        <w:t>. If you only want to provide binding, you don't need to implement this method.</w:t>
      </w:r>
    </w:p>
    <w:p w:rsidR="00864435" w:rsidRPr="00864435" w:rsidRDefault="00EA43E9" w:rsidP="00864435">
      <w:pPr>
        <w:shd w:val="clear" w:color="auto" w:fill="FFFFFF"/>
        <w:spacing w:before="326" w:after="163" w:line="240" w:lineRule="auto"/>
        <w:rPr>
          <w:rFonts w:ascii="Times New Roman" w:eastAsia="Times New Roman" w:hAnsi="Times New Roman" w:cs="Times New Roman"/>
          <w:b/>
          <w:sz w:val="20"/>
          <w:szCs w:val="20"/>
          <w:lang w:eastAsia="en-IN"/>
        </w:rPr>
      </w:pPr>
      <w:hyperlink r:id="rId464" w:anchor="onBind(android.content.Intent)" w:history="1">
        <w:r w:rsidR="00864435" w:rsidRPr="00864435">
          <w:rPr>
            <w:rFonts w:ascii="Times New Roman" w:eastAsia="Times New Roman" w:hAnsi="Times New Roman" w:cs="Times New Roman"/>
            <w:b/>
            <w:sz w:val="20"/>
            <w:szCs w:val="20"/>
            <w:highlight w:val="yellow"/>
            <w:lang w:eastAsia="en-IN"/>
          </w:rPr>
          <w:t>onBind()</w:t>
        </w:r>
      </w:hyperlink>
    </w:p>
    <w:p w:rsidR="00864435" w:rsidRPr="00864435" w:rsidRDefault="00864435" w:rsidP="00864435">
      <w:pPr>
        <w:shd w:val="clear" w:color="auto" w:fill="FFFFFF"/>
        <w:spacing w:after="136"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The system invokes this method by calling </w:t>
      </w:r>
      <w:hyperlink r:id="rId465" w:anchor="bindService(android.content.Intent, android.content.ServiceConnection, int)" w:history="1">
        <w:r w:rsidRPr="00864435">
          <w:rPr>
            <w:rFonts w:ascii="Times New Roman" w:eastAsia="Times New Roman" w:hAnsi="Times New Roman" w:cs="Times New Roman"/>
            <w:sz w:val="20"/>
            <w:szCs w:val="20"/>
            <w:lang w:eastAsia="en-IN"/>
          </w:rPr>
          <w:t>bindService()</w:t>
        </w:r>
      </w:hyperlink>
      <w:r w:rsidRPr="00864435">
        <w:rPr>
          <w:rFonts w:ascii="Times New Roman" w:eastAsia="Times New Roman" w:hAnsi="Times New Roman" w:cs="Times New Roman"/>
          <w:sz w:val="20"/>
          <w:szCs w:val="20"/>
          <w:lang w:eastAsia="en-IN"/>
        </w:rPr>
        <w:t> when another component wants to bind with the service (such as to perform RPC). In your implementation of this method, you must provide an interface that clients use to communicate with the service by returning an </w:t>
      </w:r>
      <w:hyperlink r:id="rId466" w:history="1">
        <w:r w:rsidRPr="00864435">
          <w:rPr>
            <w:rFonts w:ascii="Times New Roman" w:eastAsia="Times New Roman" w:hAnsi="Times New Roman" w:cs="Times New Roman"/>
            <w:sz w:val="20"/>
            <w:szCs w:val="20"/>
            <w:lang w:eastAsia="en-IN"/>
          </w:rPr>
          <w:t>IBinder</w:t>
        </w:r>
      </w:hyperlink>
      <w:r w:rsidRPr="00864435">
        <w:rPr>
          <w:rFonts w:ascii="Times New Roman" w:eastAsia="Times New Roman" w:hAnsi="Times New Roman" w:cs="Times New Roman"/>
          <w:sz w:val="20"/>
          <w:szCs w:val="20"/>
          <w:lang w:eastAsia="en-IN"/>
        </w:rPr>
        <w:t>. You must always implement this method; however, if you don't want to allow binding, you should return null.</w:t>
      </w:r>
    </w:p>
    <w:p w:rsidR="00864435" w:rsidRPr="00864435" w:rsidRDefault="00EA43E9" w:rsidP="00864435">
      <w:pPr>
        <w:shd w:val="clear" w:color="auto" w:fill="FFFFFF"/>
        <w:spacing w:before="326" w:after="163" w:line="240" w:lineRule="auto"/>
        <w:rPr>
          <w:rFonts w:ascii="Times New Roman" w:eastAsia="Times New Roman" w:hAnsi="Times New Roman" w:cs="Times New Roman"/>
          <w:b/>
          <w:sz w:val="20"/>
          <w:szCs w:val="20"/>
          <w:lang w:eastAsia="en-IN"/>
        </w:rPr>
      </w:pPr>
      <w:hyperlink r:id="rId467" w:anchor="onCreate()" w:history="1">
        <w:r w:rsidR="00864435" w:rsidRPr="00864435">
          <w:rPr>
            <w:rFonts w:ascii="Times New Roman" w:eastAsia="Times New Roman" w:hAnsi="Times New Roman" w:cs="Times New Roman"/>
            <w:b/>
            <w:sz w:val="20"/>
            <w:szCs w:val="20"/>
            <w:highlight w:val="yellow"/>
            <w:lang w:eastAsia="en-IN"/>
          </w:rPr>
          <w:t>onCreate()</w:t>
        </w:r>
      </w:hyperlink>
    </w:p>
    <w:p w:rsidR="00864435" w:rsidRPr="00864435" w:rsidRDefault="00864435" w:rsidP="00864435">
      <w:pPr>
        <w:shd w:val="clear" w:color="auto" w:fill="FFFFFF"/>
        <w:spacing w:after="136"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The system invokes this method to perform one-time setup procedures when the service is initially created (before it calls either </w:t>
      </w:r>
      <w:hyperlink r:id="rId468" w:anchor="onStartCommand(android.content.Intent, int, int)" w:history="1">
        <w:r w:rsidRPr="00864435">
          <w:rPr>
            <w:rFonts w:ascii="Times New Roman" w:eastAsia="Times New Roman" w:hAnsi="Times New Roman" w:cs="Times New Roman"/>
            <w:sz w:val="20"/>
            <w:szCs w:val="20"/>
            <w:lang w:eastAsia="en-IN"/>
          </w:rPr>
          <w:t>onStartCommand()</w:t>
        </w:r>
      </w:hyperlink>
      <w:r w:rsidRPr="00864435">
        <w:rPr>
          <w:rFonts w:ascii="Times New Roman" w:eastAsia="Times New Roman" w:hAnsi="Times New Roman" w:cs="Times New Roman"/>
          <w:sz w:val="20"/>
          <w:szCs w:val="20"/>
          <w:lang w:eastAsia="en-IN"/>
        </w:rPr>
        <w:t> or </w:t>
      </w:r>
      <w:hyperlink r:id="rId469" w:anchor="onBind(android.content.Intent)" w:history="1">
        <w:r w:rsidRPr="00864435">
          <w:rPr>
            <w:rFonts w:ascii="Times New Roman" w:eastAsia="Times New Roman" w:hAnsi="Times New Roman" w:cs="Times New Roman"/>
            <w:sz w:val="20"/>
            <w:szCs w:val="20"/>
            <w:lang w:eastAsia="en-IN"/>
          </w:rPr>
          <w:t>onBind()</w:t>
        </w:r>
      </w:hyperlink>
      <w:r w:rsidRPr="00864435">
        <w:rPr>
          <w:rFonts w:ascii="Times New Roman" w:eastAsia="Times New Roman" w:hAnsi="Times New Roman" w:cs="Times New Roman"/>
          <w:sz w:val="20"/>
          <w:szCs w:val="20"/>
          <w:lang w:eastAsia="en-IN"/>
        </w:rPr>
        <w:t>). If the service is already running, this method is not called.</w:t>
      </w:r>
    </w:p>
    <w:p w:rsidR="00864435" w:rsidRPr="00864435" w:rsidRDefault="00EA43E9" w:rsidP="00864435">
      <w:pPr>
        <w:shd w:val="clear" w:color="auto" w:fill="FFFFFF"/>
        <w:spacing w:before="326" w:after="163" w:line="240" w:lineRule="auto"/>
        <w:rPr>
          <w:rFonts w:ascii="Times New Roman" w:eastAsia="Times New Roman" w:hAnsi="Times New Roman" w:cs="Times New Roman"/>
          <w:b/>
          <w:sz w:val="20"/>
          <w:szCs w:val="20"/>
          <w:lang w:eastAsia="en-IN"/>
        </w:rPr>
      </w:pPr>
      <w:hyperlink r:id="rId470" w:anchor="onDestroy()" w:history="1">
        <w:r w:rsidR="00864435" w:rsidRPr="00864435">
          <w:rPr>
            <w:rFonts w:ascii="Times New Roman" w:eastAsia="Times New Roman" w:hAnsi="Times New Roman" w:cs="Times New Roman"/>
            <w:b/>
            <w:sz w:val="20"/>
            <w:szCs w:val="20"/>
            <w:highlight w:val="yellow"/>
            <w:lang w:eastAsia="en-IN"/>
          </w:rPr>
          <w:t>onDestroy()</w:t>
        </w:r>
      </w:hyperlink>
    </w:p>
    <w:p w:rsidR="00864435" w:rsidRPr="00864435" w:rsidRDefault="00864435" w:rsidP="00864435">
      <w:pPr>
        <w:shd w:val="clear" w:color="auto" w:fill="FFFFFF"/>
        <w:spacing w:after="136" w:line="240" w:lineRule="auto"/>
        <w:ind w:left="720"/>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The system invokes this method when the service is no longer used and is being destroyed. Your service should implement this to clean up any resources such as threads, registered listeners, or receivers. This is the last call that the service receives.</w:t>
      </w:r>
    </w:p>
    <w:p w:rsidR="00864435" w:rsidRPr="00864435" w:rsidRDefault="00864435" w:rsidP="00864435">
      <w:pPr>
        <w:shd w:val="clear" w:color="auto" w:fill="FFFFFF"/>
        <w:spacing w:after="163"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If a component starts the service by calling </w:t>
      </w:r>
      <w:hyperlink r:id="rId471" w:anchor="startService(android.content.Intent)" w:history="1">
        <w:r w:rsidRPr="00864435">
          <w:rPr>
            <w:rFonts w:ascii="Times New Roman" w:eastAsia="Times New Roman" w:hAnsi="Times New Roman" w:cs="Times New Roman"/>
            <w:sz w:val="20"/>
            <w:szCs w:val="20"/>
            <w:lang w:eastAsia="en-IN"/>
          </w:rPr>
          <w:t>startService()</w:t>
        </w:r>
      </w:hyperlink>
      <w:r w:rsidRPr="00864435">
        <w:rPr>
          <w:rFonts w:ascii="Times New Roman" w:eastAsia="Times New Roman" w:hAnsi="Times New Roman" w:cs="Times New Roman"/>
          <w:sz w:val="20"/>
          <w:szCs w:val="20"/>
          <w:lang w:eastAsia="en-IN"/>
        </w:rPr>
        <w:t> (which results in a call to </w:t>
      </w:r>
      <w:hyperlink r:id="rId472" w:anchor="onStartCommand(android.content.Intent, int, int)" w:history="1">
        <w:r w:rsidRPr="00864435">
          <w:rPr>
            <w:rFonts w:ascii="Times New Roman" w:eastAsia="Times New Roman" w:hAnsi="Times New Roman" w:cs="Times New Roman"/>
            <w:sz w:val="20"/>
            <w:szCs w:val="20"/>
            <w:lang w:eastAsia="en-IN"/>
          </w:rPr>
          <w:t>onStartCommand()</w:t>
        </w:r>
      </w:hyperlink>
      <w:r w:rsidRPr="00864435">
        <w:rPr>
          <w:rFonts w:ascii="Times New Roman" w:eastAsia="Times New Roman" w:hAnsi="Times New Roman" w:cs="Times New Roman"/>
          <w:sz w:val="20"/>
          <w:szCs w:val="20"/>
          <w:lang w:eastAsia="en-IN"/>
        </w:rPr>
        <w:t>), the service continues to run until it stops itself with </w:t>
      </w:r>
      <w:hyperlink r:id="rId473" w:anchor="stopSelf()" w:history="1">
        <w:r w:rsidRPr="00864435">
          <w:rPr>
            <w:rFonts w:ascii="Times New Roman" w:eastAsia="Times New Roman" w:hAnsi="Times New Roman" w:cs="Times New Roman"/>
            <w:sz w:val="20"/>
            <w:szCs w:val="20"/>
            <w:lang w:eastAsia="en-IN"/>
          </w:rPr>
          <w:t>stopSelf()</w:t>
        </w:r>
      </w:hyperlink>
      <w:r w:rsidRPr="00864435">
        <w:rPr>
          <w:rFonts w:ascii="Times New Roman" w:eastAsia="Times New Roman" w:hAnsi="Times New Roman" w:cs="Times New Roman"/>
          <w:sz w:val="20"/>
          <w:szCs w:val="20"/>
          <w:lang w:eastAsia="en-IN"/>
        </w:rPr>
        <w:t> or another component stops it by calling </w:t>
      </w:r>
      <w:hyperlink r:id="rId474" w:anchor="stopService(android.content.Intent)" w:history="1">
        <w:r w:rsidRPr="00864435">
          <w:rPr>
            <w:rFonts w:ascii="Times New Roman" w:eastAsia="Times New Roman" w:hAnsi="Times New Roman" w:cs="Times New Roman"/>
            <w:sz w:val="20"/>
            <w:szCs w:val="20"/>
            <w:lang w:eastAsia="en-IN"/>
          </w:rPr>
          <w:t>stopService()</w:t>
        </w:r>
      </w:hyperlink>
      <w:r w:rsidRPr="00864435">
        <w:rPr>
          <w:rFonts w:ascii="Times New Roman" w:eastAsia="Times New Roman" w:hAnsi="Times New Roman" w:cs="Times New Roman"/>
          <w:sz w:val="20"/>
          <w:szCs w:val="20"/>
          <w:lang w:eastAsia="en-IN"/>
        </w:rPr>
        <w:t>.</w:t>
      </w:r>
    </w:p>
    <w:p w:rsidR="00864435" w:rsidRPr="00864435" w:rsidRDefault="00864435" w:rsidP="00864435">
      <w:pPr>
        <w:shd w:val="clear" w:color="auto" w:fill="FFFFFF"/>
        <w:spacing w:after="163"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If a component calls </w:t>
      </w:r>
      <w:hyperlink r:id="rId475" w:anchor="bindService(android.content.Intent, android.content.ServiceConnection, int)" w:history="1">
        <w:r w:rsidRPr="00864435">
          <w:rPr>
            <w:rFonts w:ascii="Times New Roman" w:eastAsia="Times New Roman" w:hAnsi="Times New Roman" w:cs="Times New Roman"/>
            <w:sz w:val="20"/>
            <w:szCs w:val="20"/>
            <w:lang w:eastAsia="en-IN"/>
          </w:rPr>
          <w:t>bindService()</w:t>
        </w:r>
      </w:hyperlink>
      <w:r w:rsidRPr="00864435">
        <w:rPr>
          <w:rFonts w:ascii="Times New Roman" w:eastAsia="Times New Roman" w:hAnsi="Times New Roman" w:cs="Times New Roman"/>
          <w:sz w:val="20"/>
          <w:szCs w:val="20"/>
          <w:lang w:eastAsia="en-IN"/>
        </w:rPr>
        <w:t> to create the service and </w:t>
      </w:r>
      <w:hyperlink r:id="rId476" w:anchor="onStartCommand(android.content.Intent, int, int)" w:history="1">
        <w:r w:rsidRPr="00864435">
          <w:rPr>
            <w:rFonts w:ascii="Times New Roman" w:eastAsia="Times New Roman" w:hAnsi="Times New Roman" w:cs="Times New Roman"/>
            <w:sz w:val="20"/>
            <w:szCs w:val="20"/>
            <w:lang w:eastAsia="en-IN"/>
          </w:rPr>
          <w:t>onStartCommand()</w:t>
        </w:r>
      </w:hyperlink>
      <w:r w:rsidRPr="00864435">
        <w:rPr>
          <w:rFonts w:ascii="Times New Roman" w:eastAsia="Times New Roman" w:hAnsi="Times New Roman" w:cs="Times New Roman"/>
          <w:sz w:val="20"/>
          <w:szCs w:val="20"/>
          <w:lang w:eastAsia="en-IN"/>
        </w:rPr>
        <w:t> is </w:t>
      </w:r>
      <w:r w:rsidRPr="00864435">
        <w:rPr>
          <w:rFonts w:ascii="Times New Roman" w:eastAsia="Times New Roman" w:hAnsi="Times New Roman" w:cs="Times New Roman"/>
          <w:i/>
          <w:iCs/>
          <w:sz w:val="20"/>
          <w:szCs w:val="20"/>
          <w:lang w:eastAsia="en-IN"/>
        </w:rPr>
        <w:t>not</w:t>
      </w:r>
      <w:r w:rsidRPr="00864435">
        <w:rPr>
          <w:rFonts w:ascii="Times New Roman" w:eastAsia="Times New Roman" w:hAnsi="Times New Roman" w:cs="Times New Roman"/>
          <w:sz w:val="20"/>
          <w:szCs w:val="20"/>
          <w:lang w:eastAsia="en-IN"/>
        </w:rPr>
        <w:t> called, the service runs only as long as the component is bound to it. After the service is unbound from all of its clients, the system destroys it.</w:t>
      </w:r>
    </w:p>
    <w:p w:rsidR="00864435" w:rsidRPr="00864435" w:rsidRDefault="00864435" w:rsidP="00864435">
      <w:pPr>
        <w:shd w:val="clear" w:color="auto" w:fill="FFFFFF"/>
        <w:spacing w:after="163" w:line="240" w:lineRule="auto"/>
        <w:rPr>
          <w:rFonts w:ascii="Times New Roman" w:eastAsia="Times New Roman" w:hAnsi="Times New Roman" w:cs="Times New Roman"/>
          <w:sz w:val="20"/>
          <w:szCs w:val="20"/>
          <w:lang w:eastAsia="en-IN"/>
        </w:rPr>
      </w:pPr>
      <w:r w:rsidRPr="00864435">
        <w:rPr>
          <w:rFonts w:ascii="Times New Roman" w:eastAsia="Times New Roman" w:hAnsi="Times New Roman" w:cs="Times New Roman"/>
          <w:sz w:val="20"/>
          <w:szCs w:val="20"/>
          <w:lang w:eastAsia="en-IN"/>
        </w:rPr>
        <w:t>The Android system force-stops a service only when memory is low and it must recover system resources for the activity that has user focus. If the service is bound to an activity that has user focus, it's less likely to be killed; if the service is declared to </w:t>
      </w:r>
      <w:hyperlink r:id="rId477" w:anchor="Foreground" w:history="1">
        <w:r w:rsidRPr="00864435">
          <w:rPr>
            <w:rFonts w:ascii="Times New Roman" w:eastAsia="Times New Roman" w:hAnsi="Times New Roman" w:cs="Times New Roman"/>
            <w:sz w:val="20"/>
            <w:szCs w:val="20"/>
            <w:lang w:eastAsia="en-IN"/>
          </w:rPr>
          <w:t>run in the foreground</w:t>
        </w:r>
      </w:hyperlink>
      <w:r w:rsidRPr="00864435">
        <w:rPr>
          <w:rFonts w:ascii="Times New Roman" w:eastAsia="Times New Roman" w:hAnsi="Times New Roman" w:cs="Times New Roman"/>
          <w:sz w:val="20"/>
          <w:szCs w:val="20"/>
          <w:lang w:eastAsia="en-IN"/>
        </w:rPr>
        <w:t>, it's rarely killed. If the service is started and is long-running, the system lowers its position in the list of background tasks over time, and the service becomes highly susceptible to killing—if your service is started, you must design it to gracefully handle restarts by the system. If the system kills your service, it restarts it as soon as resources become available, but this also depends on the value that you return from </w:t>
      </w:r>
      <w:hyperlink r:id="rId478" w:anchor="onStartCommand(android.content.Intent, int, int)" w:history="1">
        <w:r w:rsidRPr="00864435">
          <w:rPr>
            <w:rFonts w:ascii="Times New Roman" w:eastAsia="Times New Roman" w:hAnsi="Times New Roman" w:cs="Times New Roman"/>
            <w:sz w:val="20"/>
            <w:szCs w:val="20"/>
            <w:lang w:eastAsia="en-IN"/>
          </w:rPr>
          <w:t>onStartCommand()</w:t>
        </w:r>
      </w:hyperlink>
      <w:r w:rsidRPr="00864435">
        <w:rPr>
          <w:rFonts w:ascii="Times New Roman" w:eastAsia="Times New Roman" w:hAnsi="Times New Roman" w:cs="Times New Roman"/>
          <w:sz w:val="20"/>
          <w:szCs w:val="20"/>
          <w:lang w:eastAsia="en-IN"/>
        </w:rPr>
        <w:t>. For more information about when the system might destroy a service, see the </w:t>
      </w:r>
      <w:hyperlink r:id="rId479" w:history="1">
        <w:r w:rsidRPr="00864435">
          <w:rPr>
            <w:rFonts w:ascii="Times New Roman" w:eastAsia="Times New Roman" w:hAnsi="Times New Roman" w:cs="Times New Roman"/>
            <w:sz w:val="20"/>
            <w:szCs w:val="20"/>
            <w:lang w:eastAsia="en-IN"/>
          </w:rPr>
          <w:t>Processes and Threading</w:t>
        </w:r>
      </w:hyperlink>
      <w:r w:rsidRPr="00864435">
        <w:rPr>
          <w:rFonts w:ascii="Times New Roman" w:eastAsia="Times New Roman" w:hAnsi="Times New Roman" w:cs="Times New Roman"/>
          <w:sz w:val="20"/>
          <w:szCs w:val="20"/>
          <w:lang w:eastAsia="en-IN"/>
        </w:rPr>
        <w:t> document.</w:t>
      </w:r>
    </w:p>
    <w:p w:rsidR="003F7E9C" w:rsidRDefault="003F7E9C" w:rsidP="00215CD2">
      <w:pPr>
        <w:rPr>
          <w:rFonts w:ascii="Times New Roman" w:hAnsi="Times New Roman" w:cs="Times New Roman"/>
          <w:sz w:val="24"/>
          <w:szCs w:val="24"/>
          <w:u w:val="single"/>
          <w:lang w:val="en-US"/>
        </w:rPr>
      </w:pPr>
    </w:p>
    <w:p w:rsidR="003F7E9C" w:rsidRDefault="003F7E9C" w:rsidP="00215CD2">
      <w:pPr>
        <w:rPr>
          <w:rFonts w:ascii="Times New Roman" w:hAnsi="Times New Roman" w:cs="Times New Roman"/>
          <w:sz w:val="24"/>
          <w:szCs w:val="24"/>
          <w:u w:val="single"/>
          <w:lang w:val="en-US"/>
        </w:rPr>
      </w:pPr>
    </w:p>
    <w:p w:rsidR="003F7E9C" w:rsidRDefault="003F7E9C" w:rsidP="00215CD2">
      <w:pPr>
        <w:rPr>
          <w:rFonts w:ascii="Times New Roman" w:hAnsi="Times New Roman" w:cs="Times New Roman"/>
          <w:sz w:val="24"/>
          <w:szCs w:val="24"/>
          <w:u w:val="single"/>
          <w:lang w:val="en-US"/>
        </w:rPr>
      </w:pPr>
    </w:p>
    <w:p w:rsidR="003F7E9C" w:rsidRDefault="003F7E9C" w:rsidP="00215CD2">
      <w:pPr>
        <w:rPr>
          <w:rFonts w:ascii="Times New Roman" w:hAnsi="Times New Roman" w:cs="Times New Roman"/>
          <w:sz w:val="24"/>
          <w:szCs w:val="24"/>
          <w:u w:val="single"/>
          <w:lang w:val="en-US"/>
        </w:rPr>
      </w:pPr>
    </w:p>
    <w:p w:rsidR="003F7E9C" w:rsidRDefault="003F7E9C" w:rsidP="00215CD2">
      <w:pPr>
        <w:rPr>
          <w:rFonts w:ascii="Times New Roman" w:hAnsi="Times New Roman" w:cs="Times New Roman"/>
          <w:sz w:val="24"/>
          <w:szCs w:val="24"/>
          <w:u w:val="single"/>
          <w:lang w:val="en-US"/>
        </w:rPr>
      </w:pPr>
    </w:p>
    <w:p w:rsidR="003F7E9C" w:rsidRDefault="003F7E9C" w:rsidP="00215CD2">
      <w:pPr>
        <w:rPr>
          <w:rFonts w:ascii="Times New Roman" w:hAnsi="Times New Roman" w:cs="Times New Roman"/>
          <w:sz w:val="24"/>
          <w:szCs w:val="24"/>
          <w:u w:val="single"/>
          <w:lang w:val="en-US"/>
        </w:rPr>
      </w:pPr>
    </w:p>
    <w:p w:rsidR="003F7E9C" w:rsidRDefault="003F7E9C" w:rsidP="00215CD2">
      <w:pPr>
        <w:rPr>
          <w:rFonts w:ascii="Times New Roman" w:hAnsi="Times New Roman" w:cs="Times New Roman"/>
          <w:sz w:val="24"/>
          <w:szCs w:val="24"/>
          <w:u w:val="single"/>
          <w:lang w:val="en-US"/>
        </w:rPr>
      </w:pPr>
    </w:p>
    <w:p w:rsidR="003F7E9C" w:rsidRDefault="003F7E9C" w:rsidP="00215CD2">
      <w:pPr>
        <w:rPr>
          <w:rFonts w:ascii="Times New Roman" w:hAnsi="Times New Roman" w:cs="Times New Roman"/>
          <w:sz w:val="24"/>
          <w:szCs w:val="24"/>
          <w:u w:val="single"/>
          <w:lang w:val="en-US"/>
        </w:rPr>
      </w:pPr>
    </w:p>
    <w:p w:rsidR="00215CD2" w:rsidRPr="003F7E9C" w:rsidRDefault="00215CD2" w:rsidP="00215CD2">
      <w:pPr>
        <w:rPr>
          <w:rFonts w:ascii="Times New Roman" w:hAnsi="Times New Roman" w:cs="Times New Roman"/>
          <w:sz w:val="24"/>
          <w:szCs w:val="24"/>
          <w:u w:val="single"/>
          <w:lang w:val="en-US"/>
        </w:rPr>
      </w:pPr>
      <w:r w:rsidRPr="003F7E9C">
        <w:rPr>
          <w:rFonts w:ascii="Times New Roman" w:hAnsi="Times New Roman" w:cs="Times New Roman"/>
          <w:sz w:val="24"/>
          <w:szCs w:val="24"/>
          <w:u w:val="single"/>
          <w:lang w:val="en-US"/>
        </w:rPr>
        <w:lastRenderedPageBreak/>
        <w:t>Topics to learn</w:t>
      </w:r>
    </w:p>
    <w:p w:rsidR="00AE45F2" w:rsidRPr="003F7E9C" w:rsidRDefault="00AE45F2" w:rsidP="00215CD2">
      <w:pPr>
        <w:pStyle w:val="ListParagraph"/>
        <w:numPr>
          <w:ilvl w:val="1"/>
          <w:numId w:val="1"/>
        </w:numPr>
        <w:rPr>
          <w:rFonts w:ascii="Times New Roman" w:hAnsi="Times New Roman" w:cs="Times New Roman"/>
          <w:sz w:val="24"/>
          <w:szCs w:val="24"/>
          <w:lang w:val="en-US"/>
        </w:rPr>
      </w:pPr>
      <w:r w:rsidRPr="003F7E9C">
        <w:rPr>
          <w:rFonts w:ascii="Times New Roman" w:hAnsi="Times New Roman" w:cs="Times New Roman"/>
          <w:sz w:val="24"/>
          <w:szCs w:val="24"/>
          <w:lang w:val="en-US"/>
        </w:rPr>
        <w:t>Types of Services</w:t>
      </w:r>
    </w:p>
    <w:p w:rsidR="00AE45F2" w:rsidRPr="003F7E9C" w:rsidRDefault="00AE45F2" w:rsidP="00215CD2">
      <w:pPr>
        <w:pStyle w:val="ListParagraph"/>
        <w:numPr>
          <w:ilvl w:val="1"/>
          <w:numId w:val="1"/>
        </w:numPr>
        <w:rPr>
          <w:rFonts w:ascii="Times New Roman" w:hAnsi="Times New Roman" w:cs="Times New Roman"/>
          <w:sz w:val="24"/>
          <w:szCs w:val="24"/>
          <w:lang w:val="en-US"/>
        </w:rPr>
      </w:pPr>
      <w:r w:rsidRPr="003F7E9C">
        <w:rPr>
          <w:rFonts w:ascii="Times New Roman" w:hAnsi="Times New Roman" w:cs="Times New Roman"/>
          <w:sz w:val="24"/>
          <w:szCs w:val="24"/>
          <w:lang w:val="en-US"/>
        </w:rPr>
        <w:t>Services and Threads</w:t>
      </w:r>
    </w:p>
    <w:p w:rsidR="00AE45F2" w:rsidRPr="003F7E9C" w:rsidRDefault="00F156CB" w:rsidP="00215CD2">
      <w:pPr>
        <w:pStyle w:val="ListParagraph"/>
        <w:numPr>
          <w:ilvl w:val="1"/>
          <w:numId w:val="1"/>
        </w:numPr>
        <w:rPr>
          <w:rFonts w:ascii="Times New Roman" w:hAnsi="Times New Roman" w:cs="Times New Roman"/>
          <w:sz w:val="24"/>
          <w:szCs w:val="24"/>
          <w:lang w:val="en-US"/>
        </w:rPr>
      </w:pPr>
      <w:r w:rsidRPr="003F7E9C">
        <w:rPr>
          <w:rFonts w:ascii="Times New Roman" w:hAnsi="Times New Roman" w:cs="Times New Roman"/>
          <w:sz w:val="24"/>
          <w:szCs w:val="24"/>
          <w:lang w:val="en-US"/>
        </w:rPr>
        <w:t>Android IPC and RPC - recipe</w:t>
      </w:r>
    </w:p>
    <w:p w:rsidR="00F156CB" w:rsidRPr="003F7E9C" w:rsidRDefault="00D73567" w:rsidP="00215CD2">
      <w:pPr>
        <w:pStyle w:val="ListParagraph"/>
        <w:numPr>
          <w:ilvl w:val="1"/>
          <w:numId w:val="1"/>
        </w:numPr>
        <w:rPr>
          <w:rFonts w:ascii="Times New Roman" w:hAnsi="Times New Roman" w:cs="Times New Roman"/>
          <w:sz w:val="24"/>
          <w:szCs w:val="24"/>
          <w:lang w:val="en-US"/>
        </w:rPr>
      </w:pPr>
      <w:r w:rsidRPr="003F7E9C">
        <w:rPr>
          <w:rFonts w:ascii="Times New Roman" w:hAnsi="Times New Roman" w:cs="Times New Roman"/>
          <w:sz w:val="24"/>
          <w:szCs w:val="24"/>
          <w:lang w:val="en-US"/>
        </w:rPr>
        <w:t>Android Interface Definition Language (AIDL) and its Uses</w:t>
      </w:r>
    </w:p>
    <w:p w:rsidR="00D73567" w:rsidRPr="003F7E9C" w:rsidRDefault="00D73567" w:rsidP="00215CD2">
      <w:pPr>
        <w:pStyle w:val="ListParagraph"/>
        <w:numPr>
          <w:ilvl w:val="1"/>
          <w:numId w:val="1"/>
        </w:numPr>
        <w:rPr>
          <w:rFonts w:ascii="Times New Roman" w:hAnsi="Times New Roman" w:cs="Times New Roman"/>
          <w:sz w:val="24"/>
          <w:szCs w:val="24"/>
          <w:lang w:val="en-US"/>
        </w:rPr>
      </w:pPr>
      <w:r w:rsidRPr="003F7E9C">
        <w:rPr>
          <w:rFonts w:ascii="Times New Roman" w:hAnsi="Times New Roman" w:cs="Times New Roman"/>
          <w:sz w:val="24"/>
          <w:szCs w:val="24"/>
          <w:lang w:val="en-US"/>
        </w:rPr>
        <w:t>The APIs of Android</w:t>
      </w:r>
    </w:p>
    <w:p w:rsidR="00D73567" w:rsidRDefault="00D73567" w:rsidP="00D73567">
      <w:pPr>
        <w:rPr>
          <w:rFonts w:ascii="Times New Roman" w:hAnsi="Times New Roman" w:cs="Times New Roman"/>
          <w:sz w:val="20"/>
          <w:szCs w:val="20"/>
          <w:u w:val="single"/>
          <w:lang w:val="en-US"/>
        </w:rPr>
      </w:pPr>
      <w:r w:rsidRPr="00D73567">
        <w:rPr>
          <w:rFonts w:ascii="Times New Roman" w:hAnsi="Times New Roman" w:cs="Times New Roman"/>
          <w:sz w:val="20"/>
          <w:szCs w:val="20"/>
          <w:u w:val="single"/>
          <w:lang w:val="en-US"/>
        </w:rPr>
        <w:t xml:space="preserve">Illustrated Example </w:t>
      </w:r>
    </w:p>
    <w:p w:rsidR="00B11CDE" w:rsidRDefault="00864435" w:rsidP="003E3ED9">
      <w:pPr>
        <w:pStyle w:val="ListParagraph"/>
        <w:numPr>
          <w:ilvl w:val="0"/>
          <w:numId w:val="41"/>
        </w:numPr>
        <w:rPr>
          <w:rFonts w:ascii="Times New Roman" w:hAnsi="Times New Roman" w:cs="Times New Roman"/>
          <w:sz w:val="20"/>
          <w:szCs w:val="20"/>
          <w:lang w:val="en-US"/>
        </w:rPr>
      </w:pPr>
      <w:r w:rsidRPr="00864435">
        <w:rPr>
          <w:rFonts w:ascii="Times New Roman" w:hAnsi="Times New Roman" w:cs="Times New Roman"/>
          <w:sz w:val="20"/>
          <w:szCs w:val="20"/>
          <w:lang w:val="en-US"/>
        </w:rPr>
        <w:t>https://developer.android.com/guide/components/services.html</w:t>
      </w:r>
    </w:p>
    <w:p w:rsidR="00864435" w:rsidRDefault="00864435" w:rsidP="003E3ED9">
      <w:pPr>
        <w:pStyle w:val="ListParagraph"/>
        <w:numPr>
          <w:ilvl w:val="0"/>
          <w:numId w:val="41"/>
        </w:numPr>
        <w:rPr>
          <w:rFonts w:ascii="Times New Roman" w:hAnsi="Times New Roman" w:cs="Times New Roman"/>
          <w:sz w:val="20"/>
          <w:szCs w:val="20"/>
          <w:lang w:val="en-US"/>
        </w:rPr>
      </w:pPr>
      <w:r w:rsidRPr="00864435">
        <w:rPr>
          <w:rFonts w:ascii="Times New Roman" w:hAnsi="Times New Roman" w:cs="Times New Roman"/>
          <w:sz w:val="20"/>
          <w:szCs w:val="20"/>
          <w:lang w:val="en-US"/>
        </w:rPr>
        <w:t>https://www.tutorialspoint.com/android/android_services.htm</w:t>
      </w:r>
    </w:p>
    <w:p w:rsidR="00864435" w:rsidRDefault="00864435" w:rsidP="003E3ED9">
      <w:pPr>
        <w:pStyle w:val="ListParagraph"/>
        <w:numPr>
          <w:ilvl w:val="0"/>
          <w:numId w:val="41"/>
        </w:numPr>
        <w:rPr>
          <w:rFonts w:ascii="Times New Roman" w:hAnsi="Times New Roman" w:cs="Times New Roman"/>
          <w:sz w:val="20"/>
          <w:szCs w:val="20"/>
          <w:lang w:val="en-US"/>
        </w:rPr>
      </w:pPr>
      <w:r w:rsidRPr="00864435">
        <w:rPr>
          <w:rFonts w:ascii="Times New Roman" w:hAnsi="Times New Roman" w:cs="Times New Roman"/>
          <w:sz w:val="20"/>
          <w:szCs w:val="20"/>
          <w:lang w:val="en-US"/>
        </w:rPr>
        <w:t>https://www.javatpoint.com/android-service-tutorial</w:t>
      </w:r>
    </w:p>
    <w:p w:rsidR="00864435" w:rsidRDefault="00864435" w:rsidP="003E3ED9">
      <w:pPr>
        <w:pStyle w:val="ListParagraph"/>
        <w:numPr>
          <w:ilvl w:val="0"/>
          <w:numId w:val="41"/>
        </w:numPr>
        <w:rPr>
          <w:rFonts w:ascii="Times New Roman" w:hAnsi="Times New Roman" w:cs="Times New Roman"/>
          <w:sz w:val="20"/>
          <w:szCs w:val="20"/>
          <w:lang w:val="en-US"/>
        </w:rPr>
      </w:pPr>
      <w:r w:rsidRPr="00864435">
        <w:rPr>
          <w:rFonts w:ascii="Times New Roman" w:hAnsi="Times New Roman" w:cs="Times New Roman"/>
          <w:sz w:val="20"/>
          <w:szCs w:val="20"/>
          <w:lang w:val="en-US"/>
        </w:rPr>
        <w:t>http://www.vogella.com/tutorials/AndroidServices/article.html</w:t>
      </w:r>
    </w:p>
    <w:p w:rsidR="00864435" w:rsidRDefault="00864435" w:rsidP="003E3ED9">
      <w:pPr>
        <w:pStyle w:val="ListParagraph"/>
        <w:numPr>
          <w:ilvl w:val="0"/>
          <w:numId w:val="41"/>
        </w:numPr>
        <w:rPr>
          <w:rFonts w:ascii="Times New Roman" w:hAnsi="Times New Roman" w:cs="Times New Roman"/>
          <w:sz w:val="20"/>
          <w:szCs w:val="20"/>
          <w:lang w:val="en-US"/>
        </w:rPr>
      </w:pPr>
      <w:r w:rsidRPr="00864435">
        <w:rPr>
          <w:rFonts w:ascii="Times New Roman" w:hAnsi="Times New Roman" w:cs="Times New Roman"/>
          <w:sz w:val="20"/>
          <w:szCs w:val="20"/>
          <w:lang w:val="en-US"/>
        </w:rPr>
        <w:t>http://blog.rhesoft.com/2016/03/14/tutorial-</w:t>
      </w:r>
      <w:r w:rsidRPr="00864435">
        <w:rPr>
          <w:rFonts w:ascii="Times New Roman" w:hAnsi="Times New Roman" w:cs="Times New Roman"/>
          <w:b/>
          <w:sz w:val="20"/>
          <w:szCs w:val="20"/>
          <w:highlight w:val="yellow"/>
          <w:lang w:val="en-US"/>
        </w:rPr>
        <w:t>developing-android-background-services</w:t>
      </w:r>
      <w:r w:rsidRPr="00864435">
        <w:rPr>
          <w:rFonts w:ascii="Times New Roman" w:hAnsi="Times New Roman" w:cs="Times New Roman"/>
          <w:sz w:val="20"/>
          <w:szCs w:val="20"/>
          <w:lang w:val="en-US"/>
        </w:rPr>
        <w:t>-android-studio/</w:t>
      </w:r>
    </w:p>
    <w:p w:rsidR="00864435" w:rsidRDefault="00864435" w:rsidP="003E3ED9">
      <w:pPr>
        <w:pStyle w:val="ListParagraph"/>
        <w:numPr>
          <w:ilvl w:val="0"/>
          <w:numId w:val="41"/>
        </w:numPr>
        <w:rPr>
          <w:rFonts w:ascii="Times New Roman" w:hAnsi="Times New Roman" w:cs="Times New Roman"/>
          <w:sz w:val="20"/>
          <w:szCs w:val="20"/>
          <w:lang w:val="en-US"/>
        </w:rPr>
      </w:pPr>
      <w:r w:rsidRPr="00864435">
        <w:rPr>
          <w:rFonts w:ascii="Times New Roman" w:hAnsi="Times New Roman" w:cs="Times New Roman"/>
          <w:sz w:val="20"/>
          <w:szCs w:val="20"/>
          <w:lang w:val="en-US"/>
        </w:rPr>
        <w:t>http://stacktips.com/tutorials/android/android-service-example</w:t>
      </w:r>
      <w:r>
        <w:rPr>
          <w:rFonts w:ascii="Times New Roman" w:hAnsi="Times New Roman" w:cs="Times New Roman"/>
          <w:sz w:val="20"/>
          <w:szCs w:val="20"/>
          <w:lang w:val="en-US"/>
        </w:rPr>
        <w:t xml:space="preserve"> </w:t>
      </w:r>
    </w:p>
    <w:p w:rsidR="00864435" w:rsidRDefault="00864435" w:rsidP="003E3ED9">
      <w:pPr>
        <w:pStyle w:val="ListParagraph"/>
        <w:numPr>
          <w:ilvl w:val="0"/>
          <w:numId w:val="41"/>
        </w:numPr>
        <w:rPr>
          <w:rFonts w:ascii="Times New Roman" w:hAnsi="Times New Roman" w:cs="Times New Roman"/>
          <w:sz w:val="20"/>
          <w:szCs w:val="20"/>
          <w:lang w:val="en-US"/>
        </w:rPr>
      </w:pPr>
      <w:r w:rsidRPr="00864435">
        <w:rPr>
          <w:rFonts w:ascii="Times New Roman" w:hAnsi="Times New Roman" w:cs="Times New Roman"/>
          <w:sz w:val="20"/>
          <w:szCs w:val="20"/>
          <w:lang w:val="en-US"/>
        </w:rPr>
        <w:t>http://www.techotopia.com/index.php</w:t>
      </w:r>
      <w:r w:rsidRPr="00E654A8">
        <w:rPr>
          <w:rFonts w:ascii="Times New Roman" w:hAnsi="Times New Roman" w:cs="Times New Roman"/>
          <w:b/>
          <w:sz w:val="20"/>
          <w:szCs w:val="20"/>
          <w:highlight w:val="yellow"/>
          <w:lang w:val="en-US"/>
        </w:rPr>
        <w:t>/Implementing_an_Android_Started_Service</w:t>
      </w:r>
      <w:r w:rsidRPr="00864435">
        <w:rPr>
          <w:rFonts w:ascii="Times New Roman" w:hAnsi="Times New Roman" w:cs="Times New Roman"/>
          <w:sz w:val="20"/>
          <w:szCs w:val="20"/>
          <w:lang w:val="en-US"/>
        </w:rPr>
        <w:t>_%E2%80%93_</w:t>
      </w:r>
      <w:r w:rsidRPr="00E654A8">
        <w:rPr>
          <w:rFonts w:ascii="Times New Roman" w:hAnsi="Times New Roman" w:cs="Times New Roman"/>
          <w:sz w:val="20"/>
          <w:szCs w:val="20"/>
          <w:highlight w:val="green"/>
          <w:lang w:val="en-US"/>
        </w:rPr>
        <w:t>A_Worked_Example</w:t>
      </w:r>
    </w:p>
    <w:p w:rsidR="00E654A8" w:rsidRDefault="00E654A8" w:rsidP="003E3ED9">
      <w:pPr>
        <w:pStyle w:val="ListParagraph"/>
        <w:numPr>
          <w:ilvl w:val="0"/>
          <w:numId w:val="41"/>
        </w:numPr>
        <w:rPr>
          <w:rFonts w:ascii="Times New Roman" w:hAnsi="Times New Roman" w:cs="Times New Roman"/>
          <w:sz w:val="20"/>
          <w:szCs w:val="20"/>
          <w:lang w:val="en-US"/>
        </w:rPr>
      </w:pPr>
      <w:r w:rsidRPr="00E654A8">
        <w:rPr>
          <w:rFonts w:ascii="Times New Roman" w:hAnsi="Times New Roman" w:cs="Times New Roman"/>
          <w:sz w:val="20"/>
          <w:szCs w:val="20"/>
          <w:lang w:val="en-US"/>
        </w:rPr>
        <w:t>http://inchoo.net/dev-talk/android-development/</w:t>
      </w:r>
      <w:r w:rsidRPr="00E654A8">
        <w:rPr>
          <w:rFonts w:ascii="Times New Roman" w:hAnsi="Times New Roman" w:cs="Times New Roman"/>
          <w:sz w:val="20"/>
          <w:szCs w:val="20"/>
          <w:highlight w:val="green"/>
          <w:lang w:val="en-US"/>
        </w:rPr>
        <w:t>android-simple-service/</w:t>
      </w:r>
    </w:p>
    <w:p w:rsidR="00E654A8" w:rsidRDefault="00E654A8" w:rsidP="003F7E9C">
      <w:pPr>
        <w:pStyle w:val="ListParagraph"/>
        <w:rPr>
          <w:rFonts w:ascii="Times New Roman" w:hAnsi="Times New Roman" w:cs="Times New Roman"/>
          <w:sz w:val="20"/>
          <w:szCs w:val="20"/>
          <w:lang w:val="en-US"/>
        </w:rPr>
      </w:pPr>
    </w:p>
    <w:p w:rsidR="003F7E9C" w:rsidRDefault="003F7E9C">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F7E9C" w:rsidRPr="00FC727E" w:rsidRDefault="003F7E9C" w:rsidP="003F7E9C">
      <w:pPr>
        <w:pStyle w:val="ListParagraph"/>
        <w:spacing w:after="0" w:line="480" w:lineRule="auto"/>
        <w:ind w:left="0"/>
        <w:rPr>
          <w:rFonts w:ascii="Times New Roman" w:hAnsi="Times New Roman" w:cs="Times New Roman"/>
          <w:sz w:val="20"/>
          <w:szCs w:val="20"/>
          <w:lang w:val="en-US"/>
        </w:rPr>
      </w:pPr>
      <w:r>
        <w:rPr>
          <w:rFonts w:ascii="Times New Roman" w:hAnsi="Times New Roman" w:cs="Times New Roman"/>
          <w:sz w:val="24"/>
          <w:szCs w:val="24"/>
          <w:lang w:val="en-US"/>
        </w:rPr>
        <w:lastRenderedPageBreak/>
        <w:t>Chapter Four   Part II</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sz w:val="24"/>
          <w:szCs w:val="24"/>
          <w:lang w:val="en-US"/>
        </w:rPr>
        <w:t xml:space="preserve">AsyncTask, JobScheduler, Loader, Handler </w:t>
      </w:r>
    </w:p>
    <w:p w:rsidR="003F7E9C" w:rsidRDefault="003F7E9C" w:rsidP="003F7E9C">
      <w:pPr>
        <w:rPr>
          <w:rFonts w:ascii="Times New Roman" w:hAnsi="Times New Roman" w:cs="Times New Roman"/>
          <w:sz w:val="20"/>
          <w:szCs w:val="20"/>
          <w:u w:val="single"/>
          <w:lang w:val="en-US"/>
        </w:rPr>
      </w:pPr>
      <w:r>
        <w:rPr>
          <w:rFonts w:ascii="Times New Roman" w:hAnsi="Times New Roman" w:cs="Times New Roman"/>
          <w:sz w:val="20"/>
          <w:szCs w:val="20"/>
          <w:u w:val="single"/>
          <w:lang w:val="en-US"/>
        </w:rPr>
        <w:t>Background</w:t>
      </w:r>
    </w:p>
    <w:p w:rsidR="003F7E9C" w:rsidRPr="000023E7" w:rsidRDefault="003F7E9C" w:rsidP="003F7E9C">
      <w:pPr>
        <w:pStyle w:val="NormalWeb"/>
        <w:shd w:val="clear" w:color="auto" w:fill="FFFFFF"/>
        <w:spacing w:before="0" w:beforeAutospacing="0" w:after="150" w:afterAutospacing="0"/>
        <w:rPr>
          <w:sz w:val="20"/>
          <w:szCs w:val="20"/>
        </w:rPr>
      </w:pPr>
      <w:r w:rsidRPr="000023E7">
        <w:rPr>
          <w:b/>
          <w:sz w:val="20"/>
          <w:szCs w:val="20"/>
        </w:rPr>
        <w:t>AsyncTask</w:t>
      </w:r>
      <w:r w:rsidRPr="000023E7">
        <w:rPr>
          <w:sz w:val="20"/>
          <w:szCs w:val="20"/>
        </w:rPr>
        <w:t xml:space="preserve"> enables proper and easy use of the UI thread. This class allows you to perform background operations and publish results on the UI thread without having to manipulate threads and/or handlers.</w:t>
      </w:r>
    </w:p>
    <w:p w:rsidR="003F7E9C" w:rsidRPr="000023E7" w:rsidRDefault="003F7E9C" w:rsidP="003F7E9C">
      <w:pPr>
        <w:pStyle w:val="NormalWeb"/>
        <w:shd w:val="clear" w:color="auto" w:fill="FFFFFF"/>
        <w:spacing w:before="0" w:beforeAutospacing="0" w:after="150" w:afterAutospacing="0"/>
        <w:rPr>
          <w:sz w:val="20"/>
          <w:szCs w:val="20"/>
        </w:rPr>
      </w:pPr>
      <w:r w:rsidRPr="000023E7">
        <w:rPr>
          <w:sz w:val="20"/>
          <w:szCs w:val="20"/>
          <w:highlight w:val="cyan"/>
        </w:rPr>
        <w:t xml:space="preserve">AsyncTask is </w:t>
      </w:r>
      <w:r w:rsidRPr="000023E7">
        <w:rPr>
          <w:b/>
          <w:sz w:val="20"/>
          <w:szCs w:val="20"/>
          <w:highlight w:val="cyan"/>
        </w:rPr>
        <w:t>designed to be a helper class</w:t>
      </w:r>
      <w:r w:rsidRPr="000023E7">
        <w:rPr>
          <w:sz w:val="20"/>
          <w:szCs w:val="20"/>
          <w:highlight w:val="cyan"/>
        </w:rPr>
        <w:t xml:space="preserve"> around</w:t>
      </w:r>
      <w:r w:rsidRPr="000023E7">
        <w:rPr>
          <w:rStyle w:val="apple-converted-space"/>
          <w:rFonts w:eastAsiaTheme="majorEastAsia"/>
          <w:sz w:val="20"/>
          <w:szCs w:val="20"/>
        </w:rPr>
        <w:t> </w:t>
      </w:r>
      <w:hyperlink r:id="rId480" w:history="1">
        <w:r w:rsidRPr="000023E7">
          <w:rPr>
            <w:rStyle w:val="Hyperlink"/>
            <w:rFonts w:eastAsiaTheme="majorEastAsia"/>
            <w:color w:val="auto"/>
            <w:sz w:val="20"/>
            <w:szCs w:val="20"/>
          </w:rPr>
          <w:t>Thread</w:t>
        </w:r>
      </w:hyperlink>
      <w:r w:rsidRPr="000023E7">
        <w:rPr>
          <w:rStyle w:val="apple-converted-space"/>
          <w:rFonts w:eastAsiaTheme="majorEastAsia"/>
          <w:sz w:val="20"/>
          <w:szCs w:val="20"/>
        </w:rPr>
        <w:t> </w:t>
      </w:r>
      <w:r w:rsidRPr="000023E7">
        <w:rPr>
          <w:sz w:val="20"/>
          <w:szCs w:val="20"/>
          <w:highlight w:val="cyan"/>
        </w:rPr>
        <w:t>and</w:t>
      </w:r>
      <w:r w:rsidRPr="000023E7">
        <w:rPr>
          <w:rStyle w:val="apple-converted-space"/>
          <w:rFonts w:eastAsiaTheme="majorEastAsia"/>
          <w:sz w:val="20"/>
          <w:szCs w:val="20"/>
        </w:rPr>
        <w:t> </w:t>
      </w:r>
      <w:hyperlink r:id="rId481" w:history="1">
        <w:r w:rsidRPr="000023E7">
          <w:rPr>
            <w:rStyle w:val="Hyperlink"/>
            <w:rFonts w:eastAsiaTheme="majorEastAsia"/>
            <w:color w:val="auto"/>
            <w:sz w:val="20"/>
            <w:szCs w:val="20"/>
          </w:rPr>
          <w:t>Handler</w:t>
        </w:r>
      </w:hyperlink>
      <w:r w:rsidRPr="000023E7">
        <w:rPr>
          <w:rStyle w:val="apple-converted-space"/>
          <w:rFonts w:eastAsiaTheme="majorEastAsia"/>
          <w:sz w:val="20"/>
          <w:szCs w:val="20"/>
        </w:rPr>
        <w:t> </w:t>
      </w:r>
      <w:r w:rsidRPr="000023E7">
        <w:rPr>
          <w:sz w:val="20"/>
          <w:szCs w:val="20"/>
        </w:rPr>
        <w:t xml:space="preserve">and does not constitute a generic threading framework. </w:t>
      </w:r>
      <w:r w:rsidRPr="000023E7">
        <w:rPr>
          <w:b/>
          <w:sz w:val="20"/>
          <w:szCs w:val="20"/>
        </w:rPr>
        <w:t>AsyncTasks</w:t>
      </w:r>
      <w:r w:rsidRPr="000023E7">
        <w:rPr>
          <w:sz w:val="20"/>
          <w:szCs w:val="20"/>
        </w:rPr>
        <w:t xml:space="preserve"> </w:t>
      </w:r>
      <w:r w:rsidRPr="000023E7">
        <w:rPr>
          <w:sz w:val="20"/>
          <w:szCs w:val="20"/>
          <w:highlight w:val="yellow"/>
        </w:rPr>
        <w:t>should ideally be used for short operations</w:t>
      </w:r>
      <w:r w:rsidRPr="000023E7">
        <w:rPr>
          <w:sz w:val="20"/>
          <w:szCs w:val="20"/>
        </w:rPr>
        <w:t xml:space="preserve"> (a few seconds at the most.) If you need to keep threads running for long periods of time, it is highly recommended you use the various APIs provided by the</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b/>
        </w:rPr>
        <w:t>java.util.concurrent</w:t>
      </w:r>
      <w:r w:rsidRPr="000023E7">
        <w:rPr>
          <w:rStyle w:val="apple-converted-space"/>
          <w:rFonts w:eastAsiaTheme="majorEastAsia"/>
          <w:sz w:val="20"/>
          <w:szCs w:val="20"/>
        </w:rPr>
        <w:t> </w:t>
      </w:r>
      <w:r w:rsidRPr="000023E7">
        <w:rPr>
          <w:sz w:val="20"/>
          <w:szCs w:val="20"/>
        </w:rPr>
        <w:t>package such as</w:t>
      </w:r>
      <w:r w:rsidRPr="000023E7">
        <w:rPr>
          <w:rStyle w:val="apple-converted-space"/>
          <w:rFonts w:eastAsiaTheme="majorEastAsia"/>
          <w:sz w:val="20"/>
          <w:szCs w:val="20"/>
        </w:rPr>
        <w:t> </w:t>
      </w:r>
      <w:hyperlink r:id="rId482" w:history="1">
        <w:r w:rsidRPr="000023E7">
          <w:rPr>
            <w:rStyle w:val="Hyperlink"/>
            <w:rFonts w:eastAsiaTheme="majorEastAsia"/>
            <w:color w:val="auto"/>
            <w:sz w:val="20"/>
            <w:szCs w:val="20"/>
          </w:rPr>
          <w:t>Executor</w:t>
        </w:r>
      </w:hyperlink>
      <w:r w:rsidRPr="000023E7">
        <w:rPr>
          <w:sz w:val="20"/>
          <w:szCs w:val="20"/>
        </w:rPr>
        <w:t>,</w:t>
      </w:r>
      <w:r w:rsidRPr="000023E7">
        <w:rPr>
          <w:rStyle w:val="apple-converted-space"/>
          <w:rFonts w:eastAsiaTheme="majorEastAsia"/>
          <w:sz w:val="20"/>
          <w:szCs w:val="20"/>
        </w:rPr>
        <w:t> </w:t>
      </w:r>
      <w:hyperlink r:id="rId483" w:history="1">
        <w:r w:rsidRPr="000023E7">
          <w:rPr>
            <w:rStyle w:val="Hyperlink"/>
            <w:rFonts w:eastAsiaTheme="majorEastAsia"/>
            <w:color w:val="auto"/>
            <w:sz w:val="20"/>
            <w:szCs w:val="20"/>
          </w:rPr>
          <w:t>ThreadPoolExecutor</w:t>
        </w:r>
      </w:hyperlink>
      <w:r w:rsidRPr="000023E7">
        <w:rPr>
          <w:rStyle w:val="apple-converted-space"/>
          <w:rFonts w:eastAsiaTheme="majorEastAsia"/>
          <w:sz w:val="20"/>
          <w:szCs w:val="20"/>
        </w:rPr>
        <w:t> </w:t>
      </w:r>
      <w:r w:rsidRPr="000023E7">
        <w:rPr>
          <w:sz w:val="20"/>
          <w:szCs w:val="20"/>
        </w:rPr>
        <w:t>and</w:t>
      </w:r>
      <w:r w:rsidRPr="000023E7">
        <w:rPr>
          <w:rStyle w:val="apple-converted-space"/>
          <w:rFonts w:eastAsiaTheme="majorEastAsia"/>
          <w:sz w:val="20"/>
          <w:szCs w:val="20"/>
        </w:rPr>
        <w:t> </w:t>
      </w:r>
      <w:hyperlink r:id="rId484" w:history="1">
        <w:r w:rsidRPr="000023E7">
          <w:rPr>
            <w:rStyle w:val="Hyperlink"/>
            <w:rFonts w:eastAsiaTheme="majorEastAsia"/>
            <w:color w:val="auto"/>
            <w:sz w:val="20"/>
            <w:szCs w:val="20"/>
          </w:rPr>
          <w:t>FutureTask</w:t>
        </w:r>
      </w:hyperlink>
      <w:r w:rsidRPr="000023E7">
        <w:rPr>
          <w:sz w:val="20"/>
          <w:szCs w:val="20"/>
        </w:rPr>
        <w:t>.</w:t>
      </w:r>
    </w:p>
    <w:p w:rsidR="003F7E9C" w:rsidRPr="000023E7" w:rsidRDefault="003F7E9C" w:rsidP="003F7E9C">
      <w:pPr>
        <w:pStyle w:val="NormalWeb"/>
        <w:shd w:val="clear" w:color="auto" w:fill="FFFFFF"/>
        <w:spacing w:before="0" w:beforeAutospacing="0" w:after="150" w:afterAutospacing="0"/>
        <w:rPr>
          <w:sz w:val="20"/>
          <w:szCs w:val="20"/>
        </w:rPr>
      </w:pPr>
      <w:r w:rsidRPr="000023E7">
        <w:rPr>
          <w:sz w:val="20"/>
          <w:szCs w:val="20"/>
          <w:highlight w:val="cyan"/>
        </w:rPr>
        <w:t>An asynchronous task</w:t>
      </w:r>
      <w:r w:rsidRPr="000023E7">
        <w:rPr>
          <w:sz w:val="20"/>
          <w:szCs w:val="20"/>
        </w:rPr>
        <w:t xml:space="preserve"> is defined by a computation that runs on a background thread and whose result is published on the UI thread. An asynchronous task is defined by 3 generic types, called</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rPr>
        <w:t>Params</w:t>
      </w:r>
      <w:r w:rsidRPr="000023E7">
        <w:rPr>
          <w:sz w:val="20"/>
          <w:szCs w:val="20"/>
        </w:rPr>
        <w:t>,</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rPr>
        <w:t>Progress</w:t>
      </w:r>
      <w:r w:rsidRPr="000023E7">
        <w:rPr>
          <w:rStyle w:val="apple-converted-space"/>
          <w:rFonts w:eastAsiaTheme="majorEastAsia"/>
          <w:sz w:val="20"/>
          <w:szCs w:val="20"/>
        </w:rPr>
        <w:t> </w:t>
      </w:r>
      <w:r w:rsidRPr="000023E7">
        <w:rPr>
          <w:sz w:val="20"/>
          <w:szCs w:val="20"/>
        </w:rPr>
        <w:t>and</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rPr>
        <w:t>Result</w:t>
      </w:r>
      <w:r w:rsidRPr="000023E7">
        <w:rPr>
          <w:sz w:val="20"/>
          <w:szCs w:val="20"/>
        </w:rPr>
        <w:t>, and 4 steps, called</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rPr>
        <w:t>onPreExecute</w:t>
      </w:r>
      <w:r w:rsidRPr="000023E7">
        <w:rPr>
          <w:sz w:val="20"/>
          <w:szCs w:val="20"/>
        </w:rPr>
        <w:t>,</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rPr>
        <w:t>doInBackground</w:t>
      </w:r>
      <w:r w:rsidRPr="000023E7">
        <w:rPr>
          <w:sz w:val="20"/>
          <w:szCs w:val="20"/>
        </w:rPr>
        <w:t>,</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rPr>
        <w:t>onProgressUpdate</w:t>
      </w:r>
      <w:r w:rsidRPr="000023E7">
        <w:rPr>
          <w:rStyle w:val="apple-converted-space"/>
          <w:rFonts w:eastAsiaTheme="majorEastAsia"/>
          <w:sz w:val="20"/>
          <w:szCs w:val="20"/>
        </w:rPr>
        <w:t> </w:t>
      </w:r>
      <w:r w:rsidRPr="000023E7">
        <w:rPr>
          <w:sz w:val="20"/>
          <w:szCs w:val="20"/>
        </w:rPr>
        <w:t>and</w:t>
      </w:r>
      <w:r w:rsidRPr="000023E7">
        <w:rPr>
          <w:rStyle w:val="apple-converted-space"/>
          <w:rFonts w:eastAsiaTheme="majorEastAsia"/>
          <w:sz w:val="20"/>
          <w:szCs w:val="20"/>
        </w:rPr>
        <w:t> </w:t>
      </w:r>
      <w:r w:rsidRPr="000023E7">
        <w:rPr>
          <w:rStyle w:val="HTMLCode"/>
          <w:rFonts w:ascii="Times New Roman" w:eastAsiaTheme="majorEastAsia" w:hAnsi="Times New Roman" w:cs="Times New Roman"/>
        </w:rPr>
        <w:t>onPostExecute</w:t>
      </w:r>
      <w:r w:rsidRPr="000023E7">
        <w:rPr>
          <w:sz w:val="20"/>
          <w:szCs w:val="20"/>
        </w:rPr>
        <w:t>.</w:t>
      </w:r>
    </w:p>
    <w:p w:rsidR="003F7E9C" w:rsidRPr="000023E7" w:rsidRDefault="003F7E9C" w:rsidP="003F7E9C">
      <w:pPr>
        <w:rPr>
          <w:rFonts w:ascii="Times New Roman" w:hAnsi="Times New Roman" w:cs="Times New Roman"/>
          <w:color w:val="000000"/>
          <w:sz w:val="20"/>
          <w:szCs w:val="20"/>
          <w:shd w:val="clear" w:color="auto" w:fill="FFFFFF"/>
        </w:rPr>
      </w:pPr>
      <w:r w:rsidRPr="000023E7">
        <w:rPr>
          <w:rFonts w:ascii="Times New Roman" w:hAnsi="Times New Roman" w:cs="Times New Roman"/>
          <w:b/>
          <w:color w:val="000000"/>
          <w:sz w:val="20"/>
          <w:szCs w:val="20"/>
          <w:highlight w:val="cyan"/>
          <w:shd w:val="clear" w:color="auto" w:fill="FFFFFF"/>
        </w:rPr>
        <w:t>The JobScheduler class</w:t>
      </w:r>
      <w:r w:rsidRPr="000023E7">
        <w:rPr>
          <w:rFonts w:ascii="Times New Roman" w:hAnsi="Times New Roman" w:cs="Times New Roman"/>
          <w:color w:val="000000"/>
          <w:sz w:val="20"/>
          <w:szCs w:val="20"/>
          <w:shd w:val="clear" w:color="auto" w:fill="FFFFFF"/>
        </w:rPr>
        <w:t xml:space="preserve"> resides in the </w:t>
      </w:r>
      <w:r w:rsidRPr="000023E7">
        <w:rPr>
          <w:rFonts w:ascii="Times New Roman" w:hAnsi="Times New Roman" w:cs="Times New Roman"/>
          <w:b/>
          <w:color w:val="000000"/>
          <w:sz w:val="20"/>
          <w:szCs w:val="20"/>
          <w:shd w:val="clear" w:color="auto" w:fill="FFFFFF"/>
        </w:rPr>
        <w:t>android.app.job</w:t>
      </w:r>
      <w:r w:rsidRPr="000023E7">
        <w:rPr>
          <w:rFonts w:ascii="Times New Roman" w:hAnsi="Times New Roman" w:cs="Times New Roman"/>
          <w:color w:val="000000"/>
          <w:sz w:val="20"/>
          <w:szCs w:val="20"/>
          <w:shd w:val="clear" w:color="auto" w:fill="FFFFFF"/>
        </w:rPr>
        <w:t xml:space="preserve"> namespace and the API provides an interface for scheduling jobs that execute in the application's own process in the background. </w:t>
      </w:r>
    </w:p>
    <w:p w:rsidR="003F7E9C" w:rsidRPr="000023E7" w:rsidRDefault="003F7E9C" w:rsidP="003F7E9C">
      <w:pPr>
        <w:rPr>
          <w:rFonts w:ascii="Times New Roman" w:hAnsi="Times New Roman" w:cs="Times New Roman"/>
          <w:color w:val="000000"/>
          <w:sz w:val="20"/>
          <w:szCs w:val="20"/>
          <w:shd w:val="clear" w:color="auto" w:fill="FFFFFF"/>
        </w:rPr>
      </w:pPr>
      <w:r w:rsidRPr="000023E7">
        <w:rPr>
          <w:rFonts w:ascii="Times New Roman" w:hAnsi="Times New Roman" w:cs="Times New Roman"/>
          <w:color w:val="000000"/>
          <w:sz w:val="20"/>
          <w:szCs w:val="20"/>
          <w:shd w:val="clear" w:color="auto" w:fill="FFFFFF"/>
        </w:rPr>
        <w:t xml:space="preserve">This means that the jobs do not run as part of the system; instead, they </w:t>
      </w:r>
      <w:r w:rsidRPr="000023E7">
        <w:rPr>
          <w:rFonts w:ascii="Times New Roman" w:hAnsi="Times New Roman" w:cs="Times New Roman"/>
          <w:color w:val="000000"/>
          <w:sz w:val="20"/>
          <w:szCs w:val="20"/>
          <w:highlight w:val="cyan"/>
          <w:shd w:val="clear" w:color="auto" w:fill="FFFFFF"/>
        </w:rPr>
        <w:t>run in the context of the application</w:t>
      </w:r>
      <w:r w:rsidRPr="000023E7">
        <w:rPr>
          <w:rFonts w:ascii="Times New Roman" w:hAnsi="Times New Roman" w:cs="Times New Roman"/>
          <w:color w:val="000000"/>
          <w:sz w:val="20"/>
          <w:szCs w:val="20"/>
          <w:shd w:val="clear" w:color="auto" w:fill="FFFFFF"/>
        </w:rPr>
        <w:t>.</w:t>
      </w:r>
    </w:p>
    <w:p w:rsidR="003F7E9C" w:rsidRPr="000023E7" w:rsidRDefault="003F7E9C" w:rsidP="003F7E9C">
      <w:pPr>
        <w:rPr>
          <w:rFonts w:ascii="Times New Roman" w:hAnsi="Times New Roman" w:cs="Times New Roman"/>
          <w:sz w:val="20"/>
          <w:szCs w:val="20"/>
        </w:rPr>
      </w:pPr>
      <w:r w:rsidRPr="000023E7">
        <w:rPr>
          <w:rFonts w:ascii="Times New Roman" w:hAnsi="Times New Roman" w:cs="Times New Roman"/>
          <w:color w:val="000000"/>
          <w:sz w:val="20"/>
          <w:szCs w:val="20"/>
          <w:shd w:val="clear" w:color="auto" w:fill="FFFFFF"/>
        </w:rPr>
        <w:t xml:space="preserve">By default, </w:t>
      </w:r>
      <w:r w:rsidRPr="000023E7">
        <w:rPr>
          <w:rFonts w:ascii="Times New Roman" w:hAnsi="Times New Roman" w:cs="Times New Roman"/>
          <w:color w:val="000000"/>
          <w:sz w:val="20"/>
          <w:szCs w:val="20"/>
          <w:u w:val="single"/>
          <w:shd w:val="clear" w:color="auto" w:fill="FFFFFF"/>
        </w:rPr>
        <w:t>any network calls in an Android application are done ASAP and use battery power</w:t>
      </w:r>
      <w:r w:rsidRPr="000023E7">
        <w:rPr>
          <w:rFonts w:ascii="Times New Roman" w:hAnsi="Times New Roman" w:cs="Times New Roman"/>
          <w:color w:val="000000"/>
          <w:sz w:val="20"/>
          <w:szCs w:val="20"/>
          <w:shd w:val="clear" w:color="auto" w:fill="FFFFFF"/>
        </w:rPr>
        <w:t xml:space="preserve">. However, there are certain scenarios that </w:t>
      </w:r>
      <w:r w:rsidRPr="000023E7">
        <w:rPr>
          <w:rFonts w:ascii="Times New Roman" w:hAnsi="Times New Roman" w:cs="Times New Roman"/>
          <w:color w:val="000000"/>
          <w:sz w:val="20"/>
          <w:szCs w:val="20"/>
          <w:highlight w:val="yellow"/>
          <w:shd w:val="clear" w:color="auto" w:fill="FFFFFF"/>
        </w:rPr>
        <w:t>are good candidates for background tasks</w:t>
      </w:r>
      <w:r w:rsidRPr="000023E7">
        <w:rPr>
          <w:rFonts w:ascii="Times New Roman" w:hAnsi="Times New Roman" w:cs="Times New Roman"/>
          <w:color w:val="000000"/>
          <w:sz w:val="20"/>
          <w:szCs w:val="20"/>
          <w:shd w:val="clear" w:color="auto" w:fill="FFFFFF"/>
        </w:rPr>
        <w:t xml:space="preserve"> because there is </w:t>
      </w:r>
      <w:r w:rsidRPr="000023E7">
        <w:rPr>
          <w:rFonts w:ascii="Times New Roman" w:hAnsi="Times New Roman" w:cs="Times New Roman"/>
          <w:color w:val="000000"/>
          <w:sz w:val="20"/>
          <w:szCs w:val="20"/>
          <w:u w:val="single"/>
          <w:shd w:val="clear" w:color="auto" w:fill="FFFFFF"/>
        </w:rPr>
        <w:t>no urgency for them</w:t>
      </w:r>
      <w:r w:rsidRPr="000023E7">
        <w:rPr>
          <w:rFonts w:ascii="Times New Roman" w:hAnsi="Times New Roman" w:cs="Times New Roman"/>
          <w:color w:val="000000"/>
          <w:sz w:val="20"/>
          <w:szCs w:val="20"/>
          <w:shd w:val="clear" w:color="auto" w:fill="FFFFFF"/>
        </w:rPr>
        <w:t xml:space="preserve"> and </w:t>
      </w:r>
      <w:r w:rsidRPr="000023E7">
        <w:rPr>
          <w:rFonts w:ascii="Times New Roman" w:hAnsi="Times New Roman" w:cs="Times New Roman"/>
          <w:i/>
          <w:color w:val="000000"/>
          <w:sz w:val="20"/>
          <w:szCs w:val="20"/>
          <w:shd w:val="clear" w:color="auto" w:fill="FFFFFF"/>
        </w:rPr>
        <w:t>does not require using precious resources</w:t>
      </w:r>
      <w:r w:rsidRPr="000023E7">
        <w:rPr>
          <w:rFonts w:ascii="Times New Roman" w:hAnsi="Times New Roman" w:cs="Times New Roman"/>
          <w:color w:val="000000"/>
          <w:sz w:val="20"/>
          <w:szCs w:val="20"/>
          <w:shd w:val="clear" w:color="auto" w:fill="FFFFFF"/>
        </w:rPr>
        <w:t xml:space="preserve"> like battery and network radio.</w:t>
      </w:r>
    </w:p>
    <w:p w:rsidR="003F7E9C" w:rsidRPr="000023E7" w:rsidRDefault="003F7E9C" w:rsidP="003F7E9C">
      <w:pPr>
        <w:numPr>
          <w:ilvl w:val="0"/>
          <w:numId w:val="65"/>
        </w:numPr>
        <w:shd w:val="clear" w:color="auto" w:fill="FFFFFF"/>
        <w:spacing w:after="0" w:line="240" w:lineRule="auto"/>
        <w:ind w:left="480" w:right="240"/>
        <w:rPr>
          <w:rFonts w:ascii="Times New Roman" w:hAnsi="Times New Roman" w:cs="Times New Roman"/>
          <w:color w:val="000000"/>
          <w:sz w:val="20"/>
          <w:szCs w:val="20"/>
        </w:rPr>
      </w:pPr>
      <w:r w:rsidRPr="000023E7">
        <w:rPr>
          <w:rFonts w:ascii="Times New Roman" w:hAnsi="Times New Roman" w:cs="Times New Roman"/>
          <w:b/>
          <w:color w:val="000000"/>
          <w:sz w:val="20"/>
          <w:szCs w:val="20"/>
        </w:rPr>
        <w:t>Uploading user data</w:t>
      </w:r>
      <w:r w:rsidRPr="000023E7">
        <w:rPr>
          <w:rFonts w:ascii="Times New Roman" w:hAnsi="Times New Roman" w:cs="Times New Roman"/>
          <w:color w:val="000000"/>
          <w:sz w:val="20"/>
          <w:szCs w:val="20"/>
        </w:rPr>
        <w:t>: When the application involved uploading user data that is not time-sensitive.</w:t>
      </w:r>
    </w:p>
    <w:p w:rsidR="003F7E9C" w:rsidRPr="000023E7" w:rsidRDefault="003F7E9C" w:rsidP="003F7E9C">
      <w:pPr>
        <w:numPr>
          <w:ilvl w:val="0"/>
          <w:numId w:val="65"/>
        </w:numPr>
        <w:shd w:val="clear" w:color="auto" w:fill="FFFFFF"/>
        <w:spacing w:after="0" w:line="240" w:lineRule="auto"/>
        <w:ind w:left="480" w:right="240"/>
        <w:rPr>
          <w:rFonts w:ascii="Times New Roman" w:hAnsi="Times New Roman" w:cs="Times New Roman"/>
          <w:color w:val="000000"/>
          <w:sz w:val="20"/>
          <w:szCs w:val="20"/>
        </w:rPr>
      </w:pPr>
      <w:r w:rsidRPr="000023E7">
        <w:rPr>
          <w:rFonts w:ascii="Times New Roman" w:hAnsi="Times New Roman" w:cs="Times New Roman"/>
          <w:color w:val="000000"/>
          <w:sz w:val="20"/>
          <w:szCs w:val="20"/>
          <w:highlight w:val="cyan"/>
        </w:rPr>
        <w:t>Downloading content</w:t>
      </w:r>
      <w:r w:rsidRPr="000023E7">
        <w:rPr>
          <w:rFonts w:ascii="Times New Roman" w:hAnsi="Times New Roman" w:cs="Times New Roman"/>
          <w:color w:val="000000"/>
          <w:sz w:val="20"/>
          <w:szCs w:val="20"/>
        </w:rPr>
        <w:t>: When the application can download information that is not urgent; for example, refresh a TV programming guide.</w:t>
      </w:r>
    </w:p>
    <w:p w:rsidR="003F7E9C" w:rsidRPr="000023E7" w:rsidRDefault="003F7E9C" w:rsidP="003F7E9C">
      <w:pPr>
        <w:pStyle w:val="NormalWeb"/>
        <w:shd w:val="clear" w:color="auto" w:fill="FFFFFF"/>
        <w:spacing w:before="0" w:beforeAutospacing="0" w:after="360" w:afterAutospacing="0"/>
        <w:rPr>
          <w:color w:val="000000"/>
          <w:sz w:val="20"/>
          <w:szCs w:val="20"/>
        </w:rPr>
      </w:pPr>
    </w:p>
    <w:p w:rsidR="003F7E9C" w:rsidRPr="000023E7" w:rsidRDefault="003F7E9C" w:rsidP="003F7E9C">
      <w:pPr>
        <w:pStyle w:val="NormalWeb"/>
        <w:shd w:val="clear" w:color="auto" w:fill="FFFFFF"/>
        <w:spacing w:before="0" w:beforeAutospacing="0" w:after="360" w:afterAutospacing="0"/>
        <w:rPr>
          <w:color w:val="000000"/>
          <w:sz w:val="20"/>
          <w:szCs w:val="20"/>
        </w:rPr>
      </w:pPr>
      <w:r w:rsidRPr="000023E7">
        <w:rPr>
          <w:color w:val="000000"/>
          <w:sz w:val="20"/>
          <w:szCs w:val="20"/>
        </w:rPr>
        <w:t>In such situations, using the JobScheduler API can help. Candidate jobs for JobScheduler need to be self-contained; in other words application behavior should not be impacted if the task cannot be completed instantaneously and in one go.</w:t>
      </w:r>
    </w:p>
    <w:p w:rsidR="003F7E9C" w:rsidRPr="000023E7" w:rsidRDefault="003F7E9C" w:rsidP="003F7E9C">
      <w:pPr>
        <w:pStyle w:val="NormalWeb"/>
        <w:shd w:val="clear" w:color="auto" w:fill="FFFFFF"/>
        <w:spacing w:before="0" w:beforeAutospacing="0" w:after="0" w:afterAutospacing="0"/>
        <w:rPr>
          <w:color w:val="000000"/>
          <w:sz w:val="20"/>
          <w:szCs w:val="20"/>
        </w:rPr>
      </w:pPr>
      <w:r w:rsidRPr="000023E7">
        <w:rPr>
          <w:b/>
          <w:color w:val="000000"/>
          <w:sz w:val="20"/>
          <w:szCs w:val="20"/>
        </w:rPr>
        <w:t>Prior to the availability</w:t>
      </w:r>
      <w:r w:rsidRPr="000023E7">
        <w:rPr>
          <w:color w:val="000000"/>
          <w:sz w:val="20"/>
          <w:szCs w:val="20"/>
        </w:rPr>
        <w:t xml:space="preserve"> of the JobScheduler class, app developers had use Handlers and AlarmManagers, but both of them were limited in ability. Handlers and AlarmManagers </w:t>
      </w:r>
      <w:r w:rsidRPr="000023E7">
        <w:rPr>
          <w:color w:val="000000"/>
          <w:sz w:val="20"/>
          <w:szCs w:val="20"/>
          <w:highlight w:val="cyan"/>
        </w:rPr>
        <w:t>did not provide</w:t>
      </w:r>
      <w:r w:rsidRPr="000023E7">
        <w:rPr>
          <w:color w:val="000000"/>
          <w:sz w:val="20"/>
          <w:szCs w:val="20"/>
        </w:rPr>
        <w:t xml:space="preserve"> persistence, and </w:t>
      </w:r>
      <w:r w:rsidRPr="000023E7">
        <w:rPr>
          <w:color w:val="000000"/>
          <w:sz w:val="20"/>
          <w:szCs w:val="20"/>
          <w:highlight w:val="cyan"/>
        </w:rPr>
        <w:t>did not have a good failure handling</w:t>
      </w:r>
      <w:r w:rsidRPr="000023E7">
        <w:rPr>
          <w:color w:val="000000"/>
          <w:sz w:val="20"/>
          <w:szCs w:val="20"/>
        </w:rPr>
        <w:t xml:space="preserve"> story. App developers needed to work with SyncManager to avoid such issues.</w:t>
      </w:r>
    </w:p>
    <w:p w:rsidR="003F7E9C" w:rsidRPr="000023E7" w:rsidRDefault="003F7E9C" w:rsidP="003F7E9C">
      <w:pPr>
        <w:pStyle w:val="NormalWeb"/>
        <w:shd w:val="clear" w:color="auto" w:fill="FFFFFF"/>
        <w:spacing w:before="0" w:beforeAutospacing="0" w:after="0" w:afterAutospacing="0"/>
        <w:rPr>
          <w:color w:val="000000"/>
          <w:sz w:val="20"/>
          <w:szCs w:val="20"/>
        </w:rPr>
      </w:pPr>
      <w:r w:rsidRPr="000023E7">
        <w:rPr>
          <w:color w:val="000000"/>
          <w:sz w:val="20"/>
          <w:szCs w:val="20"/>
        </w:rPr>
        <w:t>Now, with the JobScheduler class, all that developer pain is gone.</w:t>
      </w:r>
    </w:p>
    <w:p w:rsidR="003F7E9C" w:rsidRPr="000023E7" w:rsidRDefault="003F7E9C" w:rsidP="003F7E9C">
      <w:pPr>
        <w:pStyle w:val="Heading2"/>
        <w:shd w:val="clear" w:color="auto" w:fill="FFFFFF"/>
        <w:spacing w:before="0" w:line="240" w:lineRule="auto"/>
        <w:rPr>
          <w:rFonts w:ascii="Times New Roman" w:hAnsi="Times New Roman" w:cs="Times New Roman"/>
          <w:color w:val="00003F"/>
          <w:sz w:val="20"/>
          <w:szCs w:val="20"/>
        </w:rPr>
      </w:pPr>
    </w:p>
    <w:p w:rsidR="003F7E9C" w:rsidRPr="000023E7" w:rsidRDefault="003F7E9C" w:rsidP="003F7E9C">
      <w:pPr>
        <w:pStyle w:val="Heading2"/>
        <w:shd w:val="clear" w:color="auto" w:fill="FFFFFF"/>
        <w:spacing w:before="0" w:line="240" w:lineRule="auto"/>
        <w:rPr>
          <w:rFonts w:ascii="Times New Roman" w:hAnsi="Times New Roman" w:cs="Times New Roman"/>
          <w:color w:val="00003F"/>
          <w:sz w:val="20"/>
          <w:szCs w:val="20"/>
        </w:rPr>
      </w:pPr>
      <w:r w:rsidRPr="000023E7">
        <w:rPr>
          <w:rFonts w:ascii="Times New Roman" w:hAnsi="Times New Roman" w:cs="Times New Roman"/>
          <w:color w:val="00003F"/>
          <w:sz w:val="20"/>
          <w:szCs w:val="20"/>
        </w:rPr>
        <w:t>What's Different with JobScheduler</w:t>
      </w:r>
    </w:p>
    <w:p w:rsidR="003F7E9C" w:rsidRPr="000023E7" w:rsidRDefault="003F7E9C" w:rsidP="003F7E9C">
      <w:pPr>
        <w:pStyle w:val="NormalWeb"/>
        <w:shd w:val="clear" w:color="auto" w:fill="FFFFFF"/>
        <w:spacing w:before="0" w:beforeAutospacing="0" w:after="0" w:afterAutospacing="0"/>
        <w:rPr>
          <w:color w:val="000000"/>
          <w:sz w:val="20"/>
          <w:szCs w:val="20"/>
        </w:rPr>
      </w:pPr>
      <w:r w:rsidRPr="000023E7">
        <w:rPr>
          <w:b/>
          <w:color w:val="000000"/>
          <w:sz w:val="20"/>
          <w:szCs w:val="20"/>
          <w:highlight w:val="yellow"/>
        </w:rPr>
        <w:t>JobScheduler</w:t>
      </w:r>
      <w:r w:rsidRPr="000023E7">
        <w:rPr>
          <w:color w:val="000000"/>
          <w:sz w:val="20"/>
          <w:szCs w:val="20"/>
        </w:rPr>
        <w:t xml:space="preserve"> supports a couple of modes that can help with scheduling jobs.</w:t>
      </w:r>
    </w:p>
    <w:p w:rsidR="003F7E9C" w:rsidRPr="000023E7" w:rsidRDefault="003F7E9C" w:rsidP="003F7E9C">
      <w:pPr>
        <w:numPr>
          <w:ilvl w:val="0"/>
          <w:numId w:val="66"/>
        </w:numPr>
        <w:shd w:val="clear" w:color="auto" w:fill="FFFFFF"/>
        <w:spacing w:after="0" w:line="240" w:lineRule="auto"/>
        <w:ind w:left="480" w:right="240"/>
        <w:rPr>
          <w:rFonts w:ascii="Times New Roman" w:hAnsi="Times New Roman" w:cs="Times New Roman"/>
          <w:color w:val="000000"/>
          <w:sz w:val="20"/>
          <w:szCs w:val="20"/>
        </w:rPr>
      </w:pPr>
      <w:r w:rsidRPr="000023E7">
        <w:rPr>
          <w:rStyle w:val="Strong"/>
          <w:rFonts w:ascii="Times New Roman" w:hAnsi="Times New Roman" w:cs="Times New Roman"/>
          <w:color w:val="000000"/>
          <w:sz w:val="20"/>
          <w:szCs w:val="20"/>
        </w:rPr>
        <w:t>Device-idle mode:</w:t>
      </w:r>
      <w:r w:rsidRPr="000023E7">
        <w:rPr>
          <w:rStyle w:val="apple-converted-space"/>
          <w:rFonts w:ascii="Times New Roman" w:hAnsi="Times New Roman" w:cs="Times New Roman"/>
          <w:color w:val="000000"/>
          <w:sz w:val="20"/>
          <w:szCs w:val="20"/>
        </w:rPr>
        <w:t> </w:t>
      </w:r>
      <w:r w:rsidRPr="000023E7">
        <w:rPr>
          <w:rFonts w:ascii="Times New Roman" w:hAnsi="Times New Roman" w:cs="Times New Roman"/>
          <w:color w:val="000000"/>
          <w:sz w:val="20"/>
          <w:szCs w:val="20"/>
        </w:rPr>
        <w:t>This is the time when the device is idle and is in charging mode.</w:t>
      </w:r>
    </w:p>
    <w:p w:rsidR="003F7E9C" w:rsidRPr="000023E7" w:rsidRDefault="003F7E9C" w:rsidP="003F7E9C">
      <w:pPr>
        <w:numPr>
          <w:ilvl w:val="0"/>
          <w:numId w:val="66"/>
        </w:numPr>
        <w:shd w:val="clear" w:color="auto" w:fill="FFFFFF"/>
        <w:spacing w:after="0" w:line="240" w:lineRule="auto"/>
        <w:ind w:left="480" w:right="240"/>
        <w:rPr>
          <w:rFonts w:ascii="Times New Roman" w:hAnsi="Times New Roman" w:cs="Times New Roman"/>
          <w:color w:val="000000"/>
          <w:sz w:val="20"/>
          <w:szCs w:val="20"/>
        </w:rPr>
      </w:pPr>
      <w:r w:rsidRPr="000023E7">
        <w:rPr>
          <w:rStyle w:val="Strong"/>
          <w:rFonts w:ascii="Times New Roman" w:hAnsi="Times New Roman" w:cs="Times New Roman"/>
          <w:color w:val="000000"/>
          <w:sz w:val="20"/>
          <w:szCs w:val="20"/>
        </w:rPr>
        <w:t>Network activity aware:</w:t>
      </w:r>
      <w:r w:rsidRPr="000023E7">
        <w:rPr>
          <w:rStyle w:val="apple-converted-space"/>
          <w:rFonts w:ascii="Times New Roman" w:hAnsi="Times New Roman" w:cs="Times New Roman"/>
          <w:color w:val="000000"/>
          <w:sz w:val="20"/>
          <w:szCs w:val="20"/>
        </w:rPr>
        <w:t> </w:t>
      </w:r>
      <w:r w:rsidRPr="000023E7">
        <w:rPr>
          <w:rFonts w:ascii="Times New Roman" w:hAnsi="Times New Roman" w:cs="Times New Roman"/>
          <w:color w:val="000000"/>
          <w:sz w:val="20"/>
          <w:szCs w:val="20"/>
        </w:rPr>
        <w:t>When the device is connected to Internet over WiFi instead of cellular radio.</w:t>
      </w:r>
    </w:p>
    <w:p w:rsidR="003F7E9C" w:rsidRPr="000023E7" w:rsidRDefault="003F7E9C" w:rsidP="003F7E9C">
      <w:pPr>
        <w:pStyle w:val="Heading2"/>
        <w:shd w:val="clear" w:color="auto" w:fill="FFFFFF"/>
        <w:spacing w:before="0" w:line="240" w:lineRule="auto"/>
        <w:rPr>
          <w:rFonts w:ascii="Times New Roman" w:hAnsi="Times New Roman" w:cs="Times New Roman"/>
          <w:color w:val="00003F"/>
          <w:sz w:val="20"/>
          <w:szCs w:val="20"/>
        </w:rPr>
      </w:pPr>
    </w:p>
    <w:p w:rsidR="003F7E9C" w:rsidRPr="000023E7" w:rsidRDefault="003F7E9C" w:rsidP="003F7E9C">
      <w:pPr>
        <w:pStyle w:val="Heading2"/>
        <w:shd w:val="clear" w:color="auto" w:fill="FFFFFF"/>
        <w:spacing w:before="0" w:line="240" w:lineRule="auto"/>
        <w:rPr>
          <w:rFonts w:ascii="Times New Roman" w:hAnsi="Times New Roman" w:cs="Times New Roman"/>
          <w:color w:val="00003F"/>
          <w:sz w:val="20"/>
          <w:szCs w:val="20"/>
        </w:rPr>
      </w:pPr>
      <w:r w:rsidRPr="000023E7">
        <w:rPr>
          <w:rFonts w:ascii="Times New Roman" w:hAnsi="Times New Roman" w:cs="Times New Roman"/>
          <w:color w:val="00003F"/>
          <w:sz w:val="20"/>
          <w:szCs w:val="20"/>
        </w:rPr>
        <w:t>How to Set Up the Job</w:t>
      </w:r>
    </w:p>
    <w:p w:rsidR="003F7E9C" w:rsidRPr="000023E7" w:rsidRDefault="003F7E9C" w:rsidP="003F7E9C">
      <w:pPr>
        <w:pStyle w:val="NormalWeb"/>
        <w:shd w:val="clear" w:color="auto" w:fill="FFFFFF"/>
        <w:spacing w:before="0" w:beforeAutospacing="0" w:after="0" w:afterAutospacing="0"/>
        <w:rPr>
          <w:color w:val="000000"/>
          <w:sz w:val="20"/>
          <w:szCs w:val="20"/>
        </w:rPr>
      </w:pPr>
      <w:r w:rsidRPr="000023E7">
        <w:rPr>
          <w:color w:val="000000"/>
          <w:sz w:val="20"/>
          <w:szCs w:val="20"/>
        </w:rPr>
        <w:t xml:space="preserve">We need to specify </w:t>
      </w:r>
      <w:r w:rsidRPr="000023E7">
        <w:rPr>
          <w:color w:val="000000"/>
          <w:sz w:val="20"/>
          <w:szCs w:val="20"/>
          <w:u w:val="single"/>
        </w:rPr>
        <w:t>the constraints in which the job</w:t>
      </w:r>
      <w:r w:rsidRPr="000023E7">
        <w:rPr>
          <w:color w:val="000000"/>
          <w:sz w:val="20"/>
          <w:szCs w:val="20"/>
        </w:rPr>
        <w:t xml:space="preserve"> should execute. Example of constraints are:</w:t>
      </w:r>
    </w:p>
    <w:p w:rsidR="003F7E9C" w:rsidRPr="000023E7" w:rsidRDefault="003F7E9C" w:rsidP="003F7E9C">
      <w:pPr>
        <w:numPr>
          <w:ilvl w:val="0"/>
          <w:numId w:val="67"/>
        </w:numPr>
        <w:shd w:val="clear" w:color="auto" w:fill="FFFFFF"/>
        <w:spacing w:after="0" w:line="240" w:lineRule="auto"/>
        <w:ind w:left="480" w:right="240"/>
        <w:rPr>
          <w:rFonts w:ascii="Times New Roman" w:hAnsi="Times New Roman" w:cs="Times New Roman"/>
          <w:color w:val="000000"/>
          <w:sz w:val="20"/>
          <w:szCs w:val="20"/>
        </w:rPr>
      </w:pPr>
      <w:r w:rsidRPr="000023E7">
        <w:rPr>
          <w:rFonts w:ascii="Times New Roman" w:hAnsi="Times New Roman" w:cs="Times New Roman"/>
          <w:color w:val="000000"/>
          <w:sz w:val="20"/>
          <w:szCs w:val="20"/>
          <w:highlight w:val="yellow"/>
        </w:rPr>
        <w:t>Run this</w:t>
      </w:r>
      <w:r w:rsidRPr="000023E7">
        <w:rPr>
          <w:rFonts w:ascii="Times New Roman" w:hAnsi="Times New Roman" w:cs="Times New Roman"/>
          <w:color w:val="000000"/>
          <w:sz w:val="20"/>
          <w:szCs w:val="20"/>
        </w:rPr>
        <w:t xml:space="preserve"> when the phone is plugged in</w:t>
      </w:r>
    </w:p>
    <w:p w:rsidR="003F7E9C" w:rsidRPr="000023E7" w:rsidRDefault="003F7E9C" w:rsidP="003F7E9C">
      <w:pPr>
        <w:numPr>
          <w:ilvl w:val="0"/>
          <w:numId w:val="67"/>
        </w:numPr>
        <w:shd w:val="clear" w:color="auto" w:fill="FFFFFF"/>
        <w:spacing w:after="0" w:line="240" w:lineRule="auto"/>
        <w:ind w:left="480" w:right="240"/>
        <w:rPr>
          <w:rFonts w:ascii="Times New Roman" w:hAnsi="Times New Roman" w:cs="Times New Roman"/>
          <w:color w:val="000000"/>
          <w:sz w:val="20"/>
          <w:szCs w:val="20"/>
        </w:rPr>
      </w:pPr>
      <w:r w:rsidRPr="000023E7">
        <w:rPr>
          <w:rFonts w:ascii="Times New Roman" w:hAnsi="Times New Roman" w:cs="Times New Roman"/>
          <w:color w:val="000000"/>
          <w:sz w:val="20"/>
          <w:szCs w:val="20"/>
        </w:rPr>
        <w:t xml:space="preserve">Run this when on </w:t>
      </w:r>
      <w:r w:rsidRPr="000023E7">
        <w:rPr>
          <w:rFonts w:ascii="Times New Roman" w:hAnsi="Times New Roman" w:cs="Times New Roman"/>
          <w:color w:val="000000"/>
          <w:sz w:val="20"/>
          <w:szCs w:val="20"/>
          <w:highlight w:val="yellow"/>
        </w:rPr>
        <w:t>an unmetered connection</w:t>
      </w:r>
      <w:r w:rsidRPr="000023E7">
        <w:rPr>
          <w:rFonts w:ascii="Times New Roman" w:hAnsi="Times New Roman" w:cs="Times New Roman"/>
          <w:color w:val="000000"/>
          <w:sz w:val="20"/>
          <w:szCs w:val="20"/>
        </w:rPr>
        <w:t>, but only run for one hour</w:t>
      </w:r>
    </w:p>
    <w:p w:rsidR="003F7E9C" w:rsidRPr="000023E7" w:rsidRDefault="003F7E9C" w:rsidP="003F7E9C">
      <w:pPr>
        <w:numPr>
          <w:ilvl w:val="0"/>
          <w:numId w:val="67"/>
        </w:numPr>
        <w:shd w:val="clear" w:color="auto" w:fill="FFFFFF"/>
        <w:spacing w:after="0" w:line="240" w:lineRule="auto"/>
        <w:ind w:left="480" w:right="240"/>
        <w:rPr>
          <w:rFonts w:ascii="Times New Roman" w:hAnsi="Times New Roman" w:cs="Times New Roman"/>
          <w:color w:val="000000"/>
          <w:sz w:val="20"/>
          <w:szCs w:val="20"/>
        </w:rPr>
      </w:pPr>
      <w:r w:rsidRPr="000023E7">
        <w:rPr>
          <w:rFonts w:ascii="Times New Roman" w:hAnsi="Times New Roman" w:cs="Times New Roman"/>
          <w:color w:val="000000"/>
          <w:sz w:val="20"/>
          <w:szCs w:val="20"/>
        </w:rPr>
        <w:t xml:space="preserve">Wait at least </w:t>
      </w:r>
      <w:r w:rsidRPr="000023E7">
        <w:rPr>
          <w:rFonts w:ascii="Times New Roman" w:hAnsi="Times New Roman" w:cs="Times New Roman"/>
          <w:color w:val="000000"/>
          <w:sz w:val="20"/>
          <w:szCs w:val="20"/>
          <w:highlight w:val="yellow"/>
        </w:rPr>
        <w:t>10 minutes to start this job initially</w:t>
      </w:r>
      <w:r w:rsidRPr="000023E7">
        <w:rPr>
          <w:rFonts w:ascii="Times New Roman" w:hAnsi="Times New Roman" w:cs="Times New Roman"/>
          <w:color w:val="000000"/>
          <w:sz w:val="20"/>
          <w:szCs w:val="20"/>
        </w:rPr>
        <w:t>, and then whenever the device is idle</w:t>
      </w:r>
    </w:p>
    <w:p w:rsidR="003F7E9C" w:rsidRPr="000023E7" w:rsidRDefault="003F7E9C" w:rsidP="003F7E9C">
      <w:pPr>
        <w:numPr>
          <w:ilvl w:val="0"/>
          <w:numId w:val="67"/>
        </w:numPr>
        <w:shd w:val="clear" w:color="auto" w:fill="FFFFFF"/>
        <w:spacing w:after="0" w:line="240" w:lineRule="auto"/>
        <w:ind w:left="480" w:right="240"/>
        <w:rPr>
          <w:rFonts w:ascii="Times New Roman" w:hAnsi="Times New Roman" w:cs="Times New Roman"/>
          <w:color w:val="000000"/>
          <w:sz w:val="20"/>
          <w:szCs w:val="20"/>
        </w:rPr>
      </w:pPr>
      <w:r w:rsidRPr="000023E7">
        <w:rPr>
          <w:rFonts w:ascii="Times New Roman" w:hAnsi="Times New Roman" w:cs="Times New Roman"/>
          <w:color w:val="000000"/>
          <w:sz w:val="20"/>
          <w:szCs w:val="20"/>
        </w:rPr>
        <w:t>Every 'x' minutes, whenever network is available let me (app) know so that I (app) can do a small health check.</w:t>
      </w:r>
    </w:p>
    <w:p w:rsidR="003F7E9C" w:rsidRPr="000023E7" w:rsidRDefault="003F7E9C" w:rsidP="003F7E9C">
      <w:pPr>
        <w:shd w:val="clear" w:color="auto" w:fill="FFFFFF"/>
        <w:spacing w:after="0" w:line="240" w:lineRule="auto"/>
        <w:ind w:left="188"/>
        <w:rPr>
          <w:rFonts w:ascii="Times New Roman" w:hAnsi="Times New Roman" w:cs="Times New Roman"/>
          <w:color w:val="000000"/>
          <w:sz w:val="20"/>
          <w:szCs w:val="20"/>
        </w:rPr>
      </w:pPr>
    </w:p>
    <w:p w:rsidR="000023E7" w:rsidRPr="000023E7" w:rsidRDefault="003F7E9C" w:rsidP="000023E7">
      <w:pPr>
        <w:rPr>
          <w:rFonts w:ascii="Times New Roman" w:hAnsi="Times New Roman" w:cs="Times New Roman"/>
          <w:color w:val="000000"/>
          <w:sz w:val="20"/>
          <w:szCs w:val="20"/>
        </w:rPr>
      </w:pPr>
      <w:r w:rsidRPr="000023E7">
        <w:rPr>
          <w:rFonts w:ascii="Times New Roman" w:hAnsi="Times New Roman" w:cs="Times New Roman"/>
          <w:b/>
          <w:color w:val="000000"/>
          <w:sz w:val="20"/>
          <w:szCs w:val="20"/>
          <w:highlight w:val="cyan"/>
        </w:rPr>
        <w:t>Schedule</w:t>
      </w:r>
      <w:r w:rsidRPr="000023E7">
        <w:rPr>
          <w:rFonts w:ascii="Times New Roman" w:hAnsi="Times New Roman" w:cs="Times New Roman"/>
          <w:color w:val="000000"/>
          <w:sz w:val="20"/>
          <w:szCs w:val="20"/>
          <w:highlight w:val="cyan"/>
        </w:rPr>
        <w:t>r only runs the job w</w:t>
      </w:r>
      <w:r w:rsidRPr="000023E7">
        <w:rPr>
          <w:rFonts w:ascii="Times New Roman" w:hAnsi="Times New Roman" w:cs="Times New Roman"/>
          <w:color w:val="000000"/>
          <w:sz w:val="20"/>
          <w:szCs w:val="20"/>
        </w:rPr>
        <w:t xml:space="preserve">hen all the criteria are satisfied. The only exception is when you specify a deadline. When a defined deadline expires, it overwrites the constraints to execute the job. Because of the </w:t>
      </w:r>
      <w:r w:rsidRPr="000023E7">
        <w:rPr>
          <w:rFonts w:ascii="Times New Roman" w:hAnsi="Times New Roman" w:cs="Times New Roman"/>
          <w:color w:val="000000"/>
          <w:sz w:val="20"/>
          <w:szCs w:val="20"/>
          <w:highlight w:val="yellow"/>
        </w:rPr>
        <w:t xml:space="preserve">encapsulation that Android system provides, app developers need to implement only </w:t>
      </w:r>
      <w:r w:rsidRPr="000023E7">
        <w:rPr>
          <w:rFonts w:ascii="Times New Roman" w:hAnsi="Times New Roman" w:cs="Times New Roman"/>
          <w:b/>
          <w:color w:val="000000"/>
          <w:sz w:val="20"/>
          <w:szCs w:val="20"/>
          <w:highlight w:val="yellow"/>
        </w:rPr>
        <w:t>two</w:t>
      </w:r>
      <w:r w:rsidRPr="000023E7">
        <w:rPr>
          <w:rFonts w:ascii="Times New Roman" w:hAnsi="Times New Roman" w:cs="Times New Roman"/>
          <w:color w:val="000000"/>
          <w:sz w:val="20"/>
          <w:szCs w:val="20"/>
        </w:rPr>
        <w:t xml:space="preserve"> methods. When the job is finished, the task needs to call</w:t>
      </w:r>
      <w:r w:rsidRPr="000023E7">
        <w:rPr>
          <w:rFonts w:ascii="Times New Roman" w:hAnsi="Times New Roman" w:cs="Times New Roman"/>
          <w:b/>
          <w:color w:val="000000"/>
          <w:sz w:val="20"/>
          <w:szCs w:val="20"/>
        </w:rPr>
        <w:t xml:space="preserve"> jobFinished</w:t>
      </w:r>
      <w:r w:rsidRPr="000023E7">
        <w:rPr>
          <w:rFonts w:ascii="Times New Roman" w:hAnsi="Times New Roman" w:cs="Times New Roman"/>
          <w:color w:val="000000"/>
          <w:sz w:val="20"/>
          <w:szCs w:val="20"/>
        </w:rPr>
        <w:t xml:space="preserve"> to </w:t>
      </w:r>
      <w:r w:rsidR="000023E7" w:rsidRPr="000023E7">
        <w:rPr>
          <w:rFonts w:ascii="Times New Roman" w:hAnsi="Times New Roman" w:cs="Times New Roman"/>
          <w:color w:val="000000"/>
          <w:sz w:val="20"/>
          <w:szCs w:val="20"/>
        </w:rPr>
        <w:t>indicate that the job is complete.</w:t>
      </w:r>
    </w:p>
    <w:p w:rsidR="000023E7" w:rsidRPr="00084F57" w:rsidRDefault="000023E7" w:rsidP="000023E7">
      <w:pPr>
        <w:pStyle w:val="NormalWeb"/>
        <w:shd w:val="clear" w:color="auto" w:fill="FFFFFF"/>
        <w:spacing w:before="0" w:beforeAutospacing="0" w:after="360" w:afterAutospacing="0"/>
        <w:rPr>
          <w:color w:val="000000"/>
          <w:sz w:val="20"/>
          <w:szCs w:val="20"/>
        </w:rPr>
      </w:pPr>
    </w:p>
    <w:p w:rsidR="000023E7" w:rsidRDefault="000023E7" w:rsidP="000023E7">
      <w:pPr>
        <w:pStyle w:val="NormalWeb"/>
        <w:shd w:val="clear" w:color="auto" w:fill="FFFFFF"/>
        <w:spacing w:before="0" w:beforeAutospacing="0" w:after="360" w:afterAutospacing="0"/>
        <w:rPr>
          <w:rFonts w:ascii="Arial" w:hAnsi="Arial" w:cs="Arial"/>
          <w:color w:val="000000"/>
          <w:sz w:val="16"/>
          <w:szCs w:val="16"/>
        </w:rPr>
      </w:pPr>
      <w:r>
        <w:rPr>
          <w:rFonts w:ascii="Arial" w:hAnsi="Arial" w:cs="Arial"/>
          <w:noProof/>
          <w:color w:val="000000"/>
          <w:sz w:val="16"/>
          <w:szCs w:val="16"/>
          <w:lang w:bidi="hi-IN"/>
        </w:rPr>
        <w:drawing>
          <wp:inline distT="0" distB="0" distL="0" distR="0">
            <wp:extent cx="5856964" cy="3226033"/>
            <wp:effectExtent l="19050" t="0" r="0" b="0"/>
            <wp:docPr id="2" name="Picture 139"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ask1"/>
                    <pic:cNvPicPr>
                      <a:picLocks noChangeAspect="1" noChangeArrowheads="1"/>
                    </pic:cNvPicPr>
                  </pic:nvPicPr>
                  <pic:blipFill>
                    <a:blip r:embed="rId485"/>
                    <a:srcRect/>
                    <a:stretch>
                      <a:fillRect/>
                    </a:stretch>
                  </pic:blipFill>
                  <pic:spPr bwMode="auto">
                    <a:xfrm>
                      <a:off x="0" y="0"/>
                      <a:ext cx="5861152" cy="3228340"/>
                    </a:xfrm>
                    <a:prstGeom prst="rect">
                      <a:avLst/>
                    </a:prstGeom>
                    <a:noFill/>
                    <a:ln w="9525">
                      <a:noFill/>
                      <a:miter lim="800000"/>
                      <a:headEnd/>
                      <a:tailEnd/>
                    </a:ln>
                  </pic:spPr>
                </pic:pic>
              </a:graphicData>
            </a:graphic>
          </wp:inline>
        </w:drawing>
      </w:r>
      <w:r>
        <w:rPr>
          <w:rFonts w:ascii="Arial" w:hAnsi="Arial" w:cs="Arial"/>
          <w:color w:val="000000"/>
          <w:sz w:val="15"/>
          <w:szCs w:val="15"/>
        </w:rPr>
        <w:br/>
      </w:r>
      <w:r>
        <w:rPr>
          <w:rStyle w:val="Strong"/>
          <w:rFonts w:ascii="Arial" w:hAnsi="Arial" w:cs="Arial"/>
          <w:color w:val="000000"/>
          <w:sz w:val="16"/>
          <w:szCs w:val="16"/>
        </w:rPr>
        <w:t>Figure 1:</w:t>
      </w:r>
      <w:r>
        <w:rPr>
          <w:rStyle w:val="apple-converted-space"/>
          <w:rFonts w:ascii="Arial" w:hAnsi="Arial" w:cs="Arial"/>
          <w:color w:val="000000"/>
          <w:sz w:val="16"/>
          <w:szCs w:val="16"/>
        </w:rPr>
        <w:t> </w:t>
      </w:r>
      <w:r>
        <w:rPr>
          <w:rFonts w:ascii="Arial" w:hAnsi="Arial" w:cs="Arial"/>
          <w:color w:val="000000"/>
          <w:sz w:val="16"/>
          <w:szCs w:val="16"/>
        </w:rPr>
        <w:t>Android's encapsulation features</w:t>
      </w:r>
    </w:p>
    <w:p w:rsidR="000023E7" w:rsidRDefault="000023E7" w:rsidP="000023E7">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0023E7" w:rsidRPr="00117BBA" w:rsidRDefault="000023E7" w:rsidP="000023E7">
      <w:pPr>
        <w:pStyle w:val="ListParagraph"/>
        <w:numPr>
          <w:ilvl w:val="4"/>
          <w:numId w:val="1"/>
        </w:numPr>
        <w:ind w:left="1080"/>
        <w:rPr>
          <w:rFonts w:ascii="Times New Roman" w:hAnsi="Times New Roman" w:cs="Times New Roman"/>
          <w:sz w:val="24"/>
          <w:szCs w:val="24"/>
          <w:lang w:val="en-US"/>
        </w:rPr>
      </w:pPr>
      <w:r>
        <w:rPr>
          <w:rFonts w:ascii="Times New Roman" w:hAnsi="Times New Roman" w:cs="Times New Roman"/>
          <w:sz w:val="20"/>
          <w:szCs w:val="20"/>
          <w:lang w:val="en-US"/>
        </w:rPr>
        <w:t>Background tasks</w:t>
      </w:r>
    </w:p>
    <w:p w:rsidR="000023E7" w:rsidRPr="00117BBA" w:rsidRDefault="000023E7" w:rsidP="000023E7">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Handlers and Message Queues</w:t>
      </w:r>
    </w:p>
    <w:p w:rsidR="000023E7" w:rsidRPr="00122B25" w:rsidRDefault="000023E7" w:rsidP="000023E7">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Async Tasks</w:t>
      </w:r>
    </w:p>
    <w:p w:rsidR="000023E7" w:rsidRPr="00084F57" w:rsidRDefault="000023E7" w:rsidP="000023E7">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Loaders</w:t>
      </w:r>
    </w:p>
    <w:p w:rsidR="000023E7" w:rsidRDefault="000023E7" w:rsidP="000023E7">
      <w:pPr>
        <w:pStyle w:val="ListParagraph"/>
        <w:numPr>
          <w:ilvl w:val="5"/>
          <w:numId w:val="1"/>
        </w:numPr>
        <w:ind w:left="1800"/>
        <w:rPr>
          <w:rFonts w:ascii="Times New Roman" w:hAnsi="Times New Roman" w:cs="Times New Roman"/>
          <w:sz w:val="24"/>
          <w:szCs w:val="24"/>
          <w:lang w:val="en-US"/>
        </w:rPr>
      </w:pPr>
      <w:r>
        <w:rPr>
          <w:rFonts w:ascii="Times New Roman" w:hAnsi="Times New Roman" w:cs="Times New Roman"/>
          <w:sz w:val="20"/>
          <w:szCs w:val="20"/>
          <w:lang w:val="en-US"/>
        </w:rPr>
        <w:t>JobScheduler</w:t>
      </w:r>
    </w:p>
    <w:p w:rsidR="000023E7" w:rsidRDefault="000023E7" w:rsidP="000023E7">
      <w:pPr>
        <w:pStyle w:val="ListParagraph"/>
        <w:ind w:left="0"/>
        <w:rPr>
          <w:rFonts w:ascii="Times New Roman" w:hAnsi="Times New Roman" w:cs="Times New Roman"/>
          <w:sz w:val="20"/>
          <w:szCs w:val="20"/>
          <w:u w:val="single"/>
          <w:lang w:val="en-US"/>
        </w:rPr>
      </w:pPr>
    </w:p>
    <w:p w:rsidR="000023E7" w:rsidRDefault="000023E7" w:rsidP="000023E7">
      <w:pPr>
        <w:pStyle w:val="ListParagraph"/>
        <w:ind w:left="0"/>
        <w:rPr>
          <w:rFonts w:ascii="Times New Roman" w:hAnsi="Times New Roman" w:cs="Times New Roman"/>
          <w:sz w:val="20"/>
          <w:szCs w:val="20"/>
          <w:u w:val="single"/>
          <w:lang w:val="en-US"/>
        </w:rPr>
      </w:pPr>
    </w:p>
    <w:p w:rsidR="000023E7" w:rsidRDefault="000023E7" w:rsidP="000023E7">
      <w:pPr>
        <w:pStyle w:val="ListParagraph"/>
        <w:ind w:left="0"/>
        <w:rPr>
          <w:rFonts w:ascii="Times New Roman" w:hAnsi="Times New Roman" w:cs="Times New Roman"/>
          <w:sz w:val="20"/>
          <w:szCs w:val="20"/>
          <w:u w:val="single"/>
          <w:lang w:val="en-US"/>
        </w:rPr>
      </w:pPr>
      <w:r w:rsidRPr="00122B25">
        <w:rPr>
          <w:rFonts w:ascii="Times New Roman" w:hAnsi="Times New Roman" w:cs="Times New Roman"/>
          <w:sz w:val="20"/>
          <w:szCs w:val="20"/>
          <w:u w:val="single"/>
          <w:lang w:val="en-US"/>
        </w:rPr>
        <w:t xml:space="preserve">Illustrated Example </w:t>
      </w:r>
    </w:p>
    <w:p w:rsidR="000023E7" w:rsidRPr="000764E8" w:rsidRDefault="000023E7" w:rsidP="000023E7">
      <w:pPr>
        <w:pStyle w:val="ListParagraph"/>
        <w:numPr>
          <w:ilvl w:val="0"/>
          <w:numId w:val="64"/>
        </w:numPr>
        <w:rPr>
          <w:rFonts w:ascii="Times New Roman" w:hAnsi="Times New Roman" w:cs="Times New Roman"/>
          <w:sz w:val="20"/>
          <w:szCs w:val="20"/>
          <w:lang w:val="en-US"/>
        </w:rPr>
      </w:pPr>
      <w:r w:rsidRPr="000764E8">
        <w:rPr>
          <w:rFonts w:ascii="Times New Roman" w:hAnsi="Times New Roman" w:cs="Times New Roman"/>
          <w:sz w:val="20"/>
          <w:szCs w:val="20"/>
          <w:lang w:val="en-US"/>
        </w:rPr>
        <w:t>https://developer.android.com/training/best-background.html</w:t>
      </w:r>
    </w:p>
    <w:p w:rsidR="000023E7" w:rsidRPr="000764E8" w:rsidRDefault="000023E7" w:rsidP="000023E7">
      <w:pPr>
        <w:pStyle w:val="ListParagraph"/>
        <w:numPr>
          <w:ilvl w:val="0"/>
          <w:numId w:val="64"/>
        </w:numPr>
        <w:rPr>
          <w:rFonts w:ascii="Times New Roman" w:hAnsi="Times New Roman" w:cs="Times New Roman"/>
          <w:sz w:val="20"/>
          <w:szCs w:val="20"/>
          <w:lang w:val="en-US"/>
        </w:rPr>
      </w:pPr>
      <w:r w:rsidRPr="000764E8">
        <w:rPr>
          <w:rFonts w:ascii="Times New Roman" w:hAnsi="Times New Roman" w:cs="Times New Roman"/>
          <w:sz w:val="20"/>
          <w:szCs w:val="20"/>
          <w:lang w:val="en-US"/>
        </w:rPr>
        <w:t>https://developer.android.com/reference/android/os/AsyncTask.html</w:t>
      </w:r>
    </w:p>
    <w:p w:rsidR="000023E7" w:rsidRPr="000023E7" w:rsidRDefault="000023E7" w:rsidP="000023E7">
      <w:pPr>
        <w:pStyle w:val="ListParagraph"/>
        <w:numPr>
          <w:ilvl w:val="0"/>
          <w:numId w:val="64"/>
        </w:numPr>
        <w:rPr>
          <w:rFonts w:ascii="Times New Roman" w:hAnsi="Times New Roman" w:cs="Times New Roman"/>
          <w:sz w:val="20"/>
          <w:szCs w:val="20"/>
          <w:lang w:val="en-US"/>
        </w:rPr>
      </w:pPr>
      <w:r w:rsidRPr="000023E7">
        <w:rPr>
          <w:rFonts w:ascii="Times New Roman" w:hAnsi="Times New Roman" w:cs="Times New Roman"/>
          <w:sz w:val="20"/>
          <w:szCs w:val="20"/>
          <w:lang w:val="en-US"/>
        </w:rPr>
        <w:t>http://www.developer.com/ws/android/programming/executing-</w:t>
      </w:r>
      <w:r w:rsidRPr="000023E7">
        <w:rPr>
          <w:rFonts w:ascii="Times New Roman" w:hAnsi="Times New Roman" w:cs="Times New Roman"/>
          <w:b/>
          <w:sz w:val="20"/>
          <w:szCs w:val="20"/>
          <w:lang w:val="en-US"/>
        </w:rPr>
        <w:t>long-running-background-tasks</w:t>
      </w:r>
      <w:r w:rsidRPr="000023E7">
        <w:rPr>
          <w:rFonts w:ascii="Times New Roman" w:hAnsi="Times New Roman" w:cs="Times New Roman"/>
          <w:sz w:val="20"/>
          <w:szCs w:val="20"/>
          <w:lang w:val="en-US"/>
        </w:rPr>
        <w:t>-in-android-apps-without-an-interface-using-services.html</w:t>
      </w:r>
    </w:p>
    <w:p w:rsidR="000023E7" w:rsidRDefault="000023E7">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4505E" w:rsidRPr="00632FE3" w:rsidRDefault="0094505E" w:rsidP="00632FE3">
      <w:pPr>
        <w:rPr>
          <w:rFonts w:ascii="Times New Roman" w:hAnsi="Times New Roman" w:cs="Times New Roman"/>
          <w:b/>
          <w:lang w:val="en-US"/>
        </w:rPr>
      </w:pPr>
      <w:r w:rsidRPr="00632FE3">
        <w:rPr>
          <w:rFonts w:ascii="Times New Roman" w:hAnsi="Times New Roman" w:cs="Times New Roman"/>
          <w:b/>
          <w:sz w:val="24"/>
          <w:szCs w:val="24"/>
          <w:lang w:val="en-US"/>
        </w:rPr>
        <w:lastRenderedPageBreak/>
        <w:t>Chapter Five</w:t>
      </w:r>
      <w:r w:rsidRPr="00632FE3">
        <w:rPr>
          <w:rFonts w:ascii="Times New Roman" w:hAnsi="Times New Roman" w:cs="Times New Roman"/>
          <w:b/>
          <w:sz w:val="24"/>
          <w:szCs w:val="24"/>
          <w:lang w:val="en-US"/>
        </w:rPr>
        <w:tab/>
      </w:r>
      <w:r w:rsidRPr="00632FE3">
        <w:rPr>
          <w:rFonts w:ascii="Times New Roman" w:hAnsi="Times New Roman" w:cs="Times New Roman"/>
          <w:b/>
          <w:sz w:val="24"/>
          <w:szCs w:val="24"/>
          <w:lang w:val="en-US"/>
        </w:rPr>
        <w:tab/>
      </w:r>
      <w:r w:rsidR="00632FE3">
        <w:rPr>
          <w:rFonts w:ascii="Times New Roman" w:hAnsi="Times New Roman" w:cs="Times New Roman"/>
          <w:b/>
          <w:sz w:val="24"/>
          <w:szCs w:val="24"/>
          <w:lang w:val="en-US"/>
        </w:rPr>
        <w:tab/>
      </w:r>
      <w:r w:rsidR="00CD0FC1" w:rsidRPr="00632FE3">
        <w:rPr>
          <w:rFonts w:ascii="Times New Roman" w:hAnsi="Times New Roman" w:cs="Times New Roman"/>
          <w:b/>
          <w:sz w:val="24"/>
          <w:szCs w:val="24"/>
          <w:lang w:val="en-US"/>
        </w:rPr>
        <w:t>Android Threading</w:t>
      </w:r>
      <w:r w:rsidR="00AE6D27" w:rsidRPr="00632FE3">
        <w:rPr>
          <w:rFonts w:ascii="Times New Roman" w:hAnsi="Times New Roman" w:cs="Times New Roman"/>
          <w:b/>
          <w:sz w:val="24"/>
          <w:szCs w:val="24"/>
          <w:lang w:val="en-US"/>
        </w:rPr>
        <w:t xml:space="preserve">, Multiple Threads, </w:t>
      </w:r>
      <w:r w:rsidR="00480216" w:rsidRPr="00632FE3">
        <w:rPr>
          <w:rFonts w:ascii="Times New Roman" w:hAnsi="Times New Roman" w:cs="Times New Roman"/>
          <w:b/>
          <w:sz w:val="24"/>
          <w:szCs w:val="24"/>
          <w:lang w:val="en-US"/>
        </w:rPr>
        <w:t>Thread Lifecycle</w:t>
      </w:r>
    </w:p>
    <w:p w:rsidR="00215CD2" w:rsidRPr="00970116" w:rsidRDefault="00215CD2" w:rsidP="00543DF7">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r w:rsidR="00543DF7">
        <w:rPr>
          <w:rFonts w:ascii="Times New Roman" w:hAnsi="Times New Roman" w:cs="Times New Roman"/>
          <w:sz w:val="20"/>
          <w:szCs w:val="20"/>
          <w:lang w:val="en-US"/>
        </w:rPr>
        <w:tab/>
      </w:r>
      <w:r w:rsidR="00543DF7">
        <w:rPr>
          <w:rFonts w:ascii="Times New Roman" w:hAnsi="Times New Roman" w:cs="Times New Roman"/>
          <w:sz w:val="20"/>
          <w:szCs w:val="20"/>
          <w:lang w:val="en-US"/>
        </w:rPr>
        <w:tab/>
        <w:t>All about threads in Java, Android and multiple threads</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B11CDE" w:rsidRPr="00B11CDE" w:rsidRDefault="00B11CDE" w:rsidP="00B11CDE">
      <w:pPr>
        <w:spacing w:after="0" w:line="240" w:lineRule="auto"/>
        <w:rPr>
          <w:rFonts w:ascii="Times New Roman" w:hAnsi="Times New Roman" w:cs="Times New Roman"/>
          <w:sz w:val="20"/>
          <w:szCs w:val="20"/>
          <w:shd w:val="clear" w:color="auto" w:fill="FFFFFF"/>
        </w:rPr>
      </w:pPr>
      <w:r w:rsidRPr="00B11CDE">
        <w:rPr>
          <w:rFonts w:ascii="Times New Roman" w:hAnsi="Times New Roman" w:cs="Times New Roman"/>
          <w:sz w:val="20"/>
          <w:szCs w:val="20"/>
          <w:shd w:val="clear" w:color="auto" w:fill="FFFFFF"/>
        </w:rPr>
        <w:t>When an application component starts and the application does not have any other components running, the Android system starts a new Linux process for the application with a single thread of execution. By default, all components of the same application run in the same process and thread (called the "main" thread). If an application component starts and there already exists a process for that application (because another component from the application exists), then the component is started within that process and uses the same thread of execution. However, you can arrange for different components in your application to run in separate processes, and you can create additional threads for any process.</w:t>
      </w:r>
    </w:p>
    <w:p w:rsidR="00B11CDE" w:rsidRPr="00B11CDE" w:rsidRDefault="00B11CDE" w:rsidP="00B11CDE">
      <w:pPr>
        <w:pStyle w:val="Heading2"/>
        <w:shd w:val="clear" w:color="auto" w:fill="FFFFFF"/>
        <w:spacing w:before="0" w:line="435" w:lineRule="atLeast"/>
        <w:rPr>
          <w:rFonts w:ascii="Times New Roman" w:hAnsi="Times New Roman" w:cs="Times New Roman"/>
          <w:bCs w:val="0"/>
          <w:color w:val="auto"/>
          <w:sz w:val="20"/>
          <w:szCs w:val="20"/>
        </w:rPr>
      </w:pPr>
      <w:r w:rsidRPr="00B11CDE">
        <w:rPr>
          <w:rFonts w:ascii="Times New Roman" w:hAnsi="Times New Roman" w:cs="Times New Roman"/>
          <w:bCs w:val="0"/>
          <w:color w:val="auto"/>
          <w:sz w:val="20"/>
          <w:szCs w:val="20"/>
        </w:rPr>
        <w:t>Processes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By default, all components of the same application run in the same process and most applications should not change this. However, if you find that you need to control which process a certain component belongs to, you can do so in the manifest file.</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The manifest entry for each type of component element—</w:t>
      </w:r>
      <w:hyperlink r:id="rId486" w:history="1">
        <w:r w:rsidRPr="00B11CDE">
          <w:rPr>
            <w:rStyle w:val="HTMLCode"/>
            <w:rFonts w:ascii="Times New Roman" w:hAnsi="Times New Roman" w:cs="Times New Roman"/>
          </w:rPr>
          <w:t>&lt;activity&gt;</w:t>
        </w:r>
      </w:hyperlink>
      <w:r w:rsidRPr="00B11CDE">
        <w:rPr>
          <w:sz w:val="20"/>
          <w:szCs w:val="20"/>
        </w:rPr>
        <w:t>,</w:t>
      </w:r>
      <w:r w:rsidRPr="00B11CDE">
        <w:rPr>
          <w:rStyle w:val="apple-converted-space"/>
          <w:sz w:val="20"/>
          <w:szCs w:val="20"/>
        </w:rPr>
        <w:t> </w:t>
      </w:r>
      <w:hyperlink r:id="rId487" w:history="1">
        <w:r w:rsidRPr="00B11CDE">
          <w:rPr>
            <w:rStyle w:val="HTMLCode"/>
            <w:rFonts w:ascii="Times New Roman" w:hAnsi="Times New Roman" w:cs="Times New Roman"/>
          </w:rPr>
          <w:t>&lt;service&gt;</w:t>
        </w:r>
      </w:hyperlink>
      <w:r w:rsidRPr="00B11CDE">
        <w:rPr>
          <w:sz w:val="20"/>
          <w:szCs w:val="20"/>
        </w:rPr>
        <w:t>,</w:t>
      </w:r>
      <w:r w:rsidRPr="00B11CDE">
        <w:rPr>
          <w:rStyle w:val="apple-converted-space"/>
          <w:sz w:val="20"/>
          <w:szCs w:val="20"/>
        </w:rPr>
        <w:t> </w:t>
      </w:r>
      <w:hyperlink r:id="rId488" w:history="1">
        <w:r w:rsidRPr="00B11CDE">
          <w:rPr>
            <w:rStyle w:val="HTMLCode"/>
            <w:rFonts w:ascii="Times New Roman" w:hAnsi="Times New Roman" w:cs="Times New Roman"/>
          </w:rPr>
          <w:t>&lt;receiver&gt;</w:t>
        </w:r>
      </w:hyperlink>
      <w:r w:rsidRPr="00B11CDE">
        <w:rPr>
          <w:sz w:val="20"/>
          <w:szCs w:val="20"/>
        </w:rPr>
        <w:t>, and</w:t>
      </w:r>
      <w:r w:rsidRPr="00B11CDE">
        <w:rPr>
          <w:rStyle w:val="apple-converted-space"/>
          <w:sz w:val="20"/>
          <w:szCs w:val="20"/>
        </w:rPr>
        <w:t> </w:t>
      </w:r>
      <w:hyperlink r:id="rId489" w:history="1">
        <w:r w:rsidRPr="00B11CDE">
          <w:rPr>
            <w:rStyle w:val="HTMLCode"/>
            <w:rFonts w:ascii="Times New Roman" w:hAnsi="Times New Roman" w:cs="Times New Roman"/>
          </w:rPr>
          <w:t>&lt;provider&gt;</w:t>
        </w:r>
      </w:hyperlink>
      <w:r w:rsidRPr="00B11CDE">
        <w:rPr>
          <w:sz w:val="20"/>
          <w:szCs w:val="20"/>
        </w:rPr>
        <w:t>—supports an</w:t>
      </w:r>
      <w:r w:rsidRPr="00B11CDE">
        <w:rPr>
          <w:rStyle w:val="apple-converted-space"/>
          <w:sz w:val="20"/>
          <w:szCs w:val="20"/>
        </w:rPr>
        <w:t> </w:t>
      </w:r>
      <w:r w:rsidRPr="00B11CDE">
        <w:rPr>
          <w:rStyle w:val="HTMLCode"/>
          <w:rFonts w:ascii="Times New Roman" w:hAnsi="Times New Roman" w:cs="Times New Roman"/>
        </w:rPr>
        <w:t>android:process</w:t>
      </w:r>
      <w:r w:rsidRPr="00B11CDE">
        <w:rPr>
          <w:rStyle w:val="apple-converted-space"/>
          <w:sz w:val="20"/>
          <w:szCs w:val="20"/>
        </w:rPr>
        <w:t> </w:t>
      </w:r>
      <w:r w:rsidRPr="00B11CDE">
        <w:rPr>
          <w:sz w:val="20"/>
          <w:szCs w:val="20"/>
        </w:rPr>
        <w:t>attribute that can specify a process in which that component should run. You can set this attribute so that each component runs in its own process or so that some components share a process while others do not. You can also set</w:t>
      </w:r>
      <w:r w:rsidRPr="00B11CDE">
        <w:rPr>
          <w:rStyle w:val="apple-converted-space"/>
          <w:sz w:val="20"/>
          <w:szCs w:val="20"/>
        </w:rPr>
        <w:t> </w:t>
      </w:r>
      <w:r w:rsidRPr="00B11CDE">
        <w:rPr>
          <w:rStyle w:val="HTMLCode"/>
          <w:rFonts w:ascii="Times New Roman" w:hAnsi="Times New Roman" w:cs="Times New Roman"/>
        </w:rPr>
        <w:t>android:process</w:t>
      </w:r>
      <w:r w:rsidRPr="00B11CDE">
        <w:rPr>
          <w:rStyle w:val="apple-converted-space"/>
          <w:sz w:val="20"/>
          <w:szCs w:val="20"/>
        </w:rPr>
        <w:t> </w:t>
      </w:r>
      <w:r w:rsidRPr="00B11CDE">
        <w:rPr>
          <w:sz w:val="20"/>
          <w:szCs w:val="20"/>
        </w:rPr>
        <w:t>so that components of different applications run in the same process—provided that the applications share the same Linux user ID and are signed with the same certificates.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The</w:t>
      </w:r>
      <w:r w:rsidRPr="00B11CDE">
        <w:rPr>
          <w:rStyle w:val="apple-converted-space"/>
          <w:sz w:val="20"/>
          <w:szCs w:val="20"/>
        </w:rPr>
        <w:t> </w:t>
      </w:r>
      <w:hyperlink r:id="rId490" w:history="1">
        <w:r w:rsidRPr="00B11CDE">
          <w:rPr>
            <w:rStyle w:val="HTMLCode"/>
            <w:rFonts w:ascii="Times New Roman" w:hAnsi="Times New Roman" w:cs="Times New Roman"/>
          </w:rPr>
          <w:t>&lt;application&gt;</w:t>
        </w:r>
      </w:hyperlink>
      <w:r w:rsidRPr="00B11CDE">
        <w:rPr>
          <w:rStyle w:val="apple-converted-space"/>
          <w:sz w:val="20"/>
          <w:szCs w:val="20"/>
        </w:rPr>
        <w:t> </w:t>
      </w:r>
      <w:r w:rsidRPr="00B11CDE">
        <w:rPr>
          <w:sz w:val="20"/>
          <w:szCs w:val="20"/>
        </w:rPr>
        <w:t>element also supports an</w:t>
      </w:r>
      <w:r w:rsidRPr="00B11CDE">
        <w:rPr>
          <w:rStyle w:val="apple-converted-space"/>
          <w:sz w:val="20"/>
          <w:szCs w:val="20"/>
        </w:rPr>
        <w:t> </w:t>
      </w:r>
      <w:r w:rsidRPr="00B11CDE">
        <w:rPr>
          <w:rStyle w:val="HTMLCode"/>
          <w:rFonts w:ascii="Times New Roman" w:hAnsi="Times New Roman" w:cs="Times New Roman"/>
        </w:rPr>
        <w:t>android:process</w:t>
      </w:r>
      <w:r w:rsidRPr="00B11CDE">
        <w:rPr>
          <w:rStyle w:val="apple-converted-space"/>
          <w:sz w:val="20"/>
          <w:szCs w:val="20"/>
        </w:rPr>
        <w:t> </w:t>
      </w:r>
      <w:r w:rsidRPr="00B11CDE">
        <w:rPr>
          <w:sz w:val="20"/>
          <w:szCs w:val="20"/>
        </w:rPr>
        <w:t>attribute, to set a default value that applies to all components.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Android might decide to shut down a process at some point, when memory is low and required by other processes that are more immediately serving the user. Application components running in the process that's killed are consequently destroyed. A process is started again for those components when there's again work for them to do.</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When deciding which processes to kill, the Android system weighs their relative importance to the user. For example, it more readily shuts down a process hosting activities that are no longer visible on screen, compared to a process hosting visible activities. The decision whether to terminate a process, therefore, depends on the state of the components running in that process.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 xml:space="preserve">The details of the process lifecycle and its relationship to application states is discussed </w:t>
      </w:r>
      <w:r w:rsidRPr="00B11CDE">
        <w:rPr>
          <w:sz w:val="20"/>
          <w:szCs w:val="20"/>
          <w:highlight w:val="cyan"/>
        </w:rPr>
        <w:t>in</w:t>
      </w:r>
      <w:r w:rsidRPr="00B11CDE">
        <w:rPr>
          <w:rStyle w:val="apple-converted-space"/>
          <w:sz w:val="20"/>
          <w:szCs w:val="20"/>
        </w:rPr>
        <w:t> </w:t>
      </w:r>
      <w:r w:rsidRPr="00B11CDE">
        <w:rPr>
          <w:sz w:val="20"/>
          <w:szCs w:val="20"/>
          <w:highlight w:val="cyan"/>
        </w:rPr>
        <w:t>Processes and Application Lifecycle.</w:t>
      </w:r>
    </w:p>
    <w:p w:rsidR="00B11CDE" w:rsidRPr="00B11CDE" w:rsidRDefault="00B11CDE" w:rsidP="00B11CDE">
      <w:pPr>
        <w:pStyle w:val="Heading2"/>
        <w:shd w:val="clear" w:color="auto" w:fill="FFFFFF"/>
        <w:spacing w:before="0" w:line="435" w:lineRule="atLeast"/>
        <w:rPr>
          <w:rFonts w:ascii="Times New Roman" w:hAnsi="Times New Roman" w:cs="Times New Roman"/>
          <w:bCs w:val="0"/>
          <w:color w:val="auto"/>
          <w:sz w:val="20"/>
          <w:szCs w:val="20"/>
        </w:rPr>
      </w:pPr>
      <w:r w:rsidRPr="00B11CDE">
        <w:rPr>
          <w:rFonts w:ascii="Times New Roman" w:hAnsi="Times New Roman" w:cs="Times New Roman"/>
          <w:bCs w:val="0"/>
          <w:color w:val="auto"/>
          <w:sz w:val="20"/>
          <w:szCs w:val="20"/>
        </w:rPr>
        <w:t>Threads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When an application is launched, the system creates a thread of execution for the application, called "main." This thread is very important because it is in charge of dispatching events to the appropriate user interface widgets, including drawing events. It is also the thread in which your application interacts with components from the Android UI toolkit (components from the</w:t>
      </w:r>
      <w:r w:rsidRPr="00B11CDE">
        <w:rPr>
          <w:rStyle w:val="apple-converted-space"/>
          <w:sz w:val="20"/>
          <w:szCs w:val="20"/>
        </w:rPr>
        <w:t> </w:t>
      </w:r>
      <w:r w:rsidRPr="00B11CDE">
        <w:rPr>
          <w:rStyle w:val="HTMLCode"/>
          <w:rFonts w:ascii="Times New Roman" w:hAnsi="Times New Roman" w:cs="Times New Roman"/>
          <w:b/>
        </w:rPr>
        <w:t>android.widget</w:t>
      </w:r>
      <w:r w:rsidRPr="00B11CDE">
        <w:rPr>
          <w:rStyle w:val="apple-converted-space"/>
          <w:sz w:val="20"/>
          <w:szCs w:val="20"/>
        </w:rPr>
        <w:t> </w:t>
      </w:r>
      <w:r w:rsidRPr="00B11CDE">
        <w:rPr>
          <w:sz w:val="20"/>
          <w:szCs w:val="20"/>
        </w:rPr>
        <w:t>and</w:t>
      </w:r>
      <w:r w:rsidRPr="00B11CDE">
        <w:rPr>
          <w:rStyle w:val="apple-converted-space"/>
          <w:sz w:val="20"/>
          <w:szCs w:val="20"/>
        </w:rPr>
        <w:t> </w:t>
      </w:r>
      <w:r w:rsidRPr="00B11CDE">
        <w:rPr>
          <w:rStyle w:val="HTMLCode"/>
          <w:rFonts w:ascii="Times New Roman" w:hAnsi="Times New Roman" w:cs="Times New Roman"/>
          <w:b/>
        </w:rPr>
        <w:t>android.view</w:t>
      </w:r>
      <w:r w:rsidRPr="00B11CDE">
        <w:rPr>
          <w:rStyle w:val="apple-converted-space"/>
          <w:sz w:val="20"/>
          <w:szCs w:val="20"/>
        </w:rPr>
        <w:t> </w:t>
      </w:r>
      <w:r w:rsidRPr="00B11CDE">
        <w:rPr>
          <w:sz w:val="20"/>
          <w:szCs w:val="20"/>
        </w:rPr>
        <w:t>packages). As such, the main thread is also sometimes called the UI thread.</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 xml:space="preserve">The </w:t>
      </w:r>
      <w:r w:rsidRPr="00B11CDE">
        <w:rPr>
          <w:sz w:val="20"/>
          <w:szCs w:val="20"/>
          <w:highlight w:val="yellow"/>
        </w:rPr>
        <w:t>system does</w:t>
      </w:r>
      <w:r w:rsidRPr="00B11CDE">
        <w:rPr>
          <w:rStyle w:val="apple-converted-space"/>
          <w:sz w:val="20"/>
          <w:szCs w:val="20"/>
        </w:rPr>
        <w:t> </w:t>
      </w:r>
      <w:r w:rsidRPr="00B11CDE">
        <w:rPr>
          <w:rStyle w:val="Emphasis"/>
          <w:sz w:val="20"/>
          <w:szCs w:val="20"/>
        </w:rPr>
        <w:t>not</w:t>
      </w:r>
      <w:r w:rsidRPr="00B11CDE">
        <w:rPr>
          <w:rStyle w:val="apple-converted-space"/>
          <w:sz w:val="20"/>
          <w:szCs w:val="20"/>
        </w:rPr>
        <w:t> </w:t>
      </w:r>
      <w:r w:rsidRPr="00B11CDE">
        <w:rPr>
          <w:sz w:val="20"/>
          <w:szCs w:val="20"/>
          <w:highlight w:val="yellow"/>
        </w:rPr>
        <w:t>create a separate thread for each instance of a component</w:t>
      </w:r>
      <w:r w:rsidRPr="00B11CDE">
        <w:rPr>
          <w:sz w:val="20"/>
          <w:szCs w:val="20"/>
        </w:rPr>
        <w:t>. All components that run in the same process are instantiated in the UI thread, and system calls to each component are dispatched from that thread. Consequently, methods that respond to system callbacks (such as</w:t>
      </w:r>
      <w:r w:rsidRPr="00B11CDE">
        <w:rPr>
          <w:rStyle w:val="apple-converted-space"/>
          <w:sz w:val="20"/>
          <w:szCs w:val="20"/>
        </w:rPr>
        <w:t> </w:t>
      </w:r>
      <w:r w:rsidRPr="00B11CDE">
        <w:rPr>
          <w:rStyle w:val="HTMLCode"/>
          <w:rFonts w:ascii="Times New Roman" w:hAnsi="Times New Roman" w:cs="Times New Roman"/>
          <w:b/>
        </w:rPr>
        <w:t>onKeyDown()</w:t>
      </w:r>
      <w:r w:rsidRPr="00B11CDE">
        <w:rPr>
          <w:rStyle w:val="apple-converted-space"/>
          <w:sz w:val="20"/>
          <w:szCs w:val="20"/>
        </w:rPr>
        <w:t> </w:t>
      </w:r>
      <w:r w:rsidRPr="00B11CDE">
        <w:rPr>
          <w:sz w:val="20"/>
          <w:szCs w:val="20"/>
        </w:rPr>
        <w:t>to report user actions or a lifecycle callback method) always run in the UI thread of the process.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 xml:space="preserve">For instance, when the user touches a button on the screen, your app's UI thread dispatches the touch event to the widget, which in turn sets its pressed state and posts an invalidate request to the event queue. The UI thread </w:t>
      </w:r>
      <w:r w:rsidRPr="00B11CDE">
        <w:rPr>
          <w:b/>
          <w:sz w:val="20"/>
          <w:szCs w:val="20"/>
        </w:rPr>
        <w:t>dequeues the request and notifies the widget</w:t>
      </w:r>
      <w:r w:rsidRPr="00B11CDE">
        <w:rPr>
          <w:sz w:val="20"/>
          <w:szCs w:val="20"/>
        </w:rPr>
        <w:t xml:space="preserve"> that it should redraw itself.</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 xml:space="preserve">When your app </w:t>
      </w:r>
      <w:r w:rsidRPr="00B11CDE">
        <w:rPr>
          <w:sz w:val="20"/>
          <w:szCs w:val="20"/>
          <w:highlight w:val="yellow"/>
        </w:rPr>
        <w:t>performs intensive work in response to user interaction</w:t>
      </w:r>
      <w:r w:rsidRPr="00B11CDE">
        <w:rPr>
          <w:sz w:val="20"/>
          <w:szCs w:val="20"/>
        </w:rPr>
        <w:t xml:space="preserve">, this single thread model can yield poor performance unless you implement your application properly. Specifically, if everything is happening in the UI thread, performing long operations such as network access or database queries will block the whole UI. When the thread is blocked, no events can be dispatched, including drawing events. From the user's perspective, the </w:t>
      </w:r>
      <w:r w:rsidRPr="00B11CDE">
        <w:rPr>
          <w:sz w:val="20"/>
          <w:szCs w:val="20"/>
        </w:rPr>
        <w:lastRenderedPageBreak/>
        <w:t>application appears to hang. Even worse, if the UI thread is blocked for more than a few seconds (about 5 seconds currently) the user is presented with the infamous "</w:t>
      </w:r>
      <w:hyperlink r:id="rId491" w:history="1">
        <w:r w:rsidRPr="00B11CDE">
          <w:rPr>
            <w:rStyle w:val="Hyperlink"/>
            <w:color w:val="auto"/>
            <w:sz w:val="20"/>
            <w:szCs w:val="20"/>
          </w:rPr>
          <w:t>application not responding</w:t>
        </w:r>
      </w:hyperlink>
      <w:r w:rsidRPr="00B11CDE">
        <w:rPr>
          <w:sz w:val="20"/>
          <w:szCs w:val="20"/>
        </w:rPr>
        <w:t>" (ANR) dialog. The user might then decide to quit your application and uninstall it if they are unhappy.</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 xml:space="preserve">Additionally, the </w:t>
      </w:r>
      <w:r w:rsidRPr="00B11CDE">
        <w:rPr>
          <w:sz w:val="20"/>
          <w:szCs w:val="20"/>
          <w:highlight w:val="yellow"/>
        </w:rPr>
        <w:t>Android UI toolkit</w:t>
      </w:r>
      <w:r w:rsidRPr="00B11CDE">
        <w:rPr>
          <w:sz w:val="20"/>
          <w:szCs w:val="20"/>
        </w:rPr>
        <w:t xml:space="preserve"> is</w:t>
      </w:r>
      <w:r w:rsidRPr="00B11CDE">
        <w:rPr>
          <w:rStyle w:val="apple-converted-space"/>
          <w:sz w:val="20"/>
          <w:szCs w:val="20"/>
        </w:rPr>
        <w:t> </w:t>
      </w:r>
      <w:r w:rsidRPr="00B11CDE">
        <w:rPr>
          <w:rStyle w:val="Emphasis"/>
          <w:sz w:val="20"/>
          <w:szCs w:val="20"/>
        </w:rPr>
        <w:t>not</w:t>
      </w:r>
      <w:r w:rsidRPr="00B11CDE">
        <w:rPr>
          <w:rStyle w:val="apple-converted-space"/>
          <w:sz w:val="20"/>
          <w:szCs w:val="20"/>
        </w:rPr>
        <w:t> </w:t>
      </w:r>
      <w:r w:rsidRPr="00B11CDE">
        <w:rPr>
          <w:sz w:val="20"/>
          <w:szCs w:val="20"/>
        </w:rPr>
        <w:t>thread-safe. So, you must not manipulate your UI from a worker thread—you must do all manipulation to your user interface from the UI thread. Thus, there are simply two rules to Android's single thread model:</w:t>
      </w:r>
    </w:p>
    <w:p w:rsidR="00B11CDE" w:rsidRPr="00B11CDE" w:rsidRDefault="00B11CDE" w:rsidP="003E3ED9">
      <w:pPr>
        <w:numPr>
          <w:ilvl w:val="0"/>
          <w:numId w:val="43"/>
        </w:numPr>
        <w:shd w:val="clear" w:color="auto" w:fill="FFFFFF"/>
        <w:spacing w:after="163" w:line="240" w:lineRule="auto"/>
        <w:ind w:left="272"/>
        <w:rPr>
          <w:rFonts w:ascii="Times New Roman" w:hAnsi="Times New Roman" w:cs="Times New Roman"/>
          <w:sz w:val="20"/>
          <w:szCs w:val="20"/>
        </w:rPr>
      </w:pPr>
      <w:r w:rsidRPr="00B11CDE">
        <w:rPr>
          <w:rFonts w:ascii="Times New Roman" w:hAnsi="Times New Roman" w:cs="Times New Roman"/>
          <w:sz w:val="20"/>
          <w:szCs w:val="20"/>
        </w:rPr>
        <w:t>Do not block the UI thread</w:t>
      </w:r>
    </w:p>
    <w:p w:rsidR="00B11CDE" w:rsidRPr="00B11CDE" w:rsidRDefault="00B11CDE" w:rsidP="003E3ED9">
      <w:pPr>
        <w:numPr>
          <w:ilvl w:val="0"/>
          <w:numId w:val="43"/>
        </w:numPr>
        <w:shd w:val="clear" w:color="auto" w:fill="FFFFFF"/>
        <w:spacing w:after="163" w:line="240" w:lineRule="auto"/>
        <w:ind w:left="272"/>
        <w:rPr>
          <w:rFonts w:ascii="Times New Roman" w:hAnsi="Times New Roman" w:cs="Times New Roman"/>
          <w:sz w:val="20"/>
          <w:szCs w:val="20"/>
        </w:rPr>
      </w:pPr>
      <w:r w:rsidRPr="00B11CDE">
        <w:rPr>
          <w:rFonts w:ascii="Times New Roman" w:hAnsi="Times New Roman" w:cs="Times New Roman"/>
          <w:sz w:val="20"/>
          <w:szCs w:val="20"/>
        </w:rPr>
        <w:t>Do not access the Android UI toolkit from outside the UI thread</w:t>
      </w:r>
    </w:p>
    <w:p w:rsidR="00B11CDE" w:rsidRPr="00B11CDE" w:rsidRDefault="00B11CDE" w:rsidP="00B11CDE">
      <w:pPr>
        <w:pStyle w:val="Heading3"/>
        <w:shd w:val="clear" w:color="auto" w:fill="FFFFFF"/>
        <w:spacing w:before="0" w:line="435" w:lineRule="atLeast"/>
        <w:rPr>
          <w:rFonts w:ascii="Times New Roman" w:hAnsi="Times New Roman" w:cs="Times New Roman"/>
          <w:bCs w:val="0"/>
          <w:color w:val="auto"/>
          <w:sz w:val="20"/>
          <w:szCs w:val="20"/>
        </w:rPr>
      </w:pPr>
      <w:r w:rsidRPr="00B11CDE">
        <w:rPr>
          <w:rFonts w:ascii="Times New Roman" w:hAnsi="Times New Roman" w:cs="Times New Roman"/>
          <w:bCs w:val="0"/>
          <w:color w:val="auto"/>
          <w:sz w:val="20"/>
          <w:szCs w:val="20"/>
        </w:rPr>
        <w:t>Worker threads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 xml:space="preserve">Because of the single threaded model described above, it's vital to the responsiveness of your application's UI that </w:t>
      </w:r>
      <w:r w:rsidRPr="00B11CDE">
        <w:rPr>
          <w:sz w:val="20"/>
          <w:szCs w:val="20"/>
          <w:highlight w:val="yellow"/>
        </w:rPr>
        <w:t>you do not block the UI thread</w:t>
      </w:r>
      <w:r w:rsidRPr="00B11CDE">
        <w:rPr>
          <w:sz w:val="20"/>
          <w:szCs w:val="20"/>
        </w:rPr>
        <w:t>. If you have operations to perform that are not instantaneous, you should make sure to do them in separate threads ("background" or "worker" threads).</w:t>
      </w:r>
    </w:p>
    <w:p w:rsidR="00B11CDE" w:rsidRPr="00B11CDE" w:rsidRDefault="00B11CDE" w:rsidP="00B11CDE">
      <w:pPr>
        <w:pStyle w:val="NormalWeb"/>
        <w:shd w:val="clear" w:color="auto" w:fill="FFFFFF"/>
        <w:spacing w:before="0" w:beforeAutospacing="0" w:after="163" w:afterAutospacing="0"/>
        <w:rPr>
          <w:sz w:val="20"/>
          <w:szCs w:val="20"/>
        </w:rPr>
      </w:pPr>
      <w:r w:rsidRPr="00B11CDE">
        <w:rPr>
          <w:sz w:val="20"/>
          <w:szCs w:val="20"/>
        </w:rPr>
        <w:t xml:space="preserve">However, note that </w:t>
      </w:r>
      <w:r w:rsidRPr="00B11CDE">
        <w:rPr>
          <w:sz w:val="20"/>
          <w:szCs w:val="20"/>
          <w:highlight w:val="yellow"/>
        </w:rPr>
        <w:t>you cannot update the UI</w:t>
      </w:r>
      <w:r w:rsidRPr="00B11CDE">
        <w:rPr>
          <w:sz w:val="20"/>
          <w:szCs w:val="20"/>
        </w:rPr>
        <w:t xml:space="preserve"> from any thread other than the UI thread or the "main" thread.</w:t>
      </w:r>
    </w:p>
    <w:p w:rsidR="00B11CDE" w:rsidRPr="00B11CDE" w:rsidRDefault="00B11CDE" w:rsidP="00B11CDE">
      <w:pPr>
        <w:pStyle w:val="Heading2"/>
        <w:pBdr>
          <w:bottom w:val="single" w:sz="6" w:space="0" w:color="AAAAAA"/>
        </w:pBdr>
        <w:spacing w:before="240" w:after="60"/>
        <w:rPr>
          <w:rFonts w:ascii="Times New Roman" w:hAnsi="Times New Roman" w:cs="Times New Roman"/>
          <w:bCs w:val="0"/>
          <w:color w:val="000000"/>
          <w:sz w:val="20"/>
          <w:szCs w:val="20"/>
        </w:rPr>
      </w:pPr>
      <w:r w:rsidRPr="00B11CDE">
        <w:rPr>
          <w:rStyle w:val="mw-headline"/>
          <w:rFonts w:ascii="Times New Roman" w:hAnsi="Times New Roman" w:cs="Times New Roman"/>
          <w:bCs w:val="0"/>
          <w:color w:val="000000"/>
          <w:sz w:val="20"/>
          <w:szCs w:val="20"/>
        </w:rPr>
        <w:t>The Application Main Thread</w:t>
      </w:r>
    </w:p>
    <w:p w:rsidR="00B11CDE" w:rsidRPr="00B11CDE" w:rsidRDefault="00B11CDE" w:rsidP="00B11CDE">
      <w:pPr>
        <w:pStyle w:val="NormalWeb"/>
        <w:spacing w:before="120" w:beforeAutospacing="0" w:after="120" w:afterAutospacing="0"/>
        <w:rPr>
          <w:sz w:val="20"/>
          <w:szCs w:val="20"/>
        </w:rPr>
      </w:pPr>
      <w:r w:rsidRPr="00B11CDE">
        <w:rPr>
          <w:sz w:val="20"/>
          <w:szCs w:val="20"/>
        </w:rPr>
        <w:t xml:space="preserve">When an Android application is first started, the runtime system creates a single thread in which all application components will run by default. </w:t>
      </w:r>
      <w:r w:rsidRPr="00B11CDE">
        <w:rPr>
          <w:sz w:val="20"/>
          <w:szCs w:val="20"/>
          <w:highlight w:val="yellow"/>
        </w:rPr>
        <w:t>This thread is generally referred to as the main thread</w:t>
      </w:r>
      <w:r w:rsidRPr="00B11CDE">
        <w:rPr>
          <w:sz w:val="20"/>
          <w:szCs w:val="20"/>
        </w:rPr>
        <w:t>. The primary role of the main thread is to handle the user interface in terms of event handling and interaction with views in the user interface. Any additional components that are started within the application will, by default, also run on the main thread.</w:t>
      </w:r>
    </w:p>
    <w:p w:rsidR="00B11CDE" w:rsidRPr="00B11CDE" w:rsidRDefault="00B11CDE" w:rsidP="00B11CDE">
      <w:pPr>
        <w:pStyle w:val="NormalWeb"/>
        <w:spacing w:before="120" w:beforeAutospacing="0" w:after="120" w:afterAutospacing="0"/>
        <w:rPr>
          <w:sz w:val="20"/>
          <w:szCs w:val="20"/>
        </w:rPr>
      </w:pPr>
      <w:r w:rsidRPr="00B11CDE">
        <w:rPr>
          <w:sz w:val="20"/>
          <w:szCs w:val="20"/>
        </w:rPr>
        <w:t xml:space="preserve">Any component within an application that </w:t>
      </w:r>
      <w:r w:rsidRPr="00B11CDE">
        <w:rPr>
          <w:sz w:val="20"/>
          <w:szCs w:val="20"/>
          <w:highlight w:val="yellow"/>
        </w:rPr>
        <w:t>performs a time consuming task using the main thread</w:t>
      </w:r>
      <w:r w:rsidRPr="00B11CDE">
        <w:rPr>
          <w:sz w:val="20"/>
          <w:szCs w:val="20"/>
        </w:rPr>
        <w:t xml:space="preserve"> will cause the entire application to appear to lock up until the task is completed. This will typically result in the operating system displaying an “Application is unresponsive” warning to the user. Clearly, this is far from the desired behavior for any application. In such a situation, this can be avoided simply by launching the task to be performed </w:t>
      </w:r>
      <w:r w:rsidRPr="00B11CDE">
        <w:rPr>
          <w:sz w:val="20"/>
          <w:szCs w:val="20"/>
          <w:highlight w:val="yellow"/>
        </w:rPr>
        <w:t>in a separate thread, allowing the main thread to continue unhindered</w:t>
      </w:r>
      <w:r w:rsidRPr="00B11CDE">
        <w:rPr>
          <w:sz w:val="20"/>
          <w:szCs w:val="20"/>
        </w:rPr>
        <w:t xml:space="preserve"> with other tasks.</w:t>
      </w:r>
    </w:p>
    <w:p w:rsidR="00B11CDE" w:rsidRPr="00B11CDE" w:rsidRDefault="00B11CDE" w:rsidP="00B11CDE">
      <w:pPr>
        <w:pStyle w:val="Heading2"/>
        <w:pBdr>
          <w:bottom w:val="single" w:sz="6" w:space="0" w:color="AAAAAA"/>
        </w:pBdr>
        <w:spacing w:before="240" w:after="60"/>
        <w:rPr>
          <w:rFonts w:ascii="Times New Roman" w:hAnsi="Times New Roman" w:cs="Times New Roman"/>
          <w:bCs w:val="0"/>
          <w:color w:val="000000"/>
          <w:sz w:val="20"/>
          <w:szCs w:val="20"/>
        </w:rPr>
      </w:pPr>
      <w:r w:rsidRPr="00B11CDE">
        <w:rPr>
          <w:rStyle w:val="mw-headline"/>
          <w:rFonts w:ascii="Times New Roman" w:hAnsi="Times New Roman" w:cs="Times New Roman"/>
          <w:bCs w:val="0"/>
          <w:color w:val="000000"/>
          <w:sz w:val="20"/>
          <w:szCs w:val="20"/>
        </w:rPr>
        <w:t>Thread Handlers</w:t>
      </w:r>
    </w:p>
    <w:p w:rsidR="00B11CDE" w:rsidRPr="00B11CDE" w:rsidRDefault="00B11CDE" w:rsidP="00B11CDE">
      <w:pPr>
        <w:pStyle w:val="NormalWeb"/>
        <w:spacing w:before="120" w:beforeAutospacing="0" w:after="120" w:afterAutospacing="0"/>
        <w:rPr>
          <w:sz w:val="20"/>
          <w:szCs w:val="20"/>
        </w:rPr>
      </w:pPr>
      <w:r w:rsidRPr="00B11CDE">
        <w:rPr>
          <w:sz w:val="20"/>
          <w:szCs w:val="20"/>
        </w:rPr>
        <w:t xml:space="preserve">Clearly </w:t>
      </w:r>
      <w:r w:rsidRPr="00B11CDE">
        <w:rPr>
          <w:sz w:val="20"/>
          <w:szCs w:val="20"/>
          <w:highlight w:val="yellow"/>
        </w:rPr>
        <w:t>one of the key rules of application development is never to perform time-consuming operations</w:t>
      </w:r>
      <w:r w:rsidRPr="00B11CDE">
        <w:rPr>
          <w:sz w:val="20"/>
          <w:szCs w:val="20"/>
        </w:rPr>
        <w:t xml:space="preserve"> on the main thread of an application. The second, </w:t>
      </w:r>
      <w:r w:rsidRPr="00B11CDE">
        <w:rPr>
          <w:sz w:val="20"/>
          <w:szCs w:val="20"/>
          <w:highlight w:val="yellow"/>
        </w:rPr>
        <w:t>equally important rule is that the code within a separate thread</w:t>
      </w:r>
      <w:r w:rsidRPr="00B11CDE">
        <w:rPr>
          <w:sz w:val="20"/>
          <w:szCs w:val="20"/>
        </w:rPr>
        <w:t xml:space="preserve"> must never, under any circumstances, directly update any aspect of the user interface. Any changes to the user interface must always be performed from within the main thread. The </w:t>
      </w:r>
      <w:r w:rsidRPr="00B11CDE">
        <w:rPr>
          <w:sz w:val="20"/>
          <w:szCs w:val="20"/>
          <w:highlight w:val="yellow"/>
        </w:rPr>
        <w:t xml:space="preserve">reason for this is that the Android UI toolkit is </w:t>
      </w:r>
      <w:r w:rsidRPr="00B11CDE">
        <w:rPr>
          <w:b/>
          <w:sz w:val="20"/>
          <w:szCs w:val="20"/>
          <w:highlight w:val="yellow"/>
        </w:rPr>
        <w:t xml:space="preserve">not </w:t>
      </w:r>
      <w:r w:rsidRPr="00B11CDE">
        <w:rPr>
          <w:sz w:val="20"/>
          <w:szCs w:val="20"/>
          <w:highlight w:val="yellow"/>
        </w:rPr>
        <w:t>thread-safe</w:t>
      </w:r>
      <w:r w:rsidRPr="00B11CDE">
        <w:rPr>
          <w:sz w:val="20"/>
          <w:szCs w:val="20"/>
        </w:rPr>
        <w:t>. Attempts to work with non thread-safe code from within multiple threads will typically result in intermittent problems and unpredictable application behavior.</w:t>
      </w:r>
    </w:p>
    <w:p w:rsidR="00B11CDE" w:rsidRPr="00B11CDE" w:rsidRDefault="00B11CDE" w:rsidP="00B11CDE">
      <w:pPr>
        <w:pStyle w:val="NormalWeb"/>
        <w:spacing w:before="120" w:beforeAutospacing="0" w:after="120" w:afterAutospacing="0"/>
        <w:rPr>
          <w:sz w:val="20"/>
          <w:szCs w:val="20"/>
        </w:rPr>
      </w:pPr>
      <w:r w:rsidRPr="00B11CDE">
        <w:rPr>
          <w:sz w:val="20"/>
          <w:szCs w:val="20"/>
        </w:rPr>
        <w:t>In the event that the code executing in a thread needs to interact with the user interface, it must do so by synchronizing with the main UI thread. This is achieved by creating a handler within the main thread, which, in turn, receives messages from another thread and updates the user interface accordingly.</w:t>
      </w:r>
    </w:p>
    <w:p w:rsidR="00215CD2" w:rsidRDefault="00215CD2" w:rsidP="00215CD2">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480216" w:rsidRPr="00480216" w:rsidRDefault="00480216" w:rsidP="00215CD2">
      <w:pPr>
        <w:pStyle w:val="ListParagraph"/>
        <w:numPr>
          <w:ilvl w:val="1"/>
          <w:numId w:val="1"/>
        </w:numPr>
        <w:rPr>
          <w:rFonts w:ascii="Times New Roman" w:hAnsi="Times New Roman" w:cs="Times New Roman"/>
          <w:b/>
          <w:lang w:val="en-US"/>
        </w:rPr>
      </w:pPr>
      <w:r>
        <w:rPr>
          <w:rFonts w:ascii="Times New Roman" w:hAnsi="Times New Roman" w:cs="Times New Roman"/>
          <w:sz w:val="20"/>
          <w:szCs w:val="20"/>
          <w:lang w:val="en-US"/>
        </w:rPr>
        <w:t>Threading in Linux, Java</w:t>
      </w:r>
    </w:p>
    <w:p w:rsidR="00480216" w:rsidRPr="00480216" w:rsidRDefault="00480216" w:rsidP="00215CD2">
      <w:pPr>
        <w:pStyle w:val="ListParagraph"/>
        <w:numPr>
          <w:ilvl w:val="1"/>
          <w:numId w:val="1"/>
        </w:numPr>
        <w:rPr>
          <w:rFonts w:ascii="Times New Roman" w:hAnsi="Times New Roman" w:cs="Times New Roman"/>
          <w:b/>
          <w:lang w:val="en-US"/>
        </w:rPr>
      </w:pPr>
      <w:r>
        <w:rPr>
          <w:rFonts w:ascii="Times New Roman" w:hAnsi="Times New Roman" w:cs="Times New Roman"/>
          <w:sz w:val="20"/>
          <w:szCs w:val="20"/>
          <w:lang w:val="en-US"/>
        </w:rPr>
        <w:t>Threading in Android</w:t>
      </w:r>
    </w:p>
    <w:p w:rsidR="00480216" w:rsidRPr="00480216" w:rsidRDefault="00480216" w:rsidP="00215CD2">
      <w:pPr>
        <w:pStyle w:val="ListParagraph"/>
        <w:numPr>
          <w:ilvl w:val="2"/>
          <w:numId w:val="1"/>
        </w:numPr>
        <w:rPr>
          <w:rFonts w:ascii="Times New Roman" w:hAnsi="Times New Roman" w:cs="Times New Roman"/>
          <w:b/>
          <w:lang w:val="en-US"/>
        </w:rPr>
      </w:pPr>
      <w:r>
        <w:rPr>
          <w:rFonts w:ascii="Times New Roman" w:hAnsi="Times New Roman" w:cs="Times New Roman"/>
          <w:sz w:val="20"/>
          <w:szCs w:val="20"/>
          <w:lang w:val="en-US"/>
        </w:rPr>
        <w:t>UI Thread</w:t>
      </w:r>
    </w:p>
    <w:p w:rsidR="00480216" w:rsidRPr="00480216" w:rsidRDefault="00480216" w:rsidP="00215CD2">
      <w:pPr>
        <w:pStyle w:val="ListParagraph"/>
        <w:numPr>
          <w:ilvl w:val="2"/>
          <w:numId w:val="1"/>
        </w:numPr>
        <w:rPr>
          <w:rFonts w:ascii="Times New Roman" w:hAnsi="Times New Roman" w:cs="Times New Roman"/>
          <w:b/>
          <w:lang w:val="en-US"/>
        </w:rPr>
      </w:pPr>
      <w:r>
        <w:rPr>
          <w:rFonts w:ascii="Times New Roman" w:hAnsi="Times New Roman" w:cs="Times New Roman"/>
          <w:sz w:val="20"/>
          <w:szCs w:val="20"/>
          <w:lang w:val="en-US"/>
        </w:rPr>
        <w:t>Binder Threads</w:t>
      </w:r>
    </w:p>
    <w:p w:rsidR="00480216" w:rsidRPr="00480216" w:rsidRDefault="00480216" w:rsidP="00215CD2">
      <w:pPr>
        <w:pStyle w:val="ListParagraph"/>
        <w:numPr>
          <w:ilvl w:val="2"/>
          <w:numId w:val="1"/>
        </w:numPr>
        <w:rPr>
          <w:rFonts w:ascii="Times New Roman" w:hAnsi="Times New Roman" w:cs="Times New Roman"/>
          <w:b/>
          <w:lang w:val="en-US"/>
        </w:rPr>
      </w:pPr>
      <w:r>
        <w:rPr>
          <w:rFonts w:ascii="Times New Roman" w:hAnsi="Times New Roman" w:cs="Times New Roman"/>
          <w:sz w:val="20"/>
          <w:szCs w:val="20"/>
          <w:lang w:val="en-US"/>
        </w:rPr>
        <w:t>Background Threads</w:t>
      </w:r>
    </w:p>
    <w:p w:rsidR="00480216" w:rsidRPr="00480216" w:rsidRDefault="00480216" w:rsidP="00215CD2">
      <w:pPr>
        <w:pStyle w:val="ListParagraph"/>
        <w:numPr>
          <w:ilvl w:val="2"/>
          <w:numId w:val="1"/>
        </w:numPr>
        <w:rPr>
          <w:rFonts w:ascii="Times New Roman" w:hAnsi="Times New Roman" w:cs="Times New Roman"/>
          <w:b/>
          <w:lang w:val="en-US"/>
        </w:rPr>
      </w:pPr>
      <w:r>
        <w:rPr>
          <w:rFonts w:ascii="Times New Roman" w:hAnsi="Times New Roman" w:cs="Times New Roman"/>
          <w:sz w:val="20"/>
          <w:szCs w:val="20"/>
          <w:lang w:val="en-US"/>
        </w:rPr>
        <w:t>Linux Process and Threads</w:t>
      </w:r>
    </w:p>
    <w:p w:rsidR="00480216" w:rsidRPr="00480216" w:rsidRDefault="00480216" w:rsidP="00215CD2">
      <w:pPr>
        <w:pStyle w:val="ListParagraph"/>
        <w:numPr>
          <w:ilvl w:val="2"/>
          <w:numId w:val="1"/>
        </w:numPr>
        <w:rPr>
          <w:rFonts w:ascii="Times New Roman" w:hAnsi="Times New Roman" w:cs="Times New Roman"/>
          <w:b/>
          <w:lang w:val="en-US"/>
        </w:rPr>
      </w:pPr>
      <w:r>
        <w:rPr>
          <w:rFonts w:ascii="Times New Roman" w:hAnsi="Times New Roman" w:cs="Times New Roman"/>
          <w:sz w:val="20"/>
          <w:szCs w:val="20"/>
          <w:lang w:val="en-US"/>
        </w:rPr>
        <w:t>Scheduling</w:t>
      </w:r>
    </w:p>
    <w:p w:rsidR="00480216"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Thread Communication</w:t>
      </w:r>
    </w:p>
    <w:p w:rsidR="006249EE" w:rsidRPr="006249EE" w:rsidRDefault="006249EE" w:rsidP="00215CD2">
      <w:pPr>
        <w:pStyle w:val="ListParagraph"/>
        <w:numPr>
          <w:ilvl w:val="2"/>
          <w:numId w:val="1"/>
        </w:numPr>
        <w:rPr>
          <w:rFonts w:ascii="Times New Roman" w:hAnsi="Times New Roman" w:cs="Times New Roman"/>
          <w:b/>
          <w:lang w:val="en-US"/>
        </w:rPr>
      </w:pPr>
      <w:r>
        <w:rPr>
          <w:rFonts w:ascii="Times New Roman" w:hAnsi="Times New Roman" w:cs="Times New Roman"/>
          <w:lang w:val="en-US"/>
        </w:rPr>
        <w:t>Pipes</w:t>
      </w:r>
    </w:p>
    <w:p w:rsidR="006249EE" w:rsidRPr="006249EE" w:rsidRDefault="006249EE" w:rsidP="00215CD2">
      <w:pPr>
        <w:pStyle w:val="ListParagraph"/>
        <w:numPr>
          <w:ilvl w:val="2"/>
          <w:numId w:val="1"/>
        </w:numPr>
        <w:rPr>
          <w:rFonts w:ascii="Times New Roman" w:hAnsi="Times New Roman" w:cs="Times New Roman"/>
          <w:b/>
          <w:lang w:val="en-US"/>
        </w:rPr>
      </w:pPr>
      <w:r>
        <w:rPr>
          <w:rFonts w:ascii="Times New Roman" w:hAnsi="Times New Roman" w:cs="Times New Roman"/>
          <w:lang w:val="en-US"/>
        </w:rPr>
        <w:t>Shared Memory</w:t>
      </w:r>
    </w:p>
    <w:p w:rsidR="006249EE" w:rsidRPr="006249EE" w:rsidRDefault="006249EE" w:rsidP="00215CD2">
      <w:pPr>
        <w:pStyle w:val="ListParagraph"/>
        <w:numPr>
          <w:ilvl w:val="2"/>
          <w:numId w:val="1"/>
        </w:numPr>
        <w:rPr>
          <w:rFonts w:ascii="Times New Roman" w:hAnsi="Times New Roman" w:cs="Times New Roman"/>
          <w:b/>
          <w:lang w:val="en-US"/>
        </w:rPr>
      </w:pPr>
      <w:r>
        <w:rPr>
          <w:rFonts w:ascii="Times New Roman" w:hAnsi="Times New Roman" w:cs="Times New Roman"/>
          <w:lang w:val="en-US"/>
        </w:rPr>
        <w:t>Blocking Queue</w:t>
      </w:r>
    </w:p>
    <w:p w:rsidR="006249EE" w:rsidRPr="006249EE" w:rsidRDefault="006249EE" w:rsidP="00215CD2">
      <w:pPr>
        <w:pStyle w:val="ListParagraph"/>
        <w:numPr>
          <w:ilvl w:val="2"/>
          <w:numId w:val="1"/>
        </w:numPr>
        <w:rPr>
          <w:rFonts w:ascii="Times New Roman" w:hAnsi="Times New Roman" w:cs="Times New Roman"/>
          <w:b/>
          <w:lang w:val="en-US"/>
        </w:rPr>
      </w:pPr>
      <w:r>
        <w:rPr>
          <w:rFonts w:ascii="Times New Roman" w:hAnsi="Times New Roman" w:cs="Times New Roman"/>
          <w:lang w:val="en-US"/>
        </w:rPr>
        <w:lastRenderedPageBreak/>
        <w:t>Android Messaging Passing</w:t>
      </w:r>
    </w:p>
    <w:p w:rsidR="006249EE" w:rsidRPr="006249EE" w:rsidRDefault="006249EE" w:rsidP="00215CD2">
      <w:pPr>
        <w:pStyle w:val="ListParagraph"/>
        <w:numPr>
          <w:ilvl w:val="2"/>
          <w:numId w:val="1"/>
        </w:numPr>
        <w:rPr>
          <w:rFonts w:ascii="Times New Roman" w:hAnsi="Times New Roman" w:cs="Times New Roman"/>
          <w:b/>
          <w:lang w:val="en-US"/>
        </w:rPr>
      </w:pPr>
      <w:r>
        <w:rPr>
          <w:rFonts w:ascii="Times New Roman" w:hAnsi="Times New Roman" w:cs="Times New Roman"/>
          <w:lang w:val="en-US"/>
        </w:rPr>
        <w:t>Communicating with the UI Thread</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Interprocess Communication - IPC and RPC</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Memory Management</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Managing the Lifecycle of a Basic Thread</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Handler Thread - a high level queuing mechanism</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Control over Thread Execution through the Executor Framework</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Tying a Background Task to the UI Thread with AsyncTask</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 xml:space="preserve">Services </w:t>
      </w:r>
    </w:p>
    <w:p w:rsidR="006249EE" w:rsidRPr="006249EE"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Access Content Providers with AsyncQueryHandler</w:t>
      </w:r>
    </w:p>
    <w:p w:rsidR="006249EE" w:rsidRPr="00F156CB"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Automatic background execution with Loaders</w:t>
      </w:r>
    </w:p>
    <w:p w:rsidR="00F156CB" w:rsidRPr="00020875" w:rsidRDefault="00F156CB"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Using a CusorLoader</w:t>
      </w:r>
    </w:p>
    <w:p w:rsidR="00F156CB" w:rsidRPr="00020875" w:rsidRDefault="00020875" w:rsidP="00215CD2">
      <w:pPr>
        <w:pStyle w:val="ListParagraph"/>
        <w:numPr>
          <w:ilvl w:val="1"/>
          <w:numId w:val="1"/>
        </w:numPr>
        <w:rPr>
          <w:rFonts w:ascii="Times New Roman" w:hAnsi="Times New Roman" w:cs="Times New Roman"/>
          <w:b/>
          <w:lang w:val="en-US"/>
        </w:rPr>
      </w:pPr>
      <w:r w:rsidRPr="00020875">
        <w:rPr>
          <w:rFonts w:ascii="Times New Roman" w:hAnsi="Times New Roman" w:cs="Times New Roman"/>
          <w:lang w:val="en-US"/>
        </w:rPr>
        <w:t>Implement a RPC, use messsengers, use a resultreceiver</w:t>
      </w:r>
    </w:p>
    <w:p w:rsidR="006249EE" w:rsidRPr="002F59BB" w:rsidRDefault="006249EE" w:rsidP="00215CD2">
      <w:pPr>
        <w:pStyle w:val="ListParagraph"/>
        <w:numPr>
          <w:ilvl w:val="1"/>
          <w:numId w:val="1"/>
        </w:numPr>
        <w:rPr>
          <w:rFonts w:ascii="Times New Roman" w:hAnsi="Times New Roman" w:cs="Times New Roman"/>
          <w:b/>
          <w:lang w:val="en-US"/>
        </w:rPr>
      </w:pPr>
      <w:r>
        <w:rPr>
          <w:rFonts w:ascii="Times New Roman" w:hAnsi="Times New Roman" w:cs="Times New Roman"/>
          <w:lang w:val="en-US"/>
        </w:rPr>
        <w:t>Selecting an Asynchronous Technique</w:t>
      </w:r>
    </w:p>
    <w:p w:rsidR="002F59BB" w:rsidRDefault="002F59BB" w:rsidP="002F59BB">
      <w:pPr>
        <w:pStyle w:val="ListParagraph"/>
        <w:ind w:left="4320"/>
        <w:rPr>
          <w:rFonts w:ascii="Times New Roman" w:hAnsi="Times New Roman" w:cs="Times New Roman"/>
          <w:lang w:val="en-US"/>
        </w:rPr>
      </w:pPr>
    </w:p>
    <w:p w:rsidR="00632FE3" w:rsidRPr="00215CD2" w:rsidRDefault="00632FE3" w:rsidP="00632FE3">
      <w:pPr>
        <w:rPr>
          <w:rFonts w:ascii="Times New Roman" w:hAnsi="Times New Roman" w:cs="Times New Roman"/>
          <w:sz w:val="20"/>
          <w:szCs w:val="20"/>
          <w:u w:val="single"/>
          <w:lang w:val="en-US"/>
        </w:rPr>
      </w:pPr>
      <w:r w:rsidRPr="00215CD2">
        <w:rPr>
          <w:rFonts w:ascii="Times New Roman" w:hAnsi="Times New Roman" w:cs="Times New Roman"/>
          <w:sz w:val="20"/>
          <w:szCs w:val="20"/>
          <w:u w:val="single"/>
          <w:lang w:val="en-US"/>
        </w:rPr>
        <w:t xml:space="preserve">Illustrated Example </w:t>
      </w:r>
    </w:p>
    <w:p w:rsidR="00B11CDE" w:rsidRDefault="00B11CDE" w:rsidP="003E3ED9">
      <w:pPr>
        <w:pStyle w:val="ListParagraph"/>
        <w:numPr>
          <w:ilvl w:val="0"/>
          <w:numId w:val="42"/>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https://news.realm.io/news/android-threading-background-tasks/?gclid=COiS_bDC2tMCFdaHaAodRIcAIQ</w:t>
      </w:r>
    </w:p>
    <w:p w:rsidR="00B11CDE" w:rsidRDefault="00B11CDE" w:rsidP="003E3ED9">
      <w:pPr>
        <w:pStyle w:val="ListParagraph"/>
        <w:numPr>
          <w:ilvl w:val="0"/>
          <w:numId w:val="42"/>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http://www.vogella.com/tutorials/</w:t>
      </w:r>
      <w:r w:rsidRPr="00B11CDE">
        <w:rPr>
          <w:rFonts w:ascii="Times New Roman" w:hAnsi="Times New Roman" w:cs="Times New Roman"/>
          <w:b/>
          <w:sz w:val="20"/>
          <w:szCs w:val="20"/>
          <w:lang w:val="en-US"/>
        </w:rPr>
        <w:t>AndroidBackgroundProcessing</w:t>
      </w:r>
      <w:r w:rsidRPr="00B11CDE">
        <w:rPr>
          <w:rFonts w:ascii="Times New Roman" w:hAnsi="Times New Roman" w:cs="Times New Roman"/>
          <w:sz w:val="20"/>
          <w:szCs w:val="20"/>
          <w:lang w:val="en-US"/>
        </w:rPr>
        <w:t>/article.html</w:t>
      </w:r>
      <w:r>
        <w:rPr>
          <w:rFonts w:ascii="Times New Roman" w:hAnsi="Times New Roman" w:cs="Times New Roman"/>
          <w:sz w:val="20"/>
          <w:szCs w:val="20"/>
          <w:lang w:val="en-US"/>
        </w:rPr>
        <w:t xml:space="preserve"> with handlers, AsyncTask and loaders</w:t>
      </w:r>
    </w:p>
    <w:p w:rsidR="00B11CDE" w:rsidRDefault="00B11CDE" w:rsidP="003E3ED9">
      <w:pPr>
        <w:pStyle w:val="ListParagraph"/>
        <w:numPr>
          <w:ilvl w:val="0"/>
          <w:numId w:val="42"/>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https://developer.android.com/guide/components/processes-and-threads.html</w:t>
      </w:r>
    </w:p>
    <w:p w:rsidR="00B11CDE" w:rsidRDefault="00B11CDE" w:rsidP="003E3ED9">
      <w:pPr>
        <w:pStyle w:val="ListParagraph"/>
        <w:numPr>
          <w:ilvl w:val="0"/>
          <w:numId w:val="42"/>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https://developer.android.com/training/multiple-threads/define-runnable.html</w:t>
      </w:r>
      <w:r>
        <w:rPr>
          <w:rFonts w:ascii="Times New Roman" w:hAnsi="Times New Roman" w:cs="Times New Roman"/>
          <w:sz w:val="20"/>
          <w:szCs w:val="20"/>
          <w:lang w:val="en-US"/>
        </w:rPr>
        <w:t xml:space="preserve"> - specify the code to run on the thread</w:t>
      </w:r>
    </w:p>
    <w:p w:rsidR="00B11CDE" w:rsidRDefault="00B11CDE" w:rsidP="003E3ED9">
      <w:pPr>
        <w:pStyle w:val="ListParagraph"/>
        <w:numPr>
          <w:ilvl w:val="0"/>
          <w:numId w:val="42"/>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http://www.techotopia.com/index.php/A_Basic_Overview_of_Android_Threads_and_Thread_handlers</w:t>
      </w:r>
    </w:p>
    <w:p w:rsidR="00B11CDE" w:rsidRDefault="00B11CDE" w:rsidP="003E3ED9">
      <w:pPr>
        <w:pStyle w:val="ListParagraph"/>
        <w:numPr>
          <w:ilvl w:val="0"/>
          <w:numId w:val="42"/>
        </w:numPr>
        <w:rPr>
          <w:rFonts w:ascii="Times New Roman" w:hAnsi="Times New Roman" w:cs="Times New Roman"/>
          <w:sz w:val="20"/>
          <w:szCs w:val="20"/>
          <w:lang w:val="en-US"/>
        </w:rPr>
      </w:pPr>
    </w:p>
    <w:p w:rsidR="00B11CDE" w:rsidRDefault="00B11CDE" w:rsidP="00B11CDE">
      <w:pPr>
        <w:pStyle w:val="ListParagraph"/>
        <w:rPr>
          <w:rFonts w:ascii="Times New Roman" w:hAnsi="Times New Roman" w:cs="Times New Roman"/>
          <w:sz w:val="20"/>
          <w:szCs w:val="20"/>
          <w:lang w:val="en-US"/>
        </w:rPr>
      </w:pPr>
    </w:p>
    <w:p w:rsidR="00215CD2" w:rsidRDefault="00215CD2"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543DF7" w:rsidRDefault="00543DF7" w:rsidP="002F59BB">
      <w:pPr>
        <w:pStyle w:val="ListParagraph"/>
        <w:ind w:left="4320"/>
        <w:rPr>
          <w:rFonts w:ascii="Times New Roman" w:hAnsi="Times New Roman" w:cs="Times New Roman"/>
          <w:lang w:val="en-US"/>
        </w:rPr>
      </w:pPr>
    </w:p>
    <w:p w:rsidR="00215CD2" w:rsidRDefault="00215CD2" w:rsidP="002F59BB">
      <w:pPr>
        <w:pStyle w:val="ListParagraph"/>
        <w:ind w:left="4320"/>
        <w:rPr>
          <w:rFonts w:ascii="Times New Roman" w:hAnsi="Times New Roman" w:cs="Times New Roman"/>
          <w:lang w:val="en-US"/>
        </w:rPr>
      </w:pPr>
    </w:p>
    <w:p w:rsidR="002F59BB" w:rsidRDefault="002F59BB" w:rsidP="002F59BB">
      <w:pPr>
        <w:pStyle w:val="ListParagraph"/>
        <w:ind w:left="4320"/>
        <w:rPr>
          <w:rFonts w:ascii="Times New Roman" w:hAnsi="Times New Roman" w:cs="Times New Roman"/>
          <w:lang w:val="en-US"/>
        </w:rPr>
      </w:pPr>
    </w:p>
    <w:p w:rsidR="002F59BB" w:rsidRDefault="002F59BB" w:rsidP="002F59BB">
      <w:pPr>
        <w:pStyle w:val="ListParagraph"/>
        <w:ind w:left="4320"/>
        <w:rPr>
          <w:rFonts w:ascii="Times New Roman" w:hAnsi="Times New Roman" w:cs="Times New Roman"/>
          <w:lang w:val="en-US"/>
        </w:rPr>
      </w:pPr>
    </w:p>
    <w:p w:rsidR="002F59BB" w:rsidRDefault="002F59BB" w:rsidP="002F59BB">
      <w:pPr>
        <w:pStyle w:val="ListParagraph"/>
        <w:ind w:left="4320"/>
        <w:rPr>
          <w:rFonts w:ascii="Times New Roman" w:hAnsi="Times New Roman" w:cs="Times New Roman"/>
          <w:lang w:val="en-US"/>
        </w:rPr>
      </w:pPr>
    </w:p>
    <w:p w:rsidR="002F59BB" w:rsidRDefault="002F59BB" w:rsidP="002F59BB">
      <w:pPr>
        <w:pStyle w:val="ListParagraph"/>
        <w:ind w:left="4320"/>
        <w:rPr>
          <w:rFonts w:ascii="Times New Roman" w:hAnsi="Times New Roman" w:cs="Times New Roman"/>
          <w:lang w:val="en-US"/>
        </w:rPr>
      </w:pPr>
    </w:p>
    <w:p w:rsidR="00CD0FC1" w:rsidRPr="00480216" w:rsidRDefault="00CD0FC1" w:rsidP="00CD0FC1">
      <w:pPr>
        <w:pStyle w:val="ListParagraph"/>
        <w:rPr>
          <w:rFonts w:ascii="Times New Roman" w:hAnsi="Times New Roman" w:cs="Times New Roman"/>
          <w:b/>
          <w:sz w:val="24"/>
          <w:szCs w:val="24"/>
          <w:lang w:val="en-US"/>
        </w:rPr>
      </w:pPr>
    </w:p>
    <w:p w:rsidR="00666BDB" w:rsidRDefault="00666BDB" w:rsidP="00632FE3">
      <w:pPr>
        <w:pStyle w:val="ListParagraph"/>
        <w:ind w:left="0"/>
        <w:rPr>
          <w:rFonts w:ascii="Times New Roman" w:hAnsi="Times New Roman" w:cs="Times New Roman"/>
          <w:b/>
          <w:sz w:val="24"/>
          <w:szCs w:val="24"/>
          <w:lang w:val="en-US"/>
        </w:rPr>
      </w:pPr>
    </w:p>
    <w:p w:rsidR="000023E7" w:rsidRDefault="000023E7" w:rsidP="00632FE3">
      <w:pPr>
        <w:pStyle w:val="ListParagraph"/>
        <w:ind w:left="0"/>
        <w:rPr>
          <w:rFonts w:ascii="Times New Roman" w:hAnsi="Times New Roman" w:cs="Times New Roman"/>
          <w:b/>
          <w:sz w:val="24"/>
          <w:szCs w:val="24"/>
          <w:lang w:val="en-US"/>
        </w:rPr>
      </w:pPr>
    </w:p>
    <w:p w:rsidR="000023E7" w:rsidRDefault="000023E7" w:rsidP="00632FE3">
      <w:pPr>
        <w:pStyle w:val="ListParagraph"/>
        <w:ind w:left="0"/>
        <w:rPr>
          <w:rFonts w:ascii="Times New Roman" w:hAnsi="Times New Roman" w:cs="Times New Roman"/>
          <w:b/>
          <w:sz w:val="24"/>
          <w:szCs w:val="24"/>
          <w:lang w:val="en-US"/>
        </w:rPr>
      </w:pPr>
    </w:p>
    <w:p w:rsidR="0094505E" w:rsidRDefault="0094505E" w:rsidP="00632FE3">
      <w:pPr>
        <w:pStyle w:val="ListParagraph"/>
        <w:ind w:left="0"/>
        <w:rPr>
          <w:rFonts w:ascii="Times New Roman" w:hAnsi="Times New Roman" w:cs="Times New Roman"/>
          <w:b/>
          <w:sz w:val="24"/>
          <w:szCs w:val="24"/>
          <w:lang w:val="en-US"/>
        </w:rPr>
      </w:pPr>
      <w:r w:rsidRPr="00480216">
        <w:rPr>
          <w:rFonts w:ascii="Times New Roman" w:hAnsi="Times New Roman" w:cs="Times New Roman"/>
          <w:b/>
          <w:sz w:val="24"/>
          <w:szCs w:val="24"/>
          <w:lang w:val="en-US"/>
        </w:rPr>
        <w:t>Chapter Six</w:t>
      </w:r>
      <w:r w:rsidR="00CD0FC1" w:rsidRPr="00480216">
        <w:rPr>
          <w:rFonts w:ascii="Times New Roman" w:hAnsi="Times New Roman" w:cs="Times New Roman"/>
          <w:b/>
          <w:sz w:val="24"/>
          <w:szCs w:val="24"/>
          <w:lang w:val="en-US"/>
        </w:rPr>
        <w:tab/>
      </w:r>
      <w:r w:rsidR="00CD0FC1" w:rsidRPr="00480216">
        <w:rPr>
          <w:rFonts w:ascii="Times New Roman" w:hAnsi="Times New Roman" w:cs="Times New Roman"/>
          <w:b/>
          <w:sz w:val="24"/>
          <w:szCs w:val="24"/>
          <w:lang w:val="en-US"/>
        </w:rPr>
        <w:tab/>
      </w:r>
      <w:r w:rsidR="00CD0FC1" w:rsidRPr="00480216">
        <w:rPr>
          <w:rFonts w:ascii="Times New Roman" w:hAnsi="Times New Roman" w:cs="Times New Roman"/>
          <w:b/>
          <w:sz w:val="24"/>
          <w:szCs w:val="24"/>
          <w:lang w:val="en-US"/>
        </w:rPr>
        <w:tab/>
        <w:t>Hardware Interface</w:t>
      </w:r>
      <w:r w:rsidR="00C51AFC" w:rsidRPr="00480216">
        <w:rPr>
          <w:rFonts w:ascii="Times New Roman" w:hAnsi="Times New Roman" w:cs="Times New Roman"/>
          <w:b/>
          <w:sz w:val="24"/>
          <w:szCs w:val="24"/>
          <w:lang w:val="en-US"/>
        </w:rPr>
        <w:t xml:space="preserve"> and Sensors</w:t>
      </w:r>
    </w:p>
    <w:p w:rsidR="00215CD2" w:rsidRPr="00970116" w:rsidRDefault="00215CD2" w:rsidP="00215CD2">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r>
      <w:r w:rsidR="00666BDB">
        <w:rPr>
          <w:rFonts w:ascii="Times New Roman" w:hAnsi="Times New Roman" w:cs="Times New Roman"/>
          <w:sz w:val="20"/>
          <w:szCs w:val="20"/>
          <w:lang w:val="en-US"/>
        </w:rPr>
        <w:t>To learn about the different components that are used in an Android device and its sensors</w:t>
      </w:r>
      <w:r>
        <w:rPr>
          <w:rFonts w:ascii="Times New Roman" w:hAnsi="Times New Roman" w:cs="Times New Roman"/>
          <w:sz w:val="20"/>
          <w:szCs w:val="20"/>
          <w:lang w:val="en-US"/>
        </w:rPr>
        <w:t xml:space="preserve"> </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361DDF" w:rsidRDefault="00361DDF" w:rsidP="00215CD2">
      <w:pPr>
        <w:rPr>
          <w:rFonts w:ascii="Times New Roman" w:hAnsi="Times New Roman" w:cs="Times New Roman"/>
          <w:sz w:val="20"/>
          <w:szCs w:val="20"/>
          <w:shd w:val="clear" w:color="auto" w:fill="FFFFFF"/>
        </w:rPr>
      </w:pPr>
      <w:r w:rsidRPr="00361DDF">
        <w:rPr>
          <w:rFonts w:ascii="Times New Roman" w:hAnsi="Times New Roman" w:cs="Times New Roman"/>
          <w:sz w:val="20"/>
          <w:szCs w:val="20"/>
          <w:shd w:val="clear" w:color="auto" w:fill="FFFFFF"/>
        </w:rPr>
        <w:t xml:space="preserve">The </w:t>
      </w:r>
      <w:r w:rsidRPr="00361DDF">
        <w:rPr>
          <w:rFonts w:ascii="Times New Roman" w:hAnsi="Times New Roman" w:cs="Times New Roman"/>
          <w:b/>
          <w:sz w:val="20"/>
          <w:szCs w:val="20"/>
          <w:shd w:val="clear" w:color="auto" w:fill="FFFFFF"/>
        </w:rPr>
        <w:t>android.hardware</w:t>
      </w:r>
      <w:r w:rsidRPr="00361DDF">
        <w:rPr>
          <w:rFonts w:ascii="Times New Roman" w:hAnsi="Times New Roman" w:cs="Times New Roman"/>
          <w:sz w:val="20"/>
          <w:szCs w:val="20"/>
          <w:shd w:val="clear" w:color="auto" w:fill="FFFFFF"/>
        </w:rPr>
        <w:t xml:space="preserve"> class provides support for hardware features, such as the camera and other sensors. Be aware that not all Android-powered devices support all hardware features, so you should declare hardware that your application requires using the</w:t>
      </w:r>
      <w:r w:rsidRPr="00361DDF">
        <w:rPr>
          <w:rStyle w:val="apple-converted-space"/>
          <w:rFonts w:ascii="Times New Roman" w:hAnsi="Times New Roman" w:cs="Times New Roman"/>
          <w:sz w:val="20"/>
          <w:szCs w:val="20"/>
          <w:shd w:val="clear" w:color="auto" w:fill="FFFFFF"/>
        </w:rPr>
        <w:t> </w:t>
      </w:r>
      <w:r w:rsidRPr="00361DDF">
        <w:rPr>
          <w:rStyle w:val="HTMLCode"/>
          <w:rFonts w:ascii="Times New Roman" w:eastAsiaTheme="minorHAnsi" w:hAnsi="Times New Roman" w:cs="Times New Roman"/>
          <w:shd w:val="clear" w:color="auto" w:fill="FFFFFF"/>
        </w:rPr>
        <w:t>&lt;uses-feature&gt;</w:t>
      </w:r>
      <w:r w:rsidRPr="00361DDF">
        <w:rPr>
          <w:rStyle w:val="apple-converted-space"/>
          <w:rFonts w:ascii="Times New Roman" w:hAnsi="Times New Roman" w:cs="Times New Roman"/>
          <w:sz w:val="20"/>
          <w:szCs w:val="20"/>
          <w:shd w:val="clear" w:color="auto" w:fill="FFFFFF"/>
        </w:rPr>
        <w:t> </w:t>
      </w:r>
      <w:r w:rsidRPr="00361DDF">
        <w:rPr>
          <w:rFonts w:ascii="Times New Roman" w:hAnsi="Times New Roman" w:cs="Times New Roman"/>
          <w:sz w:val="20"/>
          <w:szCs w:val="20"/>
          <w:shd w:val="clear" w:color="auto" w:fill="FFFFFF"/>
        </w:rPr>
        <w:t>manifest element.</w:t>
      </w:r>
    </w:p>
    <w:p w:rsidR="00361DDF" w:rsidRPr="00361DDF" w:rsidRDefault="00361DDF" w:rsidP="00361DDF">
      <w:pPr>
        <w:pStyle w:val="Heading3"/>
        <w:shd w:val="clear" w:color="auto" w:fill="FFFFFF"/>
        <w:spacing w:before="180"/>
        <w:rPr>
          <w:rFonts w:ascii="Times New Roman" w:hAnsi="Times New Roman" w:cs="Times New Roman"/>
          <w:bCs w:val="0"/>
          <w:color w:val="auto"/>
          <w:sz w:val="20"/>
          <w:szCs w:val="20"/>
          <w:u w:val="single"/>
        </w:rPr>
      </w:pPr>
      <w:r w:rsidRPr="00361DDF">
        <w:rPr>
          <w:rFonts w:ascii="Times New Roman" w:hAnsi="Times New Roman" w:cs="Times New Roman"/>
          <w:bCs w:val="0"/>
          <w:color w:val="auto"/>
          <w:sz w:val="20"/>
          <w:szCs w:val="20"/>
          <w:highlight w:val="yellow"/>
          <w:u w:val="single"/>
        </w:rPr>
        <w:t>DIYers, let's make a complete list of Android Hardware Interface Tools and Solutions</w:t>
      </w:r>
    </w:p>
    <w:p w:rsidR="00271977" w:rsidRDefault="00361DDF" w:rsidP="00271977">
      <w:pPr>
        <w:shd w:val="clear" w:color="auto" w:fill="FFFFFF"/>
        <w:spacing w:after="0" w:line="240" w:lineRule="auto"/>
        <w:rPr>
          <w:rFonts w:ascii="Times New Roman" w:hAnsi="Times New Roman" w:cs="Times New Roman"/>
          <w:sz w:val="20"/>
          <w:szCs w:val="20"/>
        </w:rPr>
      </w:pPr>
      <w:r w:rsidRPr="00361DDF">
        <w:rPr>
          <w:rFonts w:ascii="Times New Roman" w:hAnsi="Times New Roman" w:cs="Times New Roman"/>
          <w:sz w:val="20"/>
          <w:szCs w:val="20"/>
        </w:rPr>
        <w:t>These tools and solutions are among the most popular ways to interface an Android device with the physical/eletronics/mechanic world. But sure, you can help us to include more if you see something else:)</w:t>
      </w:r>
      <w:r w:rsidRPr="00361DDF">
        <w:rPr>
          <w:rFonts w:ascii="Times New Roman" w:hAnsi="Times New Roman" w:cs="Times New Roman"/>
          <w:sz w:val="20"/>
          <w:szCs w:val="20"/>
        </w:rPr>
        <w:br/>
      </w:r>
    </w:p>
    <w:p w:rsidR="00271977" w:rsidRDefault="00361DDF" w:rsidP="00271977">
      <w:pPr>
        <w:shd w:val="clear" w:color="auto" w:fill="FFFFFF"/>
        <w:spacing w:after="0" w:line="240" w:lineRule="auto"/>
        <w:rPr>
          <w:rFonts w:ascii="Times New Roman" w:hAnsi="Times New Roman" w:cs="Times New Roman"/>
          <w:sz w:val="20"/>
          <w:szCs w:val="20"/>
        </w:rPr>
      </w:pPr>
      <w:r w:rsidRPr="00361DDF">
        <w:rPr>
          <w:rFonts w:ascii="Times New Roman" w:hAnsi="Times New Roman" w:cs="Times New Roman"/>
          <w:sz w:val="20"/>
          <w:szCs w:val="20"/>
        </w:rPr>
        <w:t xml:space="preserve">1. </w:t>
      </w:r>
      <w:r w:rsidRPr="00271977">
        <w:rPr>
          <w:rFonts w:ascii="Times New Roman" w:hAnsi="Times New Roman" w:cs="Times New Roman"/>
          <w:b/>
          <w:sz w:val="20"/>
          <w:szCs w:val="20"/>
        </w:rPr>
        <w:t>Bluetooth</w:t>
      </w:r>
      <w:r w:rsidRPr="00361DDF">
        <w:rPr>
          <w:rFonts w:ascii="Times New Roman" w:hAnsi="Times New Roman" w:cs="Times New Roman"/>
          <w:sz w:val="20"/>
          <w:szCs w:val="20"/>
        </w:rPr>
        <w:t xml:space="preserve"> module+Arduino+Android Application from Cellbots :</w:t>
      </w:r>
      <w:r w:rsidRPr="00361DDF">
        <w:rPr>
          <w:rFonts w:ascii="Times New Roman" w:hAnsi="Times New Roman" w:cs="Times New Roman"/>
          <w:sz w:val="20"/>
          <w:szCs w:val="20"/>
        </w:rPr>
        <w:br/>
      </w:r>
      <w:hyperlink r:id="rId492" w:tgtFrame="_blank" w:history="1">
        <w:r w:rsidRPr="00361DDF">
          <w:rPr>
            <w:rStyle w:val="Hyperlink"/>
            <w:rFonts w:ascii="Times New Roman" w:hAnsi="Times New Roman" w:cs="Times New Roman"/>
            <w:color w:val="auto"/>
            <w:sz w:val="20"/>
            <w:szCs w:val="20"/>
          </w:rPr>
          <w:t>http://code.google.com/p/cellbots/</w:t>
        </w:r>
      </w:hyperlink>
      <w:r w:rsidRPr="00361DDF">
        <w:rPr>
          <w:rFonts w:ascii="Times New Roman" w:hAnsi="Times New Roman" w:cs="Times New Roman"/>
          <w:sz w:val="20"/>
          <w:szCs w:val="20"/>
        </w:rPr>
        <w:br/>
        <w:t>2. Probably the easiest way to start your first DIY Phone Gadgets Project is to use infrared signal. You can purchase a cheap IRDroid module here:</w:t>
      </w:r>
      <w:r w:rsidRPr="00361DDF">
        <w:rPr>
          <w:rFonts w:ascii="Times New Roman" w:hAnsi="Times New Roman" w:cs="Times New Roman"/>
          <w:sz w:val="20"/>
          <w:szCs w:val="20"/>
        </w:rPr>
        <w:br/>
      </w:r>
      <w:hyperlink r:id="rId493" w:tgtFrame="_blank" w:history="1">
        <w:r w:rsidRPr="00361DDF">
          <w:rPr>
            <w:rStyle w:val="Hyperlink"/>
            <w:rFonts w:ascii="Times New Roman" w:hAnsi="Times New Roman" w:cs="Times New Roman"/>
            <w:color w:val="auto"/>
            <w:sz w:val="20"/>
            <w:szCs w:val="20"/>
          </w:rPr>
          <w:t>http://www.irdroid.com/purchase/?ap_id=1004</w:t>
        </w:r>
      </w:hyperlink>
      <w:r w:rsidRPr="00361DDF">
        <w:rPr>
          <w:rFonts w:ascii="Times New Roman" w:hAnsi="Times New Roman" w:cs="Times New Roman"/>
          <w:sz w:val="20"/>
          <w:szCs w:val="20"/>
        </w:rPr>
        <w:br/>
        <w:t>3. IOIO for Android:</w:t>
      </w:r>
      <w:r w:rsidRPr="00361DDF">
        <w:rPr>
          <w:rFonts w:ascii="Times New Roman" w:hAnsi="Times New Roman" w:cs="Times New Roman"/>
          <w:sz w:val="20"/>
          <w:szCs w:val="20"/>
        </w:rPr>
        <w:br/>
      </w:r>
      <w:hyperlink r:id="rId494" w:tgtFrame="_blank" w:history="1">
        <w:r w:rsidRPr="00361DDF">
          <w:rPr>
            <w:rStyle w:val="Hyperlink"/>
            <w:rFonts w:ascii="Times New Roman" w:hAnsi="Times New Roman" w:cs="Times New Roman"/>
            <w:color w:val="auto"/>
            <w:sz w:val="20"/>
            <w:szCs w:val="20"/>
          </w:rPr>
          <w:t>http://ytai-mer.blogspot.com/2011/04/meet-ioio-io-for-android.html</w:t>
        </w:r>
      </w:hyperlink>
      <w:r w:rsidRPr="00361DDF">
        <w:rPr>
          <w:rFonts w:ascii="Times New Roman" w:hAnsi="Times New Roman" w:cs="Times New Roman"/>
          <w:sz w:val="20"/>
          <w:szCs w:val="20"/>
        </w:rPr>
        <w:br/>
        <w:t>4. UDOO: the BEST solution so far to combine Android and Ardunio seemlessly.</w:t>
      </w:r>
      <w:r w:rsidRPr="00361DDF">
        <w:rPr>
          <w:rFonts w:ascii="Times New Roman" w:hAnsi="Times New Roman" w:cs="Times New Roman"/>
          <w:sz w:val="20"/>
          <w:szCs w:val="20"/>
        </w:rPr>
        <w:br/>
      </w:r>
      <w:hyperlink r:id="rId495" w:history="1">
        <w:r w:rsidRPr="00361DDF">
          <w:rPr>
            <w:rStyle w:val="Hyperlink"/>
            <w:rFonts w:ascii="Times New Roman" w:hAnsi="Times New Roman" w:cs="Times New Roman"/>
            <w:color w:val="auto"/>
            <w:sz w:val="20"/>
            <w:szCs w:val="20"/>
          </w:rPr>
          <w:t>http://www.diyphonegadgets.com/2013/10/udoo-best-tool-so-far-to-create-diy.html</w:t>
        </w:r>
      </w:hyperlink>
      <w:r w:rsidRPr="00361DDF">
        <w:rPr>
          <w:rFonts w:ascii="Times New Roman" w:hAnsi="Times New Roman" w:cs="Times New Roman"/>
          <w:sz w:val="20"/>
          <w:szCs w:val="20"/>
        </w:rPr>
        <w:br/>
      </w:r>
      <w:r w:rsidRPr="00361DDF">
        <w:rPr>
          <w:rFonts w:ascii="Times New Roman" w:hAnsi="Times New Roman" w:cs="Times New Roman"/>
          <w:sz w:val="20"/>
          <w:szCs w:val="20"/>
        </w:rPr>
        <w:br/>
        <w:t>5. Arduino + USB Host Shield from Microbridge project:</w:t>
      </w:r>
      <w:r w:rsidRPr="00361DDF">
        <w:rPr>
          <w:rFonts w:ascii="Times New Roman" w:hAnsi="Times New Roman" w:cs="Times New Roman"/>
          <w:sz w:val="20"/>
          <w:szCs w:val="20"/>
        </w:rPr>
        <w:br/>
      </w:r>
      <w:hyperlink r:id="rId496" w:tgtFrame="_blank" w:history="1">
        <w:r w:rsidRPr="00361DDF">
          <w:rPr>
            <w:rStyle w:val="Hyperlink"/>
            <w:rFonts w:ascii="Times New Roman" w:hAnsi="Times New Roman" w:cs="Times New Roman"/>
            <w:color w:val="auto"/>
            <w:sz w:val="20"/>
            <w:szCs w:val="20"/>
          </w:rPr>
          <w:t>http://code.google.com/p/microbridge/</w:t>
        </w:r>
      </w:hyperlink>
      <w:r w:rsidRPr="00361DDF">
        <w:rPr>
          <w:rFonts w:ascii="Times New Roman" w:hAnsi="Times New Roman" w:cs="Times New Roman"/>
          <w:sz w:val="20"/>
          <w:szCs w:val="20"/>
        </w:rPr>
        <w:br/>
        <w:t xml:space="preserve">6. </w:t>
      </w:r>
      <w:r w:rsidRPr="00271977">
        <w:rPr>
          <w:rFonts w:ascii="Times New Roman" w:hAnsi="Times New Roman" w:cs="Times New Roman"/>
          <w:b/>
          <w:sz w:val="20"/>
          <w:szCs w:val="20"/>
        </w:rPr>
        <w:t>PIC24 board</w:t>
      </w:r>
      <w:r w:rsidRPr="00361DDF">
        <w:rPr>
          <w:rFonts w:ascii="Times New Roman" w:hAnsi="Times New Roman" w:cs="Times New Roman"/>
          <w:sz w:val="20"/>
          <w:szCs w:val="20"/>
        </w:rPr>
        <w:t xml:space="preserve"> from Microbridge PIC project:</w:t>
      </w:r>
      <w:r w:rsidRPr="00361DDF">
        <w:rPr>
          <w:rFonts w:ascii="Times New Roman" w:hAnsi="Times New Roman" w:cs="Times New Roman"/>
          <w:sz w:val="20"/>
          <w:szCs w:val="20"/>
        </w:rPr>
        <w:br/>
      </w:r>
      <w:hyperlink r:id="rId497" w:tgtFrame="_blank" w:history="1">
        <w:r w:rsidRPr="00361DDF">
          <w:rPr>
            <w:rStyle w:val="Hyperlink"/>
            <w:rFonts w:ascii="Times New Roman" w:hAnsi="Times New Roman" w:cs="Times New Roman"/>
            <w:color w:val="auto"/>
            <w:sz w:val="20"/>
            <w:szCs w:val="20"/>
          </w:rPr>
          <w:t>http://code.google.com/p/microbridge-pic/</w:t>
        </w:r>
      </w:hyperlink>
      <w:r w:rsidRPr="00361DDF">
        <w:rPr>
          <w:rFonts w:ascii="Times New Roman" w:hAnsi="Times New Roman" w:cs="Times New Roman"/>
          <w:sz w:val="20"/>
          <w:szCs w:val="20"/>
        </w:rPr>
        <w:br/>
        <w:t xml:space="preserve">7. </w:t>
      </w:r>
      <w:r w:rsidRPr="00271977">
        <w:rPr>
          <w:rFonts w:ascii="Times New Roman" w:hAnsi="Times New Roman" w:cs="Times New Roman"/>
          <w:b/>
          <w:sz w:val="20"/>
          <w:szCs w:val="20"/>
        </w:rPr>
        <w:t>Google ADK</w:t>
      </w:r>
      <w:r w:rsidRPr="00361DDF">
        <w:rPr>
          <w:rFonts w:ascii="Times New Roman" w:hAnsi="Times New Roman" w:cs="Times New Roman"/>
          <w:sz w:val="20"/>
          <w:szCs w:val="20"/>
        </w:rPr>
        <w:t xml:space="preserve"> (Android Open Accessory Development Kit):</w:t>
      </w:r>
      <w:r w:rsidRPr="00361DDF">
        <w:rPr>
          <w:rFonts w:ascii="Times New Roman" w:hAnsi="Times New Roman" w:cs="Times New Roman"/>
          <w:sz w:val="20"/>
          <w:szCs w:val="20"/>
        </w:rPr>
        <w:br/>
      </w:r>
      <w:hyperlink r:id="rId498" w:tgtFrame="_blank" w:history="1">
        <w:r w:rsidRPr="00361DDF">
          <w:rPr>
            <w:rStyle w:val="Hyperlink"/>
            <w:rFonts w:ascii="Times New Roman" w:hAnsi="Times New Roman" w:cs="Times New Roman"/>
            <w:color w:val="auto"/>
            <w:sz w:val="20"/>
            <w:szCs w:val="20"/>
          </w:rPr>
          <w:t>http://developer.android.com/guide/topics/usb/adk.html</w:t>
        </w:r>
      </w:hyperlink>
      <w:r w:rsidRPr="00361DDF">
        <w:rPr>
          <w:rFonts w:ascii="Times New Roman" w:hAnsi="Times New Roman" w:cs="Times New Roman"/>
          <w:sz w:val="20"/>
          <w:szCs w:val="20"/>
        </w:rPr>
        <w:br/>
        <w:t xml:space="preserve">8. 3.5mm </w:t>
      </w:r>
      <w:r w:rsidRPr="00271977">
        <w:rPr>
          <w:rFonts w:ascii="Times New Roman" w:hAnsi="Times New Roman" w:cs="Times New Roman"/>
          <w:b/>
          <w:sz w:val="20"/>
          <w:szCs w:val="20"/>
        </w:rPr>
        <w:t>Stereo Audio Cable</w:t>
      </w:r>
      <w:r w:rsidRPr="00361DDF">
        <w:rPr>
          <w:rFonts w:ascii="Times New Roman" w:hAnsi="Times New Roman" w:cs="Times New Roman"/>
          <w:sz w:val="20"/>
          <w:szCs w:val="20"/>
        </w:rPr>
        <w:t xml:space="preserve"> from TRRSTAN cellphone robot:</w:t>
      </w:r>
      <w:r w:rsidRPr="00361DDF">
        <w:rPr>
          <w:rFonts w:ascii="Times New Roman" w:hAnsi="Times New Roman" w:cs="Times New Roman"/>
          <w:sz w:val="20"/>
          <w:szCs w:val="20"/>
        </w:rPr>
        <w:br/>
      </w:r>
      <w:hyperlink r:id="rId499" w:tgtFrame="_blank" w:history="1">
        <w:r w:rsidRPr="00361DDF">
          <w:rPr>
            <w:rStyle w:val="Hyperlink"/>
            <w:rFonts w:ascii="Times New Roman" w:hAnsi="Times New Roman" w:cs="Times New Roman"/>
            <w:color w:val="auto"/>
            <w:sz w:val="20"/>
            <w:szCs w:val="20"/>
          </w:rPr>
          <w:t>http://www.allthingsgeek.com/</w:t>
        </w:r>
      </w:hyperlink>
      <w:r w:rsidRPr="00361DDF">
        <w:rPr>
          <w:rFonts w:ascii="Times New Roman" w:hAnsi="Times New Roman" w:cs="Times New Roman"/>
          <w:sz w:val="20"/>
          <w:szCs w:val="20"/>
        </w:rPr>
        <w:br/>
      </w:r>
    </w:p>
    <w:p w:rsidR="00361DDF" w:rsidRDefault="00361DDF" w:rsidP="00271977">
      <w:pPr>
        <w:shd w:val="clear" w:color="auto" w:fill="FFFFFF"/>
        <w:spacing w:after="0" w:line="240" w:lineRule="auto"/>
        <w:rPr>
          <w:rFonts w:ascii="Times New Roman" w:hAnsi="Times New Roman" w:cs="Times New Roman"/>
          <w:sz w:val="20"/>
          <w:szCs w:val="20"/>
        </w:rPr>
      </w:pPr>
      <w:r w:rsidRPr="00361DDF">
        <w:rPr>
          <w:rFonts w:ascii="Times New Roman" w:hAnsi="Times New Roman" w:cs="Times New Roman"/>
          <w:sz w:val="20"/>
          <w:szCs w:val="20"/>
        </w:rPr>
        <w:t xml:space="preserve">9. </w:t>
      </w:r>
      <w:r w:rsidRPr="00271977">
        <w:rPr>
          <w:rFonts w:ascii="Times New Roman" w:hAnsi="Times New Roman" w:cs="Times New Roman"/>
          <w:b/>
          <w:sz w:val="20"/>
          <w:szCs w:val="20"/>
        </w:rPr>
        <w:t>Bluetooth+Arduino+Android</w:t>
      </w:r>
      <w:r w:rsidRPr="00361DDF">
        <w:rPr>
          <w:rFonts w:ascii="Times New Roman" w:hAnsi="Times New Roman" w:cs="Times New Roman"/>
          <w:sz w:val="20"/>
          <w:szCs w:val="20"/>
        </w:rPr>
        <w:t xml:space="preserve"> Library from Amarino:</w:t>
      </w:r>
      <w:r w:rsidRPr="00361DDF">
        <w:rPr>
          <w:rFonts w:ascii="Times New Roman" w:hAnsi="Times New Roman" w:cs="Times New Roman"/>
          <w:sz w:val="20"/>
          <w:szCs w:val="20"/>
        </w:rPr>
        <w:br/>
      </w:r>
      <w:hyperlink r:id="rId500" w:history="1">
        <w:r w:rsidRPr="00361DDF">
          <w:rPr>
            <w:rStyle w:val="Hyperlink"/>
            <w:rFonts w:ascii="Times New Roman" w:hAnsi="Times New Roman" w:cs="Times New Roman"/>
            <w:color w:val="auto"/>
            <w:sz w:val="20"/>
            <w:szCs w:val="20"/>
          </w:rPr>
          <w:t>http://www.amarino-toolkit.net/</w:t>
        </w:r>
      </w:hyperlink>
      <w:r w:rsidRPr="00361DDF">
        <w:rPr>
          <w:rFonts w:ascii="Times New Roman" w:hAnsi="Times New Roman" w:cs="Times New Roman"/>
          <w:sz w:val="20"/>
          <w:szCs w:val="20"/>
        </w:rPr>
        <w:br/>
        <w:t xml:space="preserve">10. The </w:t>
      </w:r>
      <w:r w:rsidRPr="00271977">
        <w:rPr>
          <w:rFonts w:ascii="Times New Roman" w:hAnsi="Times New Roman" w:cs="Times New Roman"/>
          <w:b/>
          <w:sz w:val="20"/>
          <w:szCs w:val="20"/>
        </w:rPr>
        <w:t>PhoneDrone Board</w:t>
      </w:r>
      <w:r w:rsidRPr="00361DDF">
        <w:rPr>
          <w:rFonts w:ascii="Times New Roman" w:hAnsi="Times New Roman" w:cs="Times New Roman"/>
          <w:sz w:val="20"/>
          <w:szCs w:val="20"/>
        </w:rPr>
        <w:t xml:space="preserve"> (Android to PPM RC interface board from DIY</w:t>
      </w:r>
      <w:r w:rsidRPr="00361DDF">
        <w:rPr>
          <w:rFonts w:ascii="Times New Roman" w:hAnsi="Times New Roman" w:cs="Times New Roman"/>
          <w:sz w:val="20"/>
          <w:szCs w:val="20"/>
        </w:rPr>
        <w:br/>
        <w:t>Drones):</w:t>
      </w:r>
      <w:r w:rsidRPr="00361DDF">
        <w:rPr>
          <w:rFonts w:ascii="Times New Roman" w:hAnsi="Times New Roman" w:cs="Times New Roman"/>
          <w:sz w:val="20"/>
          <w:szCs w:val="20"/>
        </w:rPr>
        <w:br/>
      </w:r>
      <w:hyperlink r:id="rId501" w:tgtFrame="_blank" w:history="1">
        <w:r w:rsidRPr="00361DDF">
          <w:rPr>
            <w:rStyle w:val="Hyperlink"/>
            <w:rFonts w:ascii="Times New Roman" w:hAnsi="Times New Roman" w:cs="Times New Roman"/>
            <w:color w:val="auto"/>
            <w:sz w:val="20"/>
            <w:szCs w:val="20"/>
          </w:rPr>
          <w:t>http://diydrones.com/profiles/blogs/new-diy-drones-product-preview</w:t>
        </w:r>
      </w:hyperlink>
      <w:r w:rsidRPr="00361DDF">
        <w:rPr>
          <w:rFonts w:ascii="Times New Roman" w:hAnsi="Times New Roman" w:cs="Times New Roman"/>
          <w:sz w:val="20"/>
          <w:szCs w:val="20"/>
        </w:rPr>
        <w:br/>
        <w:t xml:space="preserve">11. </w:t>
      </w:r>
      <w:r w:rsidRPr="00271977">
        <w:rPr>
          <w:rFonts w:ascii="Times New Roman" w:hAnsi="Times New Roman" w:cs="Times New Roman"/>
          <w:b/>
          <w:sz w:val="20"/>
          <w:szCs w:val="20"/>
        </w:rPr>
        <w:t>Android ADK</w:t>
      </w:r>
      <w:r w:rsidRPr="00361DDF">
        <w:rPr>
          <w:rFonts w:ascii="Times New Roman" w:hAnsi="Times New Roman" w:cs="Times New Roman"/>
          <w:sz w:val="20"/>
          <w:szCs w:val="20"/>
        </w:rPr>
        <w:t xml:space="preserve"> with a standard Arduino Uno and USB Host Shield:</w:t>
      </w:r>
      <w:r w:rsidRPr="00361DDF">
        <w:rPr>
          <w:rFonts w:ascii="Times New Roman" w:hAnsi="Times New Roman" w:cs="Times New Roman"/>
          <w:sz w:val="20"/>
          <w:szCs w:val="20"/>
        </w:rPr>
        <w:br/>
      </w:r>
      <w:hyperlink r:id="rId502" w:tgtFrame="_blank" w:history="1">
        <w:r w:rsidRPr="00361DDF">
          <w:rPr>
            <w:rStyle w:val="Hyperlink"/>
            <w:rFonts w:ascii="Times New Roman" w:hAnsi="Times New Roman" w:cs="Times New Roman"/>
            <w:color w:val="auto"/>
            <w:sz w:val="20"/>
            <w:szCs w:val="20"/>
          </w:rPr>
          <w:t>http://marioboehmer.blogspot.com/2011/05/android-adk-with-standard-arduino-uno.html</w:t>
        </w:r>
      </w:hyperlink>
      <w:r w:rsidRPr="00361DDF">
        <w:rPr>
          <w:rFonts w:ascii="Times New Roman" w:hAnsi="Times New Roman" w:cs="Times New Roman"/>
          <w:sz w:val="20"/>
          <w:szCs w:val="20"/>
        </w:rPr>
        <w:br/>
      </w:r>
      <w:r w:rsidRPr="00361DDF">
        <w:rPr>
          <w:rFonts w:ascii="Times New Roman" w:hAnsi="Times New Roman" w:cs="Times New Roman"/>
          <w:sz w:val="20"/>
          <w:szCs w:val="20"/>
        </w:rPr>
        <w:br/>
        <w:t xml:space="preserve">12. </w:t>
      </w:r>
      <w:r w:rsidRPr="00271977">
        <w:rPr>
          <w:rFonts w:ascii="Times New Roman" w:hAnsi="Times New Roman" w:cs="Times New Roman"/>
          <w:b/>
          <w:sz w:val="20"/>
          <w:szCs w:val="20"/>
        </w:rPr>
        <w:t>Native USB</w:t>
      </w:r>
      <w:r w:rsidRPr="00361DDF">
        <w:rPr>
          <w:rFonts w:ascii="Times New Roman" w:hAnsi="Times New Roman" w:cs="Times New Roman"/>
          <w:sz w:val="20"/>
          <w:szCs w:val="20"/>
        </w:rPr>
        <w:t xml:space="preserve"> host support (Android 3.1 or above) to control simple USB peripherals:</w:t>
      </w:r>
      <w:r w:rsidRPr="00361DDF">
        <w:rPr>
          <w:rFonts w:ascii="Times New Roman" w:hAnsi="Times New Roman" w:cs="Times New Roman"/>
          <w:sz w:val="20"/>
          <w:szCs w:val="20"/>
        </w:rPr>
        <w:br/>
      </w:r>
      <w:hyperlink r:id="rId503" w:tgtFrame="_blank" w:history="1">
        <w:r w:rsidRPr="00361DDF">
          <w:rPr>
            <w:rStyle w:val="Hyperlink"/>
            <w:rFonts w:ascii="Times New Roman" w:hAnsi="Times New Roman" w:cs="Times New Roman"/>
            <w:color w:val="auto"/>
            <w:sz w:val="20"/>
            <w:szCs w:val="20"/>
          </w:rPr>
          <w:t>http://developer.android.com/guide/topics/usb/host.html</w:t>
        </w:r>
      </w:hyperlink>
      <w:r w:rsidRPr="00361DDF">
        <w:rPr>
          <w:rFonts w:ascii="Times New Roman" w:hAnsi="Times New Roman" w:cs="Times New Roman"/>
          <w:sz w:val="20"/>
          <w:szCs w:val="20"/>
        </w:rPr>
        <w:br/>
        <w:t>13. IOIO+WiFi dongle. It's a project at its very beginning. IOIO's creator Ytai has just finished</w:t>
      </w:r>
      <w:r w:rsidRPr="00361DDF">
        <w:rPr>
          <w:rStyle w:val="apple-converted-space"/>
          <w:rFonts w:ascii="Times New Roman" w:hAnsi="Times New Roman" w:cs="Times New Roman"/>
          <w:sz w:val="20"/>
          <w:szCs w:val="20"/>
        </w:rPr>
        <w:t> </w:t>
      </w:r>
      <w:hyperlink r:id="rId504" w:tgtFrame="_blank" w:history="1">
        <w:r w:rsidRPr="00361DDF">
          <w:rPr>
            <w:rStyle w:val="Hyperlink"/>
            <w:rFonts w:ascii="Times New Roman" w:hAnsi="Times New Roman" w:cs="Times New Roman"/>
            <w:color w:val="auto"/>
            <w:sz w:val="20"/>
            <w:szCs w:val="20"/>
          </w:rPr>
          <w:t>adding Bluetooth to IOIO</w:t>
        </w:r>
      </w:hyperlink>
      <w:r w:rsidRPr="00361DDF">
        <w:rPr>
          <w:rFonts w:ascii="Times New Roman" w:hAnsi="Times New Roman" w:cs="Times New Roman"/>
          <w:sz w:val="20"/>
          <w:szCs w:val="20"/>
        </w:rPr>
        <w:t>, and expecting experienced people helping him writing WiFi dongle drivers. Please contact him if you have a clue.</w:t>
      </w:r>
      <w:r w:rsidRPr="00361DDF">
        <w:rPr>
          <w:rFonts w:ascii="Times New Roman" w:hAnsi="Times New Roman" w:cs="Times New Roman"/>
          <w:sz w:val="20"/>
          <w:szCs w:val="20"/>
        </w:rPr>
        <w:br/>
      </w:r>
      <w:r w:rsidR="00271977">
        <w:rPr>
          <w:rFonts w:ascii="Times New Roman" w:hAnsi="Times New Roman" w:cs="Times New Roman"/>
          <w:sz w:val="20"/>
          <w:szCs w:val="20"/>
        </w:rPr>
        <w:t>1</w:t>
      </w:r>
      <w:r w:rsidRPr="00361DDF">
        <w:rPr>
          <w:rFonts w:ascii="Times New Roman" w:hAnsi="Times New Roman" w:cs="Times New Roman"/>
          <w:sz w:val="20"/>
          <w:szCs w:val="20"/>
        </w:rPr>
        <w:t>4</w:t>
      </w:r>
      <w:r w:rsidRPr="00271977">
        <w:rPr>
          <w:rFonts w:ascii="Times New Roman" w:hAnsi="Times New Roman" w:cs="Times New Roman"/>
          <w:b/>
          <w:sz w:val="20"/>
          <w:szCs w:val="20"/>
        </w:rPr>
        <w:t>. Android+Raspberry Pi+WiFi</w:t>
      </w:r>
      <w:r w:rsidRPr="00361DDF">
        <w:rPr>
          <w:rFonts w:ascii="Times New Roman" w:hAnsi="Times New Roman" w:cs="Times New Roman"/>
          <w:sz w:val="20"/>
          <w:szCs w:val="20"/>
        </w:rPr>
        <w:t xml:space="preserve"> dongle. It's really amazing that this tiny pen-sized Linux PC costs only 25 US dollars and it runs Linux! The combination of Raspberry Pi's size, price and performance makes it a nice candidate of our DIY gadget brain, providing diverse interactions with Android.</w:t>
      </w:r>
      <w:r w:rsidR="00271977">
        <w:rPr>
          <w:rFonts w:ascii="Times New Roman" w:hAnsi="Times New Roman" w:cs="Times New Roman"/>
          <w:sz w:val="20"/>
          <w:szCs w:val="20"/>
        </w:rPr>
        <w:t xml:space="preserve"> </w:t>
      </w:r>
      <w:hyperlink r:id="rId505" w:tgtFrame="_blank" w:history="1">
        <w:r w:rsidRPr="00361DDF">
          <w:rPr>
            <w:rStyle w:val="Hyperlink"/>
            <w:rFonts w:ascii="Times New Roman" w:hAnsi="Times New Roman" w:cs="Times New Roman"/>
            <w:color w:val="auto"/>
            <w:sz w:val="20"/>
            <w:szCs w:val="20"/>
          </w:rPr>
          <w:t>http://www.raspberrypi.org</w:t>
        </w:r>
      </w:hyperlink>
      <w:r w:rsidRPr="00361DDF">
        <w:rPr>
          <w:rFonts w:ascii="Times New Roman" w:hAnsi="Times New Roman" w:cs="Times New Roman"/>
          <w:sz w:val="20"/>
          <w:szCs w:val="20"/>
        </w:rPr>
        <w:br/>
        <w:t>15. The Electric Sheep board from Sparkfun, a development tool (similar to the Arduino Mega ADK) for creating custom Android accessories.</w:t>
      </w:r>
      <w:r w:rsidR="00271977">
        <w:rPr>
          <w:rFonts w:ascii="Times New Roman" w:hAnsi="Times New Roman" w:cs="Times New Roman"/>
          <w:sz w:val="20"/>
          <w:szCs w:val="20"/>
        </w:rPr>
        <w:t xml:space="preserve"> </w:t>
      </w:r>
      <w:hyperlink r:id="rId506" w:tgtFrame="_blank" w:history="1">
        <w:r w:rsidRPr="00361DDF">
          <w:rPr>
            <w:rStyle w:val="Hyperlink"/>
            <w:rFonts w:ascii="Times New Roman" w:hAnsi="Times New Roman" w:cs="Times New Roman"/>
            <w:color w:val="auto"/>
            <w:sz w:val="20"/>
            <w:szCs w:val="20"/>
          </w:rPr>
          <w:t>http://www.sparkfun.com/products/10745</w:t>
        </w:r>
      </w:hyperlink>
    </w:p>
    <w:p w:rsidR="00271977" w:rsidRPr="00361DDF" w:rsidRDefault="00271977" w:rsidP="00271977">
      <w:pPr>
        <w:shd w:val="clear" w:color="auto" w:fill="FFFFFF"/>
        <w:spacing w:after="0" w:line="240" w:lineRule="auto"/>
        <w:rPr>
          <w:rFonts w:ascii="Times New Roman" w:hAnsi="Times New Roman" w:cs="Times New Roman"/>
          <w:sz w:val="20"/>
          <w:szCs w:val="20"/>
        </w:rPr>
      </w:pPr>
    </w:p>
    <w:p w:rsidR="00815B49" w:rsidRDefault="00815B49" w:rsidP="00271977">
      <w:pPr>
        <w:spacing w:after="0" w:line="240" w:lineRule="auto"/>
        <w:rPr>
          <w:rFonts w:ascii="Times New Roman" w:hAnsi="Times New Roman" w:cs="Times New Roman"/>
          <w:b/>
          <w:i/>
          <w:sz w:val="20"/>
          <w:szCs w:val="20"/>
          <w:lang w:val="en-US"/>
        </w:rPr>
      </w:pPr>
      <w:r w:rsidRPr="00271977">
        <w:rPr>
          <w:rFonts w:ascii="Times New Roman" w:hAnsi="Times New Roman" w:cs="Times New Roman"/>
          <w:b/>
          <w:i/>
          <w:sz w:val="20"/>
          <w:szCs w:val="20"/>
          <w:highlight w:val="yellow"/>
          <w:lang w:val="en-US"/>
        </w:rPr>
        <w:t>Camera</w:t>
      </w:r>
      <w:r w:rsidRPr="00815B49">
        <w:rPr>
          <w:rFonts w:ascii="Times New Roman" w:hAnsi="Times New Roman" w:cs="Times New Roman"/>
          <w:b/>
          <w:i/>
          <w:sz w:val="20"/>
          <w:szCs w:val="20"/>
          <w:lang w:val="en-US"/>
        </w:rPr>
        <w:t xml:space="preserve"> </w:t>
      </w:r>
      <w:r>
        <w:rPr>
          <w:rFonts w:ascii="Times New Roman" w:hAnsi="Times New Roman" w:cs="Times New Roman"/>
          <w:b/>
          <w:i/>
          <w:sz w:val="20"/>
          <w:szCs w:val="20"/>
          <w:lang w:val="en-US"/>
        </w:rPr>
        <w:t>in Android Device</w:t>
      </w:r>
    </w:p>
    <w:p w:rsidR="00361DDF" w:rsidRPr="00361DDF" w:rsidRDefault="00361DDF" w:rsidP="00271977">
      <w:pPr>
        <w:pStyle w:val="NormalWeb"/>
        <w:spacing w:before="0" w:beforeAutospacing="0" w:after="0" w:afterAutospacing="0"/>
        <w:ind w:left="48" w:right="45"/>
        <w:jc w:val="both"/>
        <w:rPr>
          <w:color w:val="000000"/>
          <w:sz w:val="20"/>
          <w:szCs w:val="20"/>
        </w:rPr>
      </w:pPr>
      <w:r w:rsidRPr="00361DDF">
        <w:rPr>
          <w:color w:val="000000"/>
          <w:sz w:val="20"/>
          <w:szCs w:val="20"/>
        </w:rPr>
        <w:t xml:space="preserve">These are the </w:t>
      </w:r>
      <w:r w:rsidRPr="00361DDF">
        <w:rPr>
          <w:color w:val="000000"/>
          <w:sz w:val="20"/>
          <w:szCs w:val="20"/>
          <w:highlight w:val="yellow"/>
        </w:rPr>
        <w:t>following two ways</w:t>
      </w:r>
      <w:r w:rsidRPr="00361DDF">
        <w:rPr>
          <w:color w:val="000000"/>
          <w:sz w:val="20"/>
          <w:szCs w:val="20"/>
        </w:rPr>
        <w:t>, in which you can use camera in your application</w:t>
      </w:r>
    </w:p>
    <w:p w:rsidR="00361DDF" w:rsidRPr="00361DDF" w:rsidRDefault="00361DDF" w:rsidP="003E3ED9">
      <w:pPr>
        <w:pStyle w:val="NormalWeb"/>
        <w:numPr>
          <w:ilvl w:val="0"/>
          <w:numId w:val="30"/>
        </w:numPr>
        <w:spacing w:before="0" w:beforeAutospacing="0" w:after="0" w:afterAutospacing="0"/>
        <w:ind w:left="768" w:right="45"/>
        <w:jc w:val="both"/>
        <w:rPr>
          <w:color w:val="000000"/>
          <w:sz w:val="20"/>
          <w:szCs w:val="20"/>
        </w:rPr>
      </w:pPr>
      <w:r w:rsidRPr="00361DDF">
        <w:rPr>
          <w:color w:val="000000"/>
          <w:sz w:val="20"/>
          <w:szCs w:val="20"/>
        </w:rPr>
        <w:t>Using existing android camera application in our application</w:t>
      </w:r>
    </w:p>
    <w:p w:rsidR="00361DDF" w:rsidRDefault="00361DDF" w:rsidP="003E3ED9">
      <w:pPr>
        <w:pStyle w:val="NormalWeb"/>
        <w:numPr>
          <w:ilvl w:val="0"/>
          <w:numId w:val="30"/>
        </w:numPr>
        <w:spacing w:before="0" w:beforeAutospacing="0" w:after="0" w:afterAutospacing="0"/>
        <w:ind w:left="768" w:right="45"/>
        <w:jc w:val="both"/>
        <w:rPr>
          <w:color w:val="000000"/>
          <w:sz w:val="20"/>
          <w:szCs w:val="20"/>
        </w:rPr>
      </w:pPr>
      <w:r w:rsidRPr="00361DDF">
        <w:rPr>
          <w:color w:val="000000"/>
          <w:sz w:val="20"/>
          <w:szCs w:val="20"/>
        </w:rPr>
        <w:t>Directly using Camera API provided by android in our application</w:t>
      </w:r>
    </w:p>
    <w:p w:rsidR="00715D0A" w:rsidRDefault="00715D0A" w:rsidP="00271977">
      <w:pPr>
        <w:pStyle w:val="NormalWeb"/>
        <w:spacing w:before="0" w:beforeAutospacing="0" w:after="0" w:afterAutospacing="0"/>
        <w:ind w:left="768" w:right="45"/>
        <w:jc w:val="both"/>
        <w:rPr>
          <w:color w:val="000000"/>
          <w:sz w:val="20"/>
          <w:szCs w:val="20"/>
        </w:rPr>
      </w:pPr>
    </w:p>
    <w:p w:rsidR="00271977" w:rsidRDefault="00271977" w:rsidP="00271977">
      <w:pPr>
        <w:pStyle w:val="NormalWeb"/>
        <w:spacing w:before="0" w:beforeAutospacing="0" w:after="0" w:afterAutospacing="0"/>
        <w:ind w:left="768" w:right="45"/>
        <w:jc w:val="both"/>
        <w:rPr>
          <w:color w:val="000000"/>
          <w:sz w:val="20"/>
          <w:szCs w:val="20"/>
        </w:rPr>
      </w:pPr>
    </w:p>
    <w:p w:rsidR="00271977" w:rsidRPr="00271977" w:rsidRDefault="00271977" w:rsidP="00271977">
      <w:pPr>
        <w:pStyle w:val="Heading2"/>
        <w:shd w:val="clear" w:color="auto" w:fill="FFFFFF"/>
        <w:spacing w:before="0" w:line="240" w:lineRule="auto"/>
        <w:jc w:val="both"/>
        <w:rPr>
          <w:rFonts w:ascii="Times New Roman" w:hAnsi="Times New Roman" w:cs="Times New Roman"/>
          <w:bCs w:val="0"/>
          <w:color w:val="auto"/>
          <w:sz w:val="20"/>
          <w:szCs w:val="20"/>
        </w:rPr>
      </w:pPr>
      <w:r w:rsidRPr="00271977">
        <w:rPr>
          <w:rFonts w:ascii="Times New Roman" w:hAnsi="Times New Roman" w:cs="Times New Roman"/>
          <w:bCs w:val="0"/>
          <w:color w:val="auto"/>
          <w:sz w:val="20"/>
          <w:szCs w:val="20"/>
        </w:rPr>
        <w:t>Understanding basic classes of Camera Intent and API</w:t>
      </w:r>
    </w:p>
    <w:p w:rsidR="00271977" w:rsidRPr="00271977" w:rsidRDefault="00271977" w:rsidP="00271977">
      <w:pPr>
        <w:pStyle w:val="NormalWeb"/>
        <w:shd w:val="clear" w:color="auto" w:fill="FFFFFF"/>
        <w:spacing w:before="0" w:beforeAutospacing="0" w:after="0" w:afterAutospacing="0"/>
        <w:jc w:val="both"/>
        <w:rPr>
          <w:sz w:val="20"/>
          <w:szCs w:val="20"/>
        </w:rPr>
      </w:pPr>
      <w:r w:rsidRPr="00271977">
        <w:rPr>
          <w:sz w:val="20"/>
          <w:szCs w:val="20"/>
        </w:rPr>
        <w:t xml:space="preserve">There are </w:t>
      </w:r>
      <w:r w:rsidRPr="00271977">
        <w:rPr>
          <w:sz w:val="20"/>
          <w:szCs w:val="20"/>
          <w:highlight w:val="yellow"/>
        </w:rPr>
        <w:t>mainly four classes</w:t>
      </w:r>
      <w:r w:rsidRPr="00271977">
        <w:rPr>
          <w:sz w:val="20"/>
          <w:szCs w:val="20"/>
        </w:rPr>
        <w:t xml:space="preserve"> that we are going to discuss.</w:t>
      </w:r>
    </w:p>
    <w:p w:rsidR="00271977" w:rsidRDefault="00271977" w:rsidP="00271977">
      <w:pPr>
        <w:pStyle w:val="Heading4"/>
        <w:shd w:val="clear" w:color="auto" w:fill="FFFFFF"/>
        <w:spacing w:before="0" w:line="240" w:lineRule="auto"/>
        <w:jc w:val="both"/>
        <w:rPr>
          <w:rFonts w:ascii="Times New Roman" w:hAnsi="Times New Roman" w:cs="Times New Roman"/>
          <w:b w:val="0"/>
          <w:bCs w:val="0"/>
          <w:color w:val="auto"/>
          <w:sz w:val="20"/>
          <w:szCs w:val="20"/>
        </w:rPr>
      </w:pPr>
    </w:p>
    <w:p w:rsidR="00271977" w:rsidRPr="00271977" w:rsidRDefault="00271977" w:rsidP="00271977">
      <w:pPr>
        <w:pStyle w:val="Heading4"/>
        <w:shd w:val="clear" w:color="auto" w:fill="FFFFFF"/>
        <w:spacing w:before="0" w:line="240" w:lineRule="auto"/>
        <w:jc w:val="both"/>
        <w:rPr>
          <w:rFonts w:ascii="Times New Roman" w:hAnsi="Times New Roman" w:cs="Times New Roman"/>
          <w:b w:val="0"/>
          <w:bCs w:val="0"/>
          <w:color w:val="auto"/>
          <w:sz w:val="20"/>
          <w:szCs w:val="20"/>
        </w:rPr>
      </w:pPr>
      <w:r w:rsidRPr="00271977">
        <w:rPr>
          <w:rFonts w:ascii="Times New Roman" w:hAnsi="Times New Roman" w:cs="Times New Roman"/>
          <w:b w:val="0"/>
          <w:bCs w:val="0"/>
          <w:color w:val="auto"/>
          <w:sz w:val="20"/>
          <w:szCs w:val="20"/>
        </w:rPr>
        <w:t>Intent</w:t>
      </w:r>
    </w:p>
    <w:p w:rsidR="00271977" w:rsidRPr="00271977" w:rsidRDefault="00271977" w:rsidP="00271977">
      <w:pPr>
        <w:pStyle w:val="NormalWeb"/>
        <w:shd w:val="clear" w:color="auto" w:fill="FFFFFF"/>
        <w:spacing w:before="0" w:beforeAutospacing="0" w:after="0" w:afterAutospacing="0"/>
        <w:jc w:val="both"/>
        <w:rPr>
          <w:sz w:val="20"/>
          <w:szCs w:val="20"/>
        </w:rPr>
      </w:pPr>
      <w:r w:rsidRPr="00271977">
        <w:rPr>
          <w:sz w:val="20"/>
          <w:szCs w:val="20"/>
        </w:rPr>
        <w:t xml:space="preserve">By the help of </w:t>
      </w:r>
      <w:r w:rsidRPr="00271977">
        <w:rPr>
          <w:sz w:val="20"/>
          <w:szCs w:val="20"/>
          <w:highlight w:val="yellow"/>
        </w:rPr>
        <w:t>2 constants</w:t>
      </w:r>
      <w:r w:rsidRPr="00271977">
        <w:rPr>
          <w:sz w:val="20"/>
          <w:szCs w:val="20"/>
        </w:rPr>
        <w:t xml:space="preserve"> of</w:t>
      </w:r>
      <w:r w:rsidRPr="00271977">
        <w:rPr>
          <w:rStyle w:val="apple-converted-space"/>
          <w:sz w:val="20"/>
          <w:szCs w:val="20"/>
        </w:rPr>
        <w:t> </w:t>
      </w:r>
      <w:r w:rsidRPr="00271977">
        <w:rPr>
          <w:b/>
          <w:bCs/>
          <w:sz w:val="20"/>
          <w:szCs w:val="20"/>
        </w:rPr>
        <w:t>MediaStore</w:t>
      </w:r>
      <w:r w:rsidRPr="00271977">
        <w:rPr>
          <w:rStyle w:val="apple-converted-space"/>
          <w:sz w:val="20"/>
          <w:szCs w:val="20"/>
        </w:rPr>
        <w:t> </w:t>
      </w:r>
      <w:r w:rsidRPr="00271977">
        <w:rPr>
          <w:sz w:val="20"/>
          <w:szCs w:val="20"/>
        </w:rPr>
        <w:t>class, we can capture picture and video without using the instance of Camera class.</w:t>
      </w:r>
    </w:p>
    <w:p w:rsidR="00271977" w:rsidRPr="00271977" w:rsidRDefault="00271977" w:rsidP="003E3ED9">
      <w:pPr>
        <w:numPr>
          <w:ilvl w:val="0"/>
          <w:numId w:val="31"/>
        </w:numPr>
        <w:shd w:val="clear" w:color="auto" w:fill="FFFFFF"/>
        <w:spacing w:after="0" w:line="240" w:lineRule="auto"/>
        <w:jc w:val="both"/>
        <w:rPr>
          <w:rFonts w:ascii="Times New Roman" w:hAnsi="Times New Roman" w:cs="Times New Roman"/>
          <w:sz w:val="20"/>
          <w:szCs w:val="20"/>
        </w:rPr>
      </w:pPr>
      <w:r w:rsidRPr="00271977">
        <w:rPr>
          <w:rFonts w:ascii="Times New Roman" w:hAnsi="Times New Roman" w:cs="Times New Roman"/>
          <w:sz w:val="20"/>
          <w:szCs w:val="20"/>
        </w:rPr>
        <w:t>ACTION_IMAGE_CAPTURE</w:t>
      </w:r>
    </w:p>
    <w:p w:rsidR="00271977" w:rsidRPr="00271977" w:rsidRDefault="00271977" w:rsidP="003E3ED9">
      <w:pPr>
        <w:numPr>
          <w:ilvl w:val="0"/>
          <w:numId w:val="31"/>
        </w:numPr>
        <w:shd w:val="clear" w:color="auto" w:fill="FFFFFF"/>
        <w:spacing w:after="0" w:line="240" w:lineRule="auto"/>
        <w:jc w:val="both"/>
        <w:rPr>
          <w:rFonts w:ascii="Times New Roman" w:hAnsi="Times New Roman" w:cs="Times New Roman"/>
          <w:sz w:val="20"/>
          <w:szCs w:val="20"/>
        </w:rPr>
      </w:pPr>
      <w:r w:rsidRPr="00271977">
        <w:rPr>
          <w:rFonts w:ascii="Times New Roman" w:hAnsi="Times New Roman" w:cs="Times New Roman"/>
          <w:sz w:val="20"/>
          <w:szCs w:val="20"/>
        </w:rPr>
        <w:t>ACTION_VIDEO_CAPTURE</w:t>
      </w:r>
    </w:p>
    <w:p w:rsidR="00271977" w:rsidRPr="00271977" w:rsidRDefault="00271977" w:rsidP="00271977">
      <w:pPr>
        <w:spacing w:after="0" w:line="240" w:lineRule="auto"/>
        <w:rPr>
          <w:rFonts w:ascii="Times New Roman" w:hAnsi="Times New Roman" w:cs="Times New Roman"/>
          <w:sz w:val="20"/>
          <w:szCs w:val="20"/>
        </w:rPr>
      </w:pPr>
    </w:p>
    <w:p w:rsidR="00271977" w:rsidRPr="00271977" w:rsidRDefault="00271977" w:rsidP="00271977">
      <w:pPr>
        <w:pStyle w:val="Heading4"/>
        <w:shd w:val="clear" w:color="auto" w:fill="FFFFFF"/>
        <w:spacing w:before="0" w:line="240" w:lineRule="auto"/>
        <w:jc w:val="both"/>
        <w:rPr>
          <w:rFonts w:ascii="Times New Roman" w:hAnsi="Times New Roman" w:cs="Times New Roman"/>
          <w:b w:val="0"/>
          <w:bCs w:val="0"/>
          <w:color w:val="auto"/>
          <w:sz w:val="20"/>
          <w:szCs w:val="20"/>
        </w:rPr>
      </w:pPr>
      <w:r w:rsidRPr="00271977">
        <w:rPr>
          <w:rFonts w:ascii="Times New Roman" w:hAnsi="Times New Roman" w:cs="Times New Roman"/>
          <w:b w:val="0"/>
          <w:bCs w:val="0"/>
          <w:color w:val="auto"/>
          <w:sz w:val="20"/>
          <w:szCs w:val="20"/>
        </w:rPr>
        <w:t>Camera</w:t>
      </w:r>
    </w:p>
    <w:p w:rsidR="00271977" w:rsidRPr="00271977" w:rsidRDefault="00271977" w:rsidP="00271977">
      <w:pPr>
        <w:pStyle w:val="NormalWeb"/>
        <w:shd w:val="clear" w:color="auto" w:fill="FFFFFF"/>
        <w:spacing w:before="0" w:beforeAutospacing="0" w:after="0" w:afterAutospacing="0"/>
        <w:jc w:val="both"/>
        <w:rPr>
          <w:sz w:val="20"/>
          <w:szCs w:val="20"/>
        </w:rPr>
      </w:pPr>
      <w:r w:rsidRPr="00271977">
        <w:rPr>
          <w:sz w:val="20"/>
          <w:szCs w:val="20"/>
        </w:rPr>
        <w:t xml:space="preserve">It is </w:t>
      </w:r>
      <w:r w:rsidRPr="00271977">
        <w:rPr>
          <w:sz w:val="20"/>
          <w:szCs w:val="20"/>
          <w:highlight w:val="yellow"/>
        </w:rPr>
        <w:t>main class of camera</w:t>
      </w:r>
      <w:r w:rsidRPr="00271977">
        <w:rPr>
          <w:sz w:val="20"/>
          <w:szCs w:val="20"/>
        </w:rPr>
        <w:t xml:space="preserve"> api, that can be used to take picture and video.</w:t>
      </w:r>
    </w:p>
    <w:p w:rsidR="00271977" w:rsidRPr="00271977" w:rsidRDefault="00271977" w:rsidP="00271977">
      <w:pPr>
        <w:spacing w:after="0" w:line="240" w:lineRule="auto"/>
        <w:rPr>
          <w:rFonts w:ascii="Times New Roman" w:hAnsi="Times New Roman" w:cs="Times New Roman"/>
          <w:sz w:val="20"/>
          <w:szCs w:val="20"/>
        </w:rPr>
      </w:pPr>
    </w:p>
    <w:p w:rsidR="00271977" w:rsidRPr="00271977" w:rsidRDefault="00271977" w:rsidP="00271977">
      <w:pPr>
        <w:pStyle w:val="Heading4"/>
        <w:shd w:val="clear" w:color="auto" w:fill="FFFFFF"/>
        <w:spacing w:before="0" w:line="240" w:lineRule="auto"/>
        <w:jc w:val="both"/>
        <w:rPr>
          <w:rFonts w:ascii="Times New Roman" w:hAnsi="Times New Roman" w:cs="Times New Roman"/>
          <w:b w:val="0"/>
          <w:bCs w:val="0"/>
          <w:color w:val="auto"/>
          <w:sz w:val="20"/>
          <w:szCs w:val="20"/>
        </w:rPr>
      </w:pPr>
      <w:r w:rsidRPr="00271977">
        <w:rPr>
          <w:rFonts w:ascii="Times New Roman" w:hAnsi="Times New Roman" w:cs="Times New Roman"/>
          <w:b w:val="0"/>
          <w:bCs w:val="0"/>
          <w:color w:val="auto"/>
          <w:sz w:val="20"/>
          <w:szCs w:val="20"/>
        </w:rPr>
        <w:t>SurfaceView</w:t>
      </w:r>
    </w:p>
    <w:p w:rsidR="00271977" w:rsidRPr="00271977" w:rsidRDefault="00271977" w:rsidP="00271977">
      <w:pPr>
        <w:pStyle w:val="NormalWeb"/>
        <w:shd w:val="clear" w:color="auto" w:fill="FFFFFF"/>
        <w:spacing w:before="0" w:beforeAutospacing="0" w:after="0" w:afterAutospacing="0"/>
        <w:jc w:val="both"/>
        <w:rPr>
          <w:sz w:val="20"/>
          <w:szCs w:val="20"/>
        </w:rPr>
      </w:pPr>
      <w:r w:rsidRPr="00271977">
        <w:rPr>
          <w:sz w:val="20"/>
          <w:szCs w:val="20"/>
        </w:rPr>
        <w:t>I</w:t>
      </w:r>
      <w:r>
        <w:rPr>
          <w:sz w:val="20"/>
          <w:szCs w:val="20"/>
        </w:rPr>
        <w:t xml:space="preserve">t represents a surface view or </w:t>
      </w:r>
      <w:r w:rsidRPr="00271977">
        <w:rPr>
          <w:sz w:val="20"/>
          <w:szCs w:val="20"/>
        </w:rPr>
        <w:t>preview of live camera.</w:t>
      </w:r>
    </w:p>
    <w:p w:rsidR="00271977" w:rsidRPr="00271977" w:rsidRDefault="00271977" w:rsidP="00271977">
      <w:pPr>
        <w:spacing w:after="0" w:line="240" w:lineRule="auto"/>
        <w:rPr>
          <w:rFonts w:ascii="Times New Roman" w:hAnsi="Times New Roman" w:cs="Times New Roman"/>
          <w:sz w:val="20"/>
          <w:szCs w:val="20"/>
        </w:rPr>
      </w:pPr>
    </w:p>
    <w:p w:rsidR="00271977" w:rsidRPr="00271977" w:rsidRDefault="00271977" w:rsidP="00271977">
      <w:pPr>
        <w:pStyle w:val="Heading4"/>
        <w:shd w:val="clear" w:color="auto" w:fill="FFFFFF"/>
        <w:spacing w:before="0" w:line="240" w:lineRule="auto"/>
        <w:jc w:val="both"/>
        <w:rPr>
          <w:rFonts w:ascii="Times New Roman" w:hAnsi="Times New Roman" w:cs="Times New Roman"/>
          <w:b w:val="0"/>
          <w:bCs w:val="0"/>
          <w:color w:val="auto"/>
          <w:sz w:val="20"/>
          <w:szCs w:val="20"/>
        </w:rPr>
      </w:pPr>
      <w:r w:rsidRPr="00271977">
        <w:rPr>
          <w:rFonts w:ascii="Times New Roman" w:hAnsi="Times New Roman" w:cs="Times New Roman"/>
          <w:b w:val="0"/>
          <w:bCs w:val="0"/>
          <w:color w:val="auto"/>
          <w:sz w:val="20"/>
          <w:szCs w:val="20"/>
        </w:rPr>
        <w:t>MediaRecorder</w:t>
      </w:r>
    </w:p>
    <w:p w:rsidR="00271977" w:rsidRPr="00271977" w:rsidRDefault="00271977" w:rsidP="00271977">
      <w:pPr>
        <w:pStyle w:val="NormalWeb"/>
        <w:shd w:val="clear" w:color="auto" w:fill="FFFFFF"/>
        <w:spacing w:before="0" w:beforeAutospacing="0" w:after="0" w:afterAutospacing="0"/>
        <w:jc w:val="both"/>
        <w:rPr>
          <w:sz w:val="20"/>
          <w:szCs w:val="20"/>
        </w:rPr>
      </w:pPr>
      <w:r w:rsidRPr="00271977">
        <w:rPr>
          <w:sz w:val="20"/>
          <w:szCs w:val="20"/>
        </w:rPr>
        <w:t>It is used to record video using camera. It can also be used to record audio files as we have seen in the previous example of media framework.</w:t>
      </w:r>
    </w:p>
    <w:p w:rsidR="00715D0A" w:rsidRPr="00361DDF" w:rsidRDefault="00715D0A" w:rsidP="00271977">
      <w:pPr>
        <w:pStyle w:val="NormalWeb"/>
        <w:spacing w:before="0" w:beforeAutospacing="0" w:after="0" w:afterAutospacing="0"/>
        <w:ind w:right="45"/>
        <w:jc w:val="both"/>
        <w:rPr>
          <w:color w:val="000000"/>
          <w:sz w:val="20"/>
          <w:szCs w:val="20"/>
        </w:rPr>
      </w:pPr>
    </w:p>
    <w:p w:rsidR="00361DDF" w:rsidRDefault="00361DDF" w:rsidP="00271977">
      <w:pPr>
        <w:spacing w:after="0" w:line="240" w:lineRule="auto"/>
        <w:rPr>
          <w:rFonts w:ascii="Times New Roman" w:hAnsi="Times New Roman" w:cs="Times New Roman"/>
          <w:sz w:val="20"/>
          <w:szCs w:val="20"/>
          <w:shd w:val="clear" w:color="auto" w:fill="FFFFFF"/>
        </w:rPr>
      </w:pPr>
      <w:r w:rsidRPr="00361DDF">
        <w:rPr>
          <w:rFonts w:ascii="Times New Roman" w:hAnsi="Times New Roman" w:cs="Times New Roman"/>
          <w:b/>
          <w:sz w:val="20"/>
          <w:szCs w:val="20"/>
          <w:shd w:val="clear" w:color="auto" w:fill="FFFFFF"/>
        </w:rPr>
        <w:t>Camera API</w:t>
      </w:r>
      <w:r w:rsidRPr="00361DDF">
        <w:rPr>
          <w:rFonts w:ascii="Times New Roman" w:hAnsi="Times New Roman" w:cs="Times New Roman"/>
          <w:sz w:val="20"/>
          <w:szCs w:val="20"/>
          <w:shd w:val="clear" w:color="auto" w:fill="FFFFFF"/>
        </w:rPr>
        <w:t xml:space="preserve"> - The Android framework includes support for various cameras and camera features available on devices, allowing you to capture pictures and videos in your applications. This document discusses a quick, simple approach to image and video capture and outlines an advanced approach for creating custom camera experiences for your users.</w:t>
      </w:r>
    </w:p>
    <w:p w:rsidR="00271977" w:rsidRDefault="00271977" w:rsidP="00271977">
      <w:pPr>
        <w:spacing w:after="0" w:line="240" w:lineRule="auto"/>
        <w:rPr>
          <w:rFonts w:ascii="Times New Roman" w:hAnsi="Times New Roman" w:cs="Times New Roman"/>
          <w:sz w:val="20"/>
          <w:szCs w:val="20"/>
          <w:shd w:val="clear" w:color="auto" w:fill="FFFFFF"/>
        </w:rPr>
      </w:pPr>
    </w:p>
    <w:p w:rsidR="00271977" w:rsidRPr="00271977" w:rsidRDefault="00815B49" w:rsidP="00271977">
      <w:pPr>
        <w:spacing w:after="0" w:line="240" w:lineRule="auto"/>
        <w:rPr>
          <w:rFonts w:ascii="Times New Roman" w:eastAsia="Times New Roman" w:hAnsi="Times New Roman" w:cs="Times New Roman"/>
          <w:sz w:val="20"/>
          <w:szCs w:val="20"/>
          <w:lang w:eastAsia="en-IN"/>
        </w:rPr>
      </w:pPr>
      <w:r w:rsidRPr="00271977">
        <w:rPr>
          <w:rFonts w:ascii="Times New Roman" w:hAnsi="Times New Roman" w:cs="Times New Roman"/>
          <w:b/>
          <w:i/>
          <w:sz w:val="20"/>
          <w:szCs w:val="20"/>
          <w:highlight w:val="yellow"/>
          <w:lang w:val="en-US"/>
        </w:rPr>
        <w:t>Telephony</w:t>
      </w:r>
      <w:r w:rsidR="00271977">
        <w:rPr>
          <w:rFonts w:ascii="Times New Roman" w:hAnsi="Times New Roman" w:cs="Times New Roman"/>
          <w:b/>
          <w:i/>
          <w:sz w:val="20"/>
          <w:szCs w:val="20"/>
          <w:lang w:val="en-US"/>
        </w:rPr>
        <w:t xml:space="preserve"> and </w:t>
      </w:r>
      <w:r w:rsidR="00271977" w:rsidRPr="00271977">
        <w:rPr>
          <w:rFonts w:ascii="Times New Roman" w:eastAsia="Times New Roman" w:hAnsi="Times New Roman" w:cs="Times New Roman"/>
          <w:kern w:val="36"/>
          <w:sz w:val="20"/>
          <w:szCs w:val="20"/>
          <w:lang w:eastAsia="en-IN"/>
        </w:rPr>
        <w:t>TelephonyManager</w:t>
      </w:r>
      <w:r w:rsidR="00271977">
        <w:rPr>
          <w:rFonts w:ascii="Times New Roman" w:eastAsia="Times New Roman" w:hAnsi="Times New Roman" w:cs="Times New Roman"/>
          <w:kern w:val="36"/>
          <w:sz w:val="20"/>
          <w:szCs w:val="20"/>
          <w:lang w:eastAsia="en-IN"/>
        </w:rPr>
        <w:t xml:space="preserve"> and the </w:t>
      </w:r>
      <w:r w:rsidR="00271977" w:rsidRPr="00271977">
        <w:rPr>
          <w:rFonts w:ascii="Times New Roman" w:eastAsia="Times New Roman" w:hAnsi="Times New Roman" w:cs="Times New Roman"/>
          <w:sz w:val="20"/>
          <w:szCs w:val="20"/>
          <w:lang w:eastAsia="en-IN"/>
        </w:rPr>
        <w:t>public class TelephonyManager extends </w:t>
      </w:r>
      <w:hyperlink r:id="rId507" w:history="1">
        <w:r w:rsidR="00271977" w:rsidRPr="00271977">
          <w:rPr>
            <w:rFonts w:ascii="Times New Roman" w:eastAsia="Times New Roman" w:hAnsi="Times New Roman" w:cs="Times New Roman"/>
            <w:color w:val="039BE5"/>
            <w:sz w:val="20"/>
            <w:szCs w:val="20"/>
            <w:lang w:eastAsia="en-IN"/>
          </w:rPr>
          <w:t>Object</w:t>
        </w:r>
      </w:hyperlink>
      <w:r w:rsidR="00271977" w:rsidRPr="00271977">
        <w:rPr>
          <w:rFonts w:ascii="Times New Roman" w:eastAsia="Times New Roman" w:hAnsi="Times New Roman" w:cs="Times New Roman"/>
          <w:sz w:val="20"/>
          <w:szCs w:val="20"/>
          <w:lang w:eastAsia="en-IN"/>
        </w:rPr>
        <w:t> </w:t>
      </w:r>
    </w:p>
    <w:tbl>
      <w:tblPr>
        <w:tblW w:w="12770" w:type="dxa"/>
        <w:shd w:val="clear" w:color="auto" w:fill="FFFFFF"/>
        <w:tblCellMar>
          <w:left w:w="0" w:type="dxa"/>
          <w:right w:w="0" w:type="dxa"/>
        </w:tblCellMar>
        <w:tblLook w:val="04A0" w:firstRow="1" w:lastRow="0" w:firstColumn="1" w:lastColumn="0" w:noHBand="0" w:noVBand="1"/>
      </w:tblPr>
      <w:tblGrid>
        <w:gridCol w:w="480"/>
        <w:gridCol w:w="12290"/>
      </w:tblGrid>
      <w:tr w:rsidR="00271977" w:rsidRPr="00271977" w:rsidTr="00271977">
        <w:tc>
          <w:tcPr>
            <w:tcW w:w="0" w:type="auto"/>
            <w:gridSpan w:val="2"/>
            <w:tcBorders>
              <w:top w:val="nil"/>
              <w:left w:val="nil"/>
              <w:bottom w:val="nil"/>
              <w:right w:val="nil"/>
            </w:tcBorders>
            <w:shd w:val="clear" w:color="auto" w:fill="auto"/>
            <w:hideMark/>
          </w:tcPr>
          <w:p w:rsidR="00271977" w:rsidRPr="00271977" w:rsidRDefault="00EA43E9" w:rsidP="00271977">
            <w:pPr>
              <w:spacing w:after="0" w:line="240" w:lineRule="auto"/>
              <w:rPr>
                <w:rFonts w:ascii="Times New Roman" w:eastAsia="Times New Roman" w:hAnsi="Times New Roman" w:cs="Times New Roman"/>
                <w:sz w:val="20"/>
                <w:szCs w:val="20"/>
                <w:lang w:eastAsia="en-IN"/>
              </w:rPr>
            </w:pPr>
            <w:hyperlink r:id="rId508" w:history="1">
              <w:r w:rsidR="00271977" w:rsidRPr="00271977">
                <w:rPr>
                  <w:rFonts w:ascii="Times New Roman" w:eastAsia="Times New Roman" w:hAnsi="Times New Roman" w:cs="Times New Roman"/>
                  <w:color w:val="039BE5"/>
                  <w:sz w:val="20"/>
                  <w:szCs w:val="20"/>
                  <w:lang w:eastAsia="en-IN"/>
                </w:rPr>
                <w:t>java.lang.Object</w:t>
              </w:r>
            </w:hyperlink>
          </w:p>
        </w:tc>
      </w:tr>
      <w:tr w:rsidR="00271977" w:rsidRPr="00271977" w:rsidTr="00271977">
        <w:tc>
          <w:tcPr>
            <w:tcW w:w="480" w:type="dxa"/>
            <w:tcBorders>
              <w:top w:val="nil"/>
              <w:left w:val="nil"/>
              <w:bottom w:val="nil"/>
              <w:right w:val="nil"/>
            </w:tcBorders>
            <w:shd w:val="clear" w:color="auto" w:fill="auto"/>
            <w:hideMark/>
          </w:tcPr>
          <w:p w:rsidR="00271977" w:rsidRPr="00271977" w:rsidRDefault="00271977" w:rsidP="00271977">
            <w:pPr>
              <w:spacing w:after="0" w:line="240" w:lineRule="auto"/>
              <w:rPr>
                <w:rFonts w:ascii="Times New Roman" w:eastAsia="Times New Roman" w:hAnsi="Times New Roman" w:cs="Times New Roman"/>
                <w:sz w:val="20"/>
                <w:szCs w:val="20"/>
                <w:lang w:eastAsia="en-IN"/>
              </w:rPr>
            </w:pPr>
            <w:r w:rsidRPr="00271977">
              <w:rPr>
                <w:rFonts w:ascii="Times New Roman" w:eastAsia="Times New Roman" w:hAnsi="Times New Roman" w:cs="Times New Roman"/>
                <w:sz w:val="20"/>
                <w:szCs w:val="20"/>
                <w:lang w:eastAsia="en-IN"/>
              </w:rPr>
              <w:t>   </w:t>
            </w:r>
            <w:r w:rsidRPr="00271977">
              <w:rPr>
                <w:rFonts w:ascii="Cambria Math" w:eastAsia="Times New Roman" w:hAnsi="Cambria Math" w:cs="Times New Roman"/>
                <w:sz w:val="20"/>
                <w:szCs w:val="20"/>
                <w:lang w:eastAsia="en-IN"/>
              </w:rPr>
              <w:t>↳</w:t>
            </w:r>
          </w:p>
        </w:tc>
        <w:tc>
          <w:tcPr>
            <w:tcW w:w="0" w:type="auto"/>
            <w:tcBorders>
              <w:top w:val="nil"/>
              <w:left w:val="nil"/>
              <w:bottom w:val="nil"/>
              <w:right w:val="nil"/>
            </w:tcBorders>
            <w:shd w:val="clear" w:color="auto" w:fill="auto"/>
            <w:hideMark/>
          </w:tcPr>
          <w:p w:rsidR="00271977" w:rsidRPr="00271977" w:rsidRDefault="00271977" w:rsidP="00271977">
            <w:pPr>
              <w:spacing w:after="0" w:line="240" w:lineRule="auto"/>
              <w:rPr>
                <w:rFonts w:ascii="Times New Roman" w:eastAsia="Times New Roman" w:hAnsi="Times New Roman" w:cs="Times New Roman"/>
                <w:sz w:val="20"/>
                <w:szCs w:val="20"/>
                <w:lang w:eastAsia="en-IN"/>
              </w:rPr>
            </w:pPr>
            <w:r w:rsidRPr="00271977">
              <w:rPr>
                <w:rFonts w:ascii="Times New Roman" w:eastAsia="Times New Roman" w:hAnsi="Times New Roman" w:cs="Times New Roman"/>
                <w:sz w:val="20"/>
                <w:szCs w:val="20"/>
                <w:lang w:eastAsia="en-IN"/>
              </w:rPr>
              <w:t>android.telephony.TelephonyManager</w:t>
            </w:r>
          </w:p>
        </w:tc>
      </w:tr>
    </w:tbl>
    <w:p w:rsidR="00271977" w:rsidRDefault="00271977" w:rsidP="00271977">
      <w:pPr>
        <w:shd w:val="clear" w:color="auto" w:fill="FFFFFF"/>
        <w:spacing w:after="0" w:line="240" w:lineRule="auto"/>
        <w:rPr>
          <w:rFonts w:ascii="Times New Roman" w:eastAsia="Times New Roman" w:hAnsi="Times New Roman" w:cs="Times New Roman"/>
          <w:sz w:val="20"/>
          <w:szCs w:val="20"/>
          <w:lang w:eastAsia="en-IN"/>
        </w:rPr>
      </w:pPr>
      <w:r w:rsidRPr="00271977">
        <w:rPr>
          <w:rFonts w:ascii="Times New Roman" w:eastAsia="Times New Roman" w:hAnsi="Times New Roman" w:cs="Times New Roman"/>
          <w:sz w:val="20"/>
          <w:szCs w:val="20"/>
          <w:lang w:eastAsia="en-IN"/>
        </w:rPr>
        <w:t xml:space="preserve">Provides access to information about the telephony services on the device. Applications can use the methods in this class to determine telephony services and states, as well as to access some types of subscriber information. </w:t>
      </w:r>
    </w:p>
    <w:p w:rsidR="00271977" w:rsidRDefault="00271977" w:rsidP="00271977">
      <w:pPr>
        <w:shd w:val="clear" w:color="auto" w:fill="FFFFFF"/>
        <w:spacing w:after="0" w:line="240" w:lineRule="auto"/>
        <w:rPr>
          <w:rFonts w:ascii="Times New Roman" w:eastAsia="Times New Roman" w:hAnsi="Times New Roman" w:cs="Times New Roman"/>
          <w:sz w:val="20"/>
          <w:szCs w:val="20"/>
          <w:lang w:eastAsia="en-IN"/>
        </w:rPr>
      </w:pPr>
    </w:p>
    <w:p w:rsidR="00271977" w:rsidRDefault="00271977" w:rsidP="00271977">
      <w:pPr>
        <w:shd w:val="clear" w:color="auto" w:fill="FFFFFF"/>
        <w:spacing w:after="0" w:line="240" w:lineRule="auto"/>
        <w:rPr>
          <w:rFonts w:ascii="Times New Roman" w:eastAsia="Times New Roman" w:hAnsi="Times New Roman" w:cs="Times New Roman"/>
          <w:sz w:val="20"/>
          <w:szCs w:val="20"/>
          <w:lang w:eastAsia="en-IN"/>
        </w:rPr>
      </w:pPr>
      <w:r w:rsidRPr="00271977">
        <w:rPr>
          <w:rFonts w:ascii="Times New Roman" w:eastAsia="Times New Roman" w:hAnsi="Times New Roman" w:cs="Times New Roman"/>
          <w:sz w:val="20"/>
          <w:szCs w:val="20"/>
          <w:lang w:eastAsia="en-IN"/>
        </w:rPr>
        <w:t xml:space="preserve">Applications can also register a listener to </w:t>
      </w:r>
      <w:r w:rsidRPr="00271977">
        <w:rPr>
          <w:rFonts w:ascii="Times New Roman" w:eastAsia="Times New Roman" w:hAnsi="Times New Roman" w:cs="Times New Roman"/>
          <w:sz w:val="20"/>
          <w:szCs w:val="20"/>
          <w:highlight w:val="yellow"/>
          <w:lang w:eastAsia="en-IN"/>
        </w:rPr>
        <w:t>receive notification of telephony state changes</w:t>
      </w:r>
      <w:r w:rsidRPr="00271977">
        <w:rPr>
          <w:rFonts w:ascii="Times New Roman" w:eastAsia="Times New Roman" w:hAnsi="Times New Roman" w:cs="Times New Roman"/>
          <w:sz w:val="20"/>
          <w:szCs w:val="20"/>
          <w:lang w:eastAsia="en-IN"/>
        </w:rPr>
        <w:t>.</w:t>
      </w:r>
      <w:r w:rsidR="0004466A">
        <w:rPr>
          <w:rFonts w:ascii="Times New Roman" w:eastAsia="Times New Roman" w:hAnsi="Times New Roman" w:cs="Times New Roman"/>
          <w:sz w:val="20"/>
          <w:szCs w:val="20"/>
          <w:lang w:eastAsia="en-IN"/>
        </w:rPr>
        <w:t xml:space="preserve"> </w:t>
      </w:r>
      <w:r w:rsidRPr="00271977">
        <w:rPr>
          <w:rFonts w:ascii="Times New Roman" w:eastAsia="Times New Roman" w:hAnsi="Times New Roman" w:cs="Times New Roman"/>
          <w:sz w:val="20"/>
          <w:szCs w:val="20"/>
          <w:lang w:eastAsia="en-IN"/>
        </w:rPr>
        <w:t>You do not instantiate this class directly; instead, you retrieve a reference to an instance through</w:t>
      </w:r>
      <w:r>
        <w:rPr>
          <w:rFonts w:ascii="Times New Roman" w:eastAsia="Times New Roman" w:hAnsi="Times New Roman" w:cs="Times New Roman"/>
          <w:sz w:val="20"/>
          <w:szCs w:val="20"/>
          <w:lang w:eastAsia="en-IN"/>
        </w:rPr>
        <w:t xml:space="preserve"> </w:t>
      </w:r>
      <w:hyperlink r:id="rId509" w:anchor="getSystemService(java.lang.Class&lt;T&gt;)" w:history="1">
        <w:r w:rsidRPr="00271977">
          <w:rPr>
            <w:rFonts w:ascii="Times New Roman" w:eastAsia="Times New Roman" w:hAnsi="Times New Roman" w:cs="Times New Roman"/>
            <w:color w:val="039BE5"/>
            <w:sz w:val="20"/>
            <w:szCs w:val="20"/>
            <w:lang w:eastAsia="en-IN"/>
          </w:rPr>
          <w:t>Context.getSystemService(Context.TELEPHONY_SERVICE)</w:t>
        </w:r>
      </w:hyperlink>
      <w:r w:rsidRPr="00271977">
        <w:rPr>
          <w:rFonts w:ascii="Times New Roman" w:eastAsia="Times New Roman" w:hAnsi="Times New Roman" w:cs="Times New Roman"/>
          <w:sz w:val="20"/>
          <w:szCs w:val="20"/>
          <w:lang w:eastAsia="en-IN"/>
        </w:rPr>
        <w:t xml:space="preserve">. </w:t>
      </w:r>
    </w:p>
    <w:p w:rsidR="00271977" w:rsidRDefault="00271977" w:rsidP="00271977">
      <w:pPr>
        <w:shd w:val="clear" w:color="auto" w:fill="FFFFFF"/>
        <w:spacing w:after="0" w:line="240" w:lineRule="auto"/>
        <w:rPr>
          <w:rFonts w:ascii="Times New Roman" w:eastAsia="Times New Roman" w:hAnsi="Times New Roman" w:cs="Times New Roman"/>
          <w:sz w:val="20"/>
          <w:szCs w:val="20"/>
          <w:lang w:eastAsia="en-IN"/>
        </w:rPr>
      </w:pPr>
    </w:p>
    <w:p w:rsidR="0004466A" w:rsidRDefault="00271977" w:rsidP="00271977">
      <w:pPr>
        <w:shd w:val="clear" w:color="auto" w:fill="FFFFFF"/>
        <w:spacing w:after="0" w:line="240" w:lineRule="auto"/>
        <w:rPr>
          <w:rFonts w:ascii="Times New Roman" w:eastAsia="Times New Roman" w:hAnsi="Times New Roman" w:cs="Times New Roman"/>
          <w:sz w:val="20"/>
          <w:szCs w:val="20"/>
          <w:lang w:eastAsia="en-IN"/>
        </w:rPr>
      </w:pPr>
      <w:r w:rsidRPr="00271977">
        <w:rPr>
          <w:rFonts w:ascii="Times New Roman" w:eastAsia="Times New Roman" w:hAnsi="Times New Roman" w:cs="Times New Roman"/>
          <w:sz w:val="20"/>
          <w:szCs w:val="20"/>
          <w:highlight w:val="yellow"/>
          <w:lang w:eastAsia="en-IN"/>
        </w:rPr>
        <w:t>The returned TelephonyManager</w:t>
      </w:r>
      <w:r w:rsidRPr="00271977">
        <w:rPr>
          <w:rFonts w:ascii="Times New Roman" w:eastAsia="Times New Roman" w:hAnsi="Times New Roman" w:cs="Times New Roman"/>
          <w:sz w:val="20"/>
          <w:szCs w:val="20"/>
          <w:lang w:eastAsia="en-IN"/>
        </w:rPr>
        <w:t xml:space="preserve"> will use the default subscription for all calls. To call an API for a specific subscription, use </w:t>
      </w:r>
      <w:hyperlink r:id="rId510" w:anchor="createForSubscriptionId(int)" w:history="1">
        <w:r w:rsidRPr="00271977">
          <w:rPr>
            <w:rFonts w:ascii="Times New Roman" w:eastAsia="Times New Roman" w:hAnsi="Times New Roman" w:cs="Times New Roman"/>
            <w:color w:val="039BE5"/>
            <w:sz w:val="20"/>
            <w:szCs w:val="20"/>
            <w:lang w:eastAsia="en-IN"/>
          </w:rPr>
          <w:t>createForSubscriptionId(int)</w:t>
        </w:r>
      </w:hyperlink>
      <w:r w:rsidRPr="00271977">
        <w:rPr>
          <w:rFonts w:ascii="Times New Roman" w:eastAsia="Times New Roman" w:hAnsi="Times New Roman" w:cs="Times New Roman"/>
          <w:sz w:val="20"/>
          <w:szCs w:val="20"/>
          <w:lang w:eastAsia="en-IN"/>
        </w:rPr>
        <w:t xml:space="preserve">. </w:t>
      </w:r>
    </w:p>
    <w:p w:rsidR="00271977" w:rsidRDefault="00271977" w:rsidP="00271977">
      <w:pPr>
        <w:shd w:val="clear" w:color="auto" w:fill="FFFFFF"/>
        <w:spacing w:after="0" w:line="240" w:lineRule="auto"/>
        <w:rPr>
          <w:rFonts w:ascii="Times New Roman" w:eastAsia="Times New Roman" w:hAnsi="Times New Roman" w:cs="Times New Roman"/>
          <w:color w:val="006600"/>
          <w:sz w:val="20"/>
          <w:szCs w:val="20"/>
          <w:lang w:eastAsia="en-IN"/>
        </w:rPr>
      </w:pPr>
      <w:r w:rsidRPr="00271977">
        <w:rPr>
          <w:rFonts w:ascii="Times New Roman" w:eastAsia="Times New Roman" w:hAnsi="Times New Roman" w:cs="Times New Roman"/>
          <w:sz w:val="20"/>
          <w:szCs w:val="20"/>
          <w:lang w:eastAsia="en-IN"/>
        </w:rPr>
        <w:t>e.g. </w:t>
      </w:r>
      <w:r w:rsidRPr="00271977">
        <w:rPr>
          <w:rFonts w:ascii="Times New Roman" w:eastAsia="Times New Roman" w:hAnsi="Times New Roman" w:cs="Times New Roman"/>
          <w:color w:val="006600"/>
          <w:sz w:val="20"/>
          <w:szCs w:val="20"/>
          <w:lang w:eastAsia="en-IN"/>
        </w:rPr>
        <w:t>telephonyManager = defaultSubTelephonyManager.createForSubscriptionId(subId);</w:t>
      </w:r>
    </w:p>
    <w:p w:rsidR="0004466A" w:rsidRPr="00271977" w:rsidRDefault="0004466A" w:rsidP="00271977">
      <w:pPr>
        <w:shd w:val="clear" w:color="auto" w:fill="FFFFFF"/>
        <w:spacing w:after="0" w:line="240" w:lineRule="auto"/>
        <w:rPr>
          <w:rFonts w:ascii="Times New Roman" w:eastAsia="Times New Roman" w:hAnsi="Times New Roman" w:cs="Times New Roman"/>
          <w:sz w:val="20"/>
          <w:szCs w:val="20"/>
          <w:lang w:eastAsia="en-IN"/>
        </w:rPr>
      </w:pPr>
    </w:p>
    <w:p w:rsidR="00271977" w:rsidRDefault="00271977" w:rsidP="00271977">
      <w:pPr>
        <w:shd w:val="clear" w:color="auto" w:fill="FFFFFF"/>
        <w:spacing w:after="0" w:line="240" w:lineRule="auto"/>
        <w:rPr>
          <w:rFonts w:ascii="Times New Roman" w:eastAsia="Times New Roman" w:hAnsi="Times New Roman" w:cs="Times New Roman"/>
          <w:sz w:val="20"/>
          <w:szCs w:val="20"/>
          <w:lang w:eastAsia="en-IN"/>
        </w:rPr>
      </w:pPr>
      <w:r w:rsidRPr="00271977">
        <w:rPr>
          <w:rFonts w:ascii="Times New Roman" w:eastAsia="Times New Roman" w:hAnsi="Times New Roman" w:cs="Times New Roman"/>
          <w:sz w:val="20"/>
          <w:szCs w:val="20"/>
          <w:lang w:eastAsia="en-IN"/>
        </w:rPr>
        <w:t xml:space="preserve">Note that </w:t>
      </w:r>
      <w:r w:rsidRPr="00271977">
        <w:rPr>
          <w:rFonts w:ascii="Times New Roman" w:eastAsia="Times New Roman" w:hAnsi="Times New Roman" w:cs="Times New Roman"/>
          <w:sz w:val="20"/>
          <w:szCs w:val="20"/>
          <w:highlight w:val="yellow"/>
          <w:lang w:eastAsia="en-IN"/>
        </w:rPr>
        <w:t>access to some telephony information is permission-protected</w:t>
      </w:r>
      <w:r w:rsidRPr="00271977">
        <w:rPr>
          <w:rFonts w:ascii="Times New Roman" w:eastAsia="Times New Roman" w:hAnsi="Times New Roman" w:cs="Times New Roman"/>
          <w:sz w:val="20"/>
          <w:szCs w:val="20"/>
          <w:lang w:eastAsia="en-IN"/>
        </w:rPr>
        <w:t xml:space="preserve">. Your application cannot access the protected information unless it has the appropriate permissions declared in its manifest file. Where permissions </w:t>
      </w:r>
      <w:r w:rsidR="0004466A">
        <w:rPr>
          <w:rFonts w:ascii="Times New Roman" w:eastAsia="Times New Roman" w:hAnsi="Times New Roman" w:cs="Times New Roman"/>
          <w:sz w:val="20"/>
          <w:szCs w:val="20"/>
          <w:lang w:eastAsia="en-IN"/>
        </w:rPr>
        <w:t xml:space="preserve">apply, they are noted in the </w:t>
      </w:r>
      <w:r w:rsidRPr="00271977">
        <w:rPr>
          <w:rFonts w:ascii="Times New Roman" w:eastAsia="Times New Roman" w:hAnsi="Times New Roman" w:cs="Times New Roman"/>
          <w:sz w:val="20"/>
          <w:szCs w:val="20"/>
          <w:lang w:eastAsia="en-IN"/>
        </w:rPr>
        <w:t>methods through which you access the protected information.</w:t>
      </w:r>
    </w:p>
    <w:p w:rsidR="00271977" w:rsidRPr="00271977" w:rsidRDefault="0004466A" w:rsidP="00271977">
      <w:pPr>
        <w:shd w:val="clear" w:color="auto" w:fill="FFFFFF"/>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p w:rsidR="00815B49" w:rsidRDefault="00815B49" w:rsidP="00215CD2">
      <w:pPr>
        <w:rPr>
          <w:rFonts w:ascii="Times New Roman" w:hAnsi="Times New Roman" w:cs="Times New Roman"/>
          <w:b/>
          <w:i/>
          <w:sz w:val="20"/>
          <w:szCs w:val="20"/>
          <w:lang w:val="en-US"/>
        </w:rPr>
      </w:pPr>
      <w:r>
        <w:rPr>
          <w:rFonts w:ascii="Times New Roman" w:hAnsi="Times New Roman" w:cs="Times New Roman"/>
          <w:b/>
          <w:i/>
          <w:sz w:val="20"/>
          <w:szCs w:val="20"/>
          <w:lang w:val="en-US"/>
        </w:rPr>
        <w:t>Bluetooth</w:t>
      </w:r>
      <w:r w:rsidR="008553BD">
        <w:rPr>
          <w:rFonts w:ascii="Times New Roman" w:hAnsi="Times New Roman" w:cs="Times New Roman"/>
          <w:b/>
          <w:i/>
          <w:sz w:val="20"/>
          <w:szCs w:val="20"/>
          <w:lang w:val="en-US"/>
        </w:rPr>
        <w:t>/ Bluetooth network stack</w:t>
      </w:r>
    </w:p>
    <w:p w:rsidR="008553BD" w:rsidRPr="008553BD" w:rsidRDefault="008553BD" w:rsidP="008553BD">
      <w:pPr>
        <w:shd w:val="clear" w:color="auto" w:fill="FFFFFF"/>
        <w:spacing w:after="0" w:line="240" w:lineRule="auto"/>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 xml:space="preserve">The Android platform includes support for </w:t>
      </w:r>
      <w:r w:rsidRPr="008553BD">
        <w:rPr>
          <w:rFonts w:ascii="Times New Roman" w:eastAsia="Times New Roman" w:hAnsi="Times New Roman" w:cs="Times New Roman"/>
          <w:b/>
          <w:sz w:val="20"/>
          <w:szCs w:val="20"/>
          <w:lang w:eastAsia="en-IN"/>
        </w:rPr>
        <w:t>the Bluetooth network stack</w:t>
      </w:r>
      <w:r w:rsidRPr="008553BD">
        <w:rPr>
          <w:rFonts w:ascii="Times New Roman" w:eastAsia="Times New Roman" w:hAnsi="Times New Roman" w:cs="Times New Roman"/>
          <w:sz w:val="20"/>
          <w:szCs w:val="20"/>
          <w:lang w:eastAsia="en-IN"/>
        </w:rPr>
        <w:t xml:space="preserve">, which allows a device to wirelessly exchange data with other Bluetooth devices. The application framework </w:t>
      </w:r>
      <w:r w:rsidRPr="008553BD">
        <w:rPr>
          <w:rFonts w:ascii="Times New Roman" w:eastAsia="Times New Roman" w:hAnsi="Times New Roman" w:cs="Times New Roman"/>
          <w:sz w:val="20"/>
          <w:szCs w:val="20"/>
          <w:highlight w:val="yellow"/>
          <w:lang w:eastAsia="en-IN"/>
        </w:rPr>
        <w:t>provides access to the Bluetooth functionality through</w:t>
      </w:r>
      <w:r w:rsidRPr="008553BD">
        <w:rPr>
          <w:rFonts w:ascii="Times New Roman" w:eastAsia="Times New Roman" w:hAnsi="Times New Roman" w:cs="Times New Roman"/>
          <w:sz w:val="20"/>
          <w:szCs w:val="20"/>
          <w:lang w:eastAsia="en-IN"/>
        </w:rPr>
        <w:t xml:space="preserve"> the Android Bluetooth APIs. These APIs let applications wirelessly connect to other Bluetooth devices, enabling point-to-point and multipoint wireless features.</w:t>
      </w:r>
    </w:p>
    <w:p w:rsidR="008553BD" w:rsidRDefault="008553BD" w:rsidP="008553BD">
      <w:pPr>
        <w:shd w:val="clear" w:color="auto" w:fill="FFFFFF"/>
        <w:spacing w:after="0" w:line="240" w:lineRule="auto"/>
        <w:rPr>
          <w:rFonts w:ascii="Times New Roman" w:eastAsia="Times New Roman" w:hAnsi="Times New Roman" w:cs="Times New Roman"/>
          <w:sz w:val="20"/>
          <w:szCs w:val="20"/>
          <w:lang w:eastAsia="en-IN"/>
        </w:rPr>
      </w:pPr>
    </w:p>
    <w:p w:rsidR="008553BD" w:rsidRPr="008553BD" w:rsidRDefault="008553BD" w:rsidP="008553BD">
      <w:pPr>
        <w:shd w:val="clear" w:color="auto" w:fill="FFFFFF"/>
        <w:spacing w:after="0" w:line="240" w:lineRule="auto"/>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 xml:space="preserve">Using the Bluetooth APIs, an Android </w:t>
      </w:r>
      <w:r w:rsidRPr="008553BD">
        <w:rPr>
          <w:rFonts w:ascii="Times New Roman" w:eastAsia="Times New Roman" w:hAnsi="Times New Roman" w:cs="Times New Roman"/>
          <w:sz w:val="20"/>
          <w:szCs w:val="20"/>
          <w:highlight w:val="yellow"/>
          <w:lang w:eastAsia="en-IN"/>
        </w:rPr>
        <w:t>application can perform the following</w:t>
      </w:r>
      <w:r w:rsidRPr="008553BD">
        <w:rPr>
          <w:rFonts w:ascii="Times New Roman" w:eastAsia="Times New Roman" w:hAnsi="Times New Roman" w:cs="Times New Roman"/>
          <w:sz w:val="20"/>
          <w:szCs w:val="20"/>
          <w:lang w:eastAsia="en-IN"/>
        </w:rPr>
        <w:t>:</w:t>
      </w:r>
    </w:p>
    <w:p w:rsidR="008553BD" w:rsidRPr="008553BD" w:rsidRDefault="008553BD" w:rsidP="003E3ED9">
      <w:pPr>
        <w:numPr>
          <w:ilvl w:val="0"/>
          <w:numId w:val="33"/>
        </w:numPr>
        <w:shd w:val="clear" w:color="auto" w:fill="FFFFFF"/>
        <w:spacing w:after="0" w:line="240" w:lineRule="auto"/>
        <w:ind w:left="272"/>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Scan for other Bluetooth devices</w:t>
      </w:r>
    </w:p>
    <w:p w:rsidR="008553BD" w:rsidRPr="008553BD" w:rsidRDefault="008553BD" w:rsidP="003E3ED9">
      <w:pPr>
        <w:numPr>
          <w:ilvl w:val="0"/>
          <w:numId w:val="33"/>
        </w:numPr>
        <w:shd w:val="clear" w:color="auto" w:fill="FFFFFF"/>
        <w:spacing w:after="0" w:line="240" w:lineRule="auto"/>
        <w:ind w:left="272"/>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Query the local Bluetooth adapter for paired Bluetooth devices</w:t>
      </w:r>
    </w:p>
    <w:p w:rsidR="008553BD" w:rsidRPr="008553BD" w:rsidRDefault="008553BD" w:rsidP="003E3ED9">
      <w:pPr>
        <w:numPr>
          <w:ilvl w:val="0"/>
          <w:numId w:val="33"/>
        </w:numPr>
        <w:shd w:val="clear" w:color="auto" w:fill="FFFFFF"/>
        <w:spacing w:after="0" w:line="240" w:lineRule="auto"/>
        <w:ind w:left="272"/>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Establish RFCOMM channels</w:t>
      </w:r>
    </w:p>
    <w:p w:rsidR="008553BD" w:rsidRPr="008553BD" w:rsidRDefault="008553BD" w:rsidP="003E3ED9">
      <w:pPr>
        <w:numPr>
          <w:ilvl w:val="0"/>
          <w:numId w:val="33"/>
        </w:numPr>
        <w:shd w:val="clear" w:color="auto" w:fill="FFFFFF"/>
        <w:spacing w:after="0" w:line="240" w:lineRule="auto"/>
        <w:ind w:left="272"/>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Connect to other devices through service discovery</w:t>
      </w:r>
    </w:p>
    <w:p w:rsidR="008553BD" w:rsidRPr="008553BD" w:rsidRDefault="008553BD" w:rsidP="003E3ED9">
      <w:pPr>
        <w:numPr>
          <w:ilvl w:val="0"/>
          <w:numId w:val="33"/>
        </w:numPr>
        <w:shd w:val="clear" w:color="auto" w:fill="FFFFFF"/>
        <w:spacing w:after="0" w:line="240" w:lineRule="auto"/>
        <w:ind w:left="272"/>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Transfer data to and from other devices</w:t>
      </w:r>
    </w:p>
    <w:p w:rsidR="008553BD" w:rsidRDefault="008553BD" w:rsidP="003E3ED9">
      <w:pPr>
        <w:numPr>
          <w:ilvl w:val="0"/>
          <w:numId w:val="33"/>
        </w:numPr>
        <w:shd w:val="clear" w:color="auto" w:fill="FFFFFF"/>
        <w:spacing w:after="0" w:line="240" w:lineRule="auto"/>
        <w:ind w:left="272"/>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Manage multiple connections</w:t>
      </w:r>
    </w:p>
    <w:p w:rsidR="008553BD" w:rsidRPr="008553BD" w:rsidRDefault="008553BD" w:rsidP="008553BD">
      <w:pPr>
        <w:shd w:val="clear" w:color="auto" w:fill="FFFFFF"/>
        <w:spacing w:after="0" w:line="240" w:lineRule="auto"/>
        <w:ind w:left="272"/>
        <w:rPr>
          <w:rFonts w:ascii="Times New Roman" w:eastAsia="Times New Roman" w:hAnsi="Times New Roman" w:cs="Times New Roman"/>
          <w:sz w:val="20"/>
          <w:szCs w:val="20"/>
          <w:lang w:eastAsia="en-IN"/>
        </w:rPr>
      </w:pPr>
    </w:p>
    <w:p w:rsidR="008553BD" w:rsidRPr="008553BD" w:rsidRDefault="008553BD" w:rsidP="008553BD">
      <w:pPr>
        <w:shd w:val="clear" w:color="auto" w:fill="FFFFFF"/>
        <w:spacing w:after="0" w:line="240" w:lineRule="auto"/>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lastRenderedPageBreak/>
        <w:t>This page focuses on </w:t>
      </w:r>
      <w:r w:rsidRPr="008553BD">
        <w:rPr>
          <w:rFonts w:ascii="Times New Roman" w:eastAsia="Times New Roman" w:hAnsi="Times New Roman" w:cs="Times New Roman"/>
          <w:i/>
          <w:iCs/>
          <w:sz w:val="20"/>
          <w:szCs w:val="20"/>
          <w:lang w:eastAsia="en-IN"/>
        </w:rPr>
        <w:t>Classic Bluetooth</w:t>
      </w:r>
      <w:r w:rsidRPr="008553BD">
        <w:rPr>
          <w:rFonts w:ascii="Times New Roman" w:eastAsia="Times New Roman" w:hAnsi="Times New Roman" w:cs="Times New Roman"/>
          <w:sz w:val="20"/>
          <w:szCs w:val="20"/>
          <w:lang w:eastAsia="en-IN"/>
        </w:rPr>
        <w:t>. Classic Bluetooth is the right choice for more battery-intensive operations, which include streaming and communicating between Android devices. For Bluetooth devices with low power requirements, Android 4.3 (API level 18) introduces API support for Bluetooth Low Energy. To learn more, see </w:t>
      </w:r>
      <w:hyperlink r:id="rId511" w:history="1">
        <w:r w:rsidRPr="008553BD">
          <w:rPr>
            <w:rFonts w:ascii="Times New Roman" w:eastAsia="Times New Roman" w:hAnsi="Times New Roman" w:cs="Times New Roman"/>
            <w:sz w:val="20"/>
            <w:szCs w:val="20"/>
            <w:lang w:eastAsia="en-IN"/>
          </w:rPr>
          <w:t>Bluetooth Low Energy</w:t>
        </w:r>
      </w:hyperlink>
      <w:r w:rsidRPr="008553BD">
        <w:rPr>
          <w:rFonts w:ascii="Times New Roman" w:eastAsia="Times New Roman" w:hAnsi="Times New Roman" w:cs="Times New Roman"/>
          <w:sz w:val="20"/>
          <w:szCs w:val="20"/>
          <w:lang w:eastAsia="en-IN"/>
        </w:rPr>
        <w:t>.</w:t>
      </w:r>
    </w:p>
    <w:p w:rsidR="008553BD" w:rsidRDefault="008553BD" w:rsidP="008553BD">
      <w:pPr>
        <w:shd w:val="clear" w:color="auto" w:fill="FFFFFF"/>
        <w:spacing w:after="0" w:line="240" w:lineRule="auto"/>
        <w:rPr>
          <w:rFonts w:ascii="Times New Roman" w:eastAsia="Times New Roman" w:hAnsi="Times New Roman" w:cs="Times New Roman"/>
          <w:sz w:val="20"/>
          <w:szCs w:val="20"/>
          <w:lang w:eastAsia="en-IN"/>
        </w:rPr>
      </w:pPr>
      <w:r w:rsidRPr="008553BD">
        <w:rPr>
          <w:rFonts w:ascii="Times New Roman" w:eastAsia="Times New Roman" w:hAnsi="Times New Roman" w:cs="Times New Roman"/>
          <w:sz w:val="20"/>
          <w:szCs w:val="20"/>
          <w:lang w:eastAsia="en-IN"/>
        </w:rPr>
        <w:t xml:space="preserve">This document describes different Bluetooth profiles, including the Health Device Profile. It then explains how to use the Android Bluetooth APIs to accomplish the four major tasks necessary to communicate using Bluetooth: setting up Bluetooth, finding devices that are </w:t>
      </w:r>
      <w:r w:rsidRPr="008553BD">
        <w:rPr>
          <w:rFonts w:ascii="Times New Roman" w:eastAsia="Times New Roman" w:hAnsi="Times New Roman" w:cs="Times New Roman"/>
          <w:sz w:val="20"/>
          <w:szCs w:val="20"/>
          <w:highlight w:val="yellow"/>
          <w:lang w:eastAsia="en-IN"/>
        </w:rPr>
        <w:t>either paired or available in the local area, connecting devices, and transferring data between devices.</w:t>
      </w:r>
      <w:r>
        <w:rPr>
          <w:rFonts w:ascii="Times New Roman" w:eastAsia="Times New Roman" w:hAnsi="Times New Roman" w:cs="Times New Roman"/>
          <w:sz w:val="20"/>
          <w:szCs w:val="20"/>
          <w:lang w:eastAsia="en-IN"/>
        </w:rPr>
        <w:t xml:space="preserve"> </w:t>
      </w:r>
    </w:p>
    <w:p w:rsidR="008553BD" w:rsidRDefault="008553BD" w:rsidP="008553BD">
      <w:pPr>
        <w:shd w:val="clear" w:color="auto" w:fill="FFFFFF"/>
        <w:spacing w:after="0" w:line="240" w:lineRule="auto"/>
        <w:rPr>
          <w:rFonts w:ascii="Times New Roman" w:eastAsia="Times New Roman" w:hAnsi="Times New Roman" w:cs="Times New Roman"/>
          <w:sz w:val="20"/>
          <w:szCs w:val="20"/>
          <w:lang w:eastAsia="en-IN"/>
        </w:rPr>
      </w:pPr>
    </w:p>
    <w:p w:rsidR="008553BD" w:rsidRDefault="008553BD" w:rsidP="008553BD">
      <w:pPr>
        <w:shd w:val="clear" w:color="auto" w:fill="FFFFFF"/>
        <w:spacing w:after="0" w:line="240" w:lineRule="auto"/>
        <w:rPr>
          <w:color w:val="000000"/>
          <w:sz w:val="20"/>
          <w:szCs w:val="20"/>
        </w:rPr>
      </w:pPr>
      <w:r w:rsidRPr="008553BD">
        <w:rPr>
          <w:rFonts w:ascii="Times New Roman" w:hAnsi="Times New Roman" w:cs="Times New Roman"/>
          <w:color w:val="000000"/>
          <w:sz w:val="20"/>
          <w:szCs w:val="20"/>
        </w:rPr>
        <w:t xml:space="preserve">Among many ways, </w:t>
      </w:r>
      <w:r w:rsidRPr="008553BD">
        <w:rPr>
          <w:rFonts w:ascii="Times New Roman" w:hAnsi="Times New Roman" w:cs="Times New Roman"/>
          <w:b/>
          <w:color w:val="000000"/>
          <w:sz w:val="20"/>
          <w:szCs w:val="20"/>
          <w:highlight w:val="yellow"/>
        </w:rPr>
        <w:t>Bluetooth</w:t>
      </w:r>
      <w:r w:rsidRPr="008553BD">
        <w:rPr>
          <w:rFonts w:ascii="Times New Roman" w:hAnsi="Times New Roman" w:cs="Times New Roman"/>
          <w:color w:val="000000"/>
          <w:sz w:val="20"/>
          <w:szCs w:val="20"/>
        </w:rPr>
        <w:t xml:space="preserve"> is a way to send or receive data between two different devices. Android platform includes support for the Bluetooth framework that allows a device to wirelessly exchange data with other Bluetooth devices.</w:t>
      </w:r>
      <w:r>
        <w:rPr>
          <w:color w:val="000000"/>
          <w:sz w:val="20"/>
          <w:szCs w:val="20"/>
        </w:rPr>
        <w:t xml:space="preserve"> </w:t>
      </w:r>
    </w:p>
    <w:p w:rsidR="008553BD" w:rsidRDefault="008553BD" w:rsidP="008553BD">
      <w:pPr>
        <w:pStyle w:val="NormalWeb"/>
        <w:spacing w:before="0" w:beforeAutospacing="0" w:after="0" w:afterAutospacing="0"/>
        <w:ind w:left="48" w:right="45"/>
        <w:jc w:val="both"/>
        <w:rPr>
          <w:color w:val="000000"/>
          <w:sz w:val="20"/>
          <w:szCs w:val="20"/>
        </w:rPr>
      </w:pPr>
    </w:p>
    <w:p w:rsidR="008553BD" w:rsidRPr="008553BD" w:rsidRDefault="008553BD" w:rsidP="008553BD">
      <w:pPr>
        <w:pStyle w:val="NormalWeb"/>
        <w:spacing w:before="0" w:beforeAutospacing="0" w:after="0" w:afterAutospacing="0"/>
        <w:ind w:left="48" w:right="45"/>
        <w:jc w:val="both"/>
        <w:rPr>
          <w:color w:val="000000"/>
          <w:sz w:val="20"/>
          <w:szCs w:val="20"/>
        </w:rPr>
      </w:pPr>
      <w:r w:rsidRPr="008553BD">
        <w:rPr>
          <w:color w:val="000000"/>
          <w:sz w:val="20"/>
          <w:szCs w:val="20"/>
        </w:rPr>
        <w:t xml:space="preserve">Android provides </w:t>
      </w:r>
      <w:r w:rsidRPr="008553BD">
        <w:rPr>
          <w:b/>
          <w:color w:val="000000"/>
          <w:sz w:val="20"/>
          <w:szCs w:val="20"/>
        </w:rPr>
        <w:t>Bluetooth API</w:t>
      </w:r>
      <w:r w:rsidRPr="008553BD">
        <w:rPr>
          <w:color w:val="000000"/>
          <w:sz w:val="20"/>
          <w:szCs w:val="20"/>
        </w:rPr>
        <w:t xml:space="preserve"> to perform these different operations.</w:t>
      </w:r>
    </w:p>
    <w:p w:rsidR="008553BD" w:rsidRPr="008553BD" w:rsidRDefault="008553BD" w:rsidP="003E3ED9">
      <w:pPr>
        <w:pStyle w:val="NormalWeb"/>
        <w:numPr>
          <w:ilvl w:val="0"/>
          <w:numId w:val="34"/>
        </w:numPr>
        <w:spacing w:before="0" w:beforeAutospacing="0" w:after="0" w:afterAutospacing="0"/>
        <w:ind w:left="768" w:right="45"/>
        <w:jc w:val="both"/>
        <w:rPr>
          <w:color w:val="000000"/>
          <w:sz w:val="20"/>
          <w:szCs w:val="20"/>
        </w:rPr>
      </w:pPr>
      <w:r w:rsidRPr="008553BD">
        <w:rPr>
          <w:color w:val="000000"/>
          <w:sz w:val="20"/>
          <w:szCs w:val="20"/>
        </w:rPr>
        <w:t>Scan for other Bluetooth devices</w:t>
      </w:r>
    </w:p>
    <w:p w:rsidR="008553BD" w:rsidRPr="008553BD" w:rsidRDefault="008553BD" w:rsidP="003E3ED9">
      <w:pPr>
        <w:pStyle w:val="NormalWeb"/>
        <w:numPr>
          <w:ilvl w:val="0"/>
          <w:numId w:val="34"/>
        </w:numPr>
        <w:spacing w:before="0" w:beforeAutospacing="0" w:after="0" w:afterAutospacing="0"/>
        <w:ind w:left="768" w:right="45"/>
        <w:jc w:val="both"/>
        <w:rPr>
          <w:color w:val="000000"/>
          <w:sz w:val="20"/>
          <w:szCs w:val="20"/>
        </w:rPr>
      </w:pPr>
      <w:r w:rsidRPr="008553BD">
        <w:rPr>
          <w:color w:val="000000"/>
          <w:sz w:val="20"/>
          <w:szCs w:val="20"/>
        </w:rPr>
        <w:t>Get a list of paired devices</w:t>
      </w:r>
    </w:p>
    <w:p w:rsidR="008553BD" w:rsidRDefault="008553BD" w:rsidP="003E3ED9">
      <w:pPr>
        <w:pStyle w:val="NormalWeb"/>
        <w:numPr>
          <w:ilvl w:val="0"/>
          <w:numId w:val="34"/>
        </w:numPr>
        <w:spacing w:before="0" w:beforeAutospacing="0" w:after="0" w:afterAutospacing="0"/>
        <w:ind w:left="768" w:right="45"/>
        <w:jc w:val="both"/>
        <w:rPr>
          <w:color w:val="000000"/>
          <w:sz w:val="20"/>
          <w:szCs w:val="20"/>
        </w:rPr>
      </w:pPr>
      <w:r w:rsidRPr="008553BD">
        <w:rPr>
          <w:color w:val="000000"/>
          <w:sz w:val="20"/>
          <w:szCs w:val="20"/>
        </w:rPr>
        <w:t>Connect to other devices through service discovery</w:t>
      </w:r>
    </w:p>
    <w:p w:rsidR="008553BD" w:rsidRPr="008553BD" w:rsidRDefault="008553BD" w:rsidP="003E3ED9">
      <w:pPr>
        <w:pStyle w:val="NormalWeb"/>
        <w:numPr>
          <w:ilvl w:val="0"/>
          <w:numId w:val="34"/>
        </w:numPr>
        <w:spacing w:before="0" w:beforeAutospacing="0" w:after="0" w:afterAutospacing="0"/>
        <w:ind w:left="768" w:right="45"/>
        <w:jc w:val="both"/>
        <w:rPr>
          <w:color w:val="000000"/>
          <w:sz w:val="20"/>
          <w:szCs w:val="20"/>
        </w:rPr>
      </w:pPr>
    </w:p>
    <w:p w:rsidR="008553BD" w:rsidRPr="008553BD" w:rsidRDefault="008553BD" w:rsidP="008553BD">
      <w:pPr>
        <w:pStyle w:val="NormalWeb"/>
        <w:spacing w:before="0" w:beforeAutospacing="0" w:after="0" w:afterAutospacing="0"/>
        <w:ind w:left="48" w:right="45"/>
        <w:jc w:val="both"/>
        <w:rPr>
          <w:color w:val="000000"/>
          <w:sz w:val="20"/>
          <w:szCs w:val="20"/>
        </w:rPr>
      </w:pPr>
      <w:r w:rsidRPr="008553BD">
        <w:rPr>
          <w:color w:val="000000"/>
          <w:sz w:val="20"/>
          <w:szCs w:val="20"/>
        </w:rPr>
        <w:t>Android provides</w:t>
      </w:r>
      <w:r w:rsidRPr="008553BD">
        <w:rPr>
          <w:b/>
          <w:color w:val="000000"/>
          <w:sz w:val="20"/>
          <w:szCs w:val="20"/>
        </w:rPr>
        <w:t xml:space="preserve"> BluetoothAdapter</w:t>
      </w:r>
      <w:r w:rsidRPr="008553BD">
        <w:rPr>
          <w:color w:val="000000"/>
          <w:sz w:val="20"/>
          <w:szCs w:val="20"/>
        </w:rPr>
        <w:t xml:space="preserve"> class to communicate with Bluetooth. Create an object of this calling by calling the static method </w:t>
      </w:r>
      <w:r w:rsidRPr="008553BD">
        <w:rPr>
          <w:b/>
          <w:color w:val="000000"/>
          <w:sz w:val="20"/>
          <w:szCs w:val="20"/>
        </w:rPr>
        <w:t>getDefaultAdapte</w:t>
      </w:r>
      <w:r w:rsidRPr="008553BD">
        <w:rPr>
          <w:color w:val="000000"/>
          <w:sz w:val="20"/>
          <w:szCs w:val="20"/>
        </w:rPr>
        <w:t>r().</w:t>
      </w:r>
    </w:p>
    <w:p w:rsidR="00C11896" w:rsidRPr="0004466A" w:rsidRDefault="0004466A" w:rsidP="00215CD2">
      <w:pPr>
        <w:rPr>
          <w:rFonts w:ascii="Times New Roman" w:hAnsi="Times New Roman" w:cs="Times New Roman"/>
          <w:sz w:val="20"/>
          <w:szCs w:val="20"/>
          <w:lang w:val="en-US"/>
        </w:rPr>
      </w:pPr>
      <w:r>
        <w:rPr>
          <w:rFonts w:ascii="Times New Roman" w:hAnsi="Times New Roman" w:cs="Times New Roman"/>
          <w:sz w:val="20"/>
          <w:szCs w:val="20"/>
          <w:lang w:val="en-US"/>
        </w:rPr>
        <w:t>---------------------------------------------------------------------------------------------------------------------------------------</w:t>
      </w:r>
    </w:p>
    <w:p w:rsidR="00815B49" w:rsidRDefault="00815B49" w:rsidP="00215CD2">
      <w:pPr>
        <w:rPr>
          <w:rFonts w:ascii="Times New Roman" w:hAnsi="Times New Roman" w:cs="Times New Roman"/>
          <w:b/>
          <w:i/>
          <w:sz w:val="20"/>
          <w:szCs w:val="20"/>
          <w:lang w:val="en-US"/>
        </w:rPr>
      </w:pPr>
      <w:r>
        <w:rPr>
          <w:rFonts w:ascii="Times New Roman" w:hAnsi="Times New Roman" w:cs="Times New Roman"/>
          <w:b/>
          <w:i/>
          <w:sz w:val="20"/>
          <w:szCs w:val="20"/>
          <w:lang w:val="en-US"/>
        </w:rPr>
        <w:t>Near Field Communication (NFC)</w:t>
      </w:r>
    </w:p>
    <w:p w:rsidR="0004466A" w:rsidRPr="0004466A" w:rsidRDefault="0004466A" w:rsidP="0004466A">
      <w:pPr>
        <w:pStyle w:val="NormalWeb"/>
        <w:spacing w:before="0" w:beforeAutospacing="0" w:after="0" w:afterAutospacing="0"/>
        <w:ind w:left="48" w:right="45"/>
        <w:jc w:val="both"/>
        <w:rPr>
          <w:color w:val="000000"/>
          <w:sz w:val="20"/>
          <w:szCs w:val="20"/>
        </w:rPr>
      </w:pPr>
      <w:r w:rsidRPr="0004466A">
        <w:rPr>
          <w:color w:val="000000"/>
          <w:sz w:val="20"/>
          <w:szCs w:val="20"/>
        </w:rPr>
        <w:t>NFC stands for</w:t>
      </w:r>
      <w:r w:rsidRPr="0004466A">
        <w:rPr>
          <w:rStyle w:val="apple-converted-space"/>
          <w:color w:val="000000"/>
          <w:sz w:val="20"/>
          <w:szCs w:val="20"/>
        </w:rPr>
        <w:t> </w:t>
      </w:r>
      <w:r w:rsidRPr="0004466A">
        <w:rPr>
          <w:b/>
          <w:bCs/>
          <w:color w:val="000000"/>
          <w:sz w:val="20"/>
          <w:szCs w:val="20"/>
        </w:rPr>
        <w:t>Near Field Communication</w:t>
      </w:r>
      <w:r w:rsidRPr="0004466A">
        <w:rPr>
          <w:color w:val="000000"/>
          <w:sz w:val="20"/>
          <w:szCs w:val="20"/>
        </w:rPr>
        <w:t>, and as the name implies it provides a wireless communication mechanism between two compatible devices. NFC is a short range wireless technology having a range of 4cm or less for two devices to share data.</w:t>
      </w:r>
    </w:p>
    <w:p w:rsidR="0004466A" w:rsidRDefault="0004466A" w:rsidP="0004466A">
      <w:pPr>
        <w:pStyle w:val="Heading2"/>
        <w:spacing w:before="0" w:line="240" w:lineRule="auto"/>
        <w:ind w:right="45"/>
        <w:rPr>
          <w:rFonts w:ascii="Times New Roman" w:hAnsi="Times New Roman" w:cs="Times New Roman"/>
          <w:bCs w:val="0"/>
          <w:color w:val="121214"/>
          <w:spacing w:val="-14"/>
          <w:sz w:val="20"/>
          <w:szCs w:val="20"/>
          <w:u w:val="single"/>
        </w:rPr>
      </w:pPr>
    </w:p>
    <w:p w:rsidR="0004466A" w:rsidRPr="0004466A" w:rsidRDefault="0004466A" w:rsidP="0004466A">
      <w:pPr>
        <w:pStyle w:val="Heading2"/>
        <w:spacing w:before="0" w:line="240" w:lineRule="auto"/>
        <w:ind w:right="45"/>
        <w:rPr>
          <w:rFonts w:ascii="Times New Roman" w:hAnsi="Times New Roman" w:cs="Times New Roman"/>
          <w:bCs w:val="0"/>
          <w:color w:val="121214"/>
          <w:spacing w:val="-14"/>
          <w:sz w:val="20"/>
          <w:szCs w:val="20"/>
          <w:u w:val="single"/>
        </w:rPr>
      </w:pPr>
      <w:r w:rsidRPr="0004466A">
        <w:rPr>
          <w:rFonts w:ascii="Times New Roman" w:hAnsi="Times New Roman" w:cs="Times New Roman"/>
          <w:bCs w:val="0"/>
          <w:color w:val="121214"/>
          <w:spacing w:val="-14"/>
          <w:sz w:val="20"/>
          <w:szCs w:val="20"/>
          <w:u w:val="single"/>
        </w:rPr>
        <w:t>How It Works</w:t>
      </w:r>
    </w:p>
    <w:p w:rsidR="0004466A" w:rsidRPr="0004466A" w:rsidRDefault="0004466A" w:rsidP="0004466A">
      <w:pPr>
        <w:pStyle w:val="NormalWeb"/>
        <w:spacing w:before="0" w:beforeAutospacing="0" w:after="0" w:afterAutospacing="0"/>
        <w:ind w:left="48" w:right="45"/>
        <w:jc w:val="both"/>
        <w:rPr>
          <w:color w:val="000000"/>
          <w:sz w:val="20"/>
          <w:szCs w:val="20"/>
        </w:rPr>
      </w:pPr>
      <w:r w:rsidRPr="0004466A">
        <w:rPr>
          <w:color w:val="000000"/>
          <w:sz w:val="20"/>
          <w:szCs w:val="20"/>
        </w:rPr>
        <w:t>Like Bluetooth and WiFi, and all manner of other wireless signals, NFC works on the principle of sending information over radio waves. Through NFC data is send through electromagnetic induction between two devices.</w:t>
      </w:r>
    </w:p>
    <w:p w:rsidR="0004466A" w:rsidRPr="0004466A" w:rsidRDefault="0004466A" w:rsidP="0004466A">
      <w:pPr>
        <w:pStyle w:val="NormalWeb"/>
        <w:spacing w:before="0" w:beforeAutospacing="0" w:after="0" w:afterAutospacing="0"/>
        <w:ind w:left="48" w:right="45"/>
        <w:jc w:val="both"/>
        <w:rPr>
          <w:color w:val="000000"/>
          <w:sz w:val="20"/>
          <w:szCs w:val="20"/>
        </w:rPr>
      </w:pPr>
      <w:r w:rsidRPr="0004466A">
        <w:rPr>
          <w:color w:val="000000"/>
          <w:sz w:val="20"/>
          <w:szCs w:val="20"/>
        </w:rPr>
        <w:t>NFC works on the bases of tags , it allows you to share some amount of data between an NFC tag and an android powered device or between two android powered devices. Tags have various set of complexities. The Data stored in the tag can be written in a variety of formats, but android APIs are based around a NFC standard called as</w:t>
      </w:r>
      <w:r w:rsidRPr="0004466A">
        <w:rPr>
          <w:rStyle w:val="apple-converted-space"/>
          <w:color w:val="000000"/>
          <w:sz w:val="20"/>
          <w:szCs w:val="20"/>
        </w:rPr>
        <w:t> </w:t>
      </w:r>
      <w:r w:rsidRPr="0004466A">
        <w:rPr>
          <w:b/>
          <w:bCs/>
          <w:color w:val="000000"/>
          <w:sz w:val="20"/>
          <w:szCs w:val="20"/>
        </w:rPr>
        <w:t>NFC Data Exchange Format(NDEF).</w:t>
      </w:r>
      <w:r w:rsidRPr="0004466A">
        <w:rPr>
          <w:color w:val="000000"/>
          <w:sz w:val="20"/>
          <w:szCs w:val="20"/>
        </w:rPr>
        <w:t>.</w:t>
      </w:r>
    </w:p>
    <w:p w:rsidR="0004466A" w:rsidRPr="0004466A" w:rsidRDefault="0004466A" w:rsidP="0004466A">
      <w:pPr>
        <w:pStyle w:val="NormalWeb"/>
        <w:spacing w:before="0" w:beforeAutospacing="0" w:after="0" w:afterAutospacing="0"/>
        <w:ind w:left="48" w:right="45"/>
        <w:jc w:val="both"/>
        <w:rPr>
          <w:color w:val="000000"/>
          <w:sz w:val="20"/>
          <w:szCs w:val="20"/>
        </w:rPr>
      </w:pPr>
      <w:r w:rsidRPr="0004466A">
        <w:rPr>
          <w:color w:val="000000"/>
          <w:sz w:val="20"/>
          <w:szCs w:val="20"/>
        </w:rPr>
        <w:t>The transmission frequency for data across NFC is 13.56 megahertz, and data can be sent at either 106, 212 or 424 kilobits per second, which is quick enough for a range of data transfers from contact details to swapping pictures, songs and videos.</w:t>
      </w:r>
    </w:p>
    <w:p w:rsidR="0004466A" w:rsidRPr="0004466A" w:rsidRDefault="0004466A" w:rsidP="0004466A">
      <w:pPr>
        <w:pStyle w:val="NormalWeb"/>
        <w:spacing w:before="0" w:beforeAutospacing="0" w:after="0" w:afterAutospacing="0"/>
        <w:ind w:left="48" w:right="45"/>
        <w:jc w:val="both"/>
        <w:rPr>
          <w:color w:val="000000"/>
          <w:sz w:val="20"/>
          <w:szCs w:val="20"/>
        </w:rPr>
      </w:pPr>
      <w:r w:rsidRPr="0004466A">
        <w:rPr>
          <w:color w:val="000000"/>
          <w:sz w:val="20"/>
          <w:szCs w:val="20"/>
        </w:rPr>
        <w:t>Android powered devices with NFC supports following three main modes of operations −</w:t>
      </w:r>
    </w:p>
    <w:p w:rsidR="0004466A" w:rsidRDefault="0004466A" w:rsidP="0004466A">
      <w:pPr>
        <w:pStyle w:val="Heading3"/>
        <w:spacing w:before="0" w:line="240" w:lineRule="auto"/>
        <w:ind w:right="45"/>
        <w:rPr>
          <w:rFonts w:ascii="Times New Roman" w:hAnsi="Times New Roman" w:cs="Times New Roman"/>
          <w:b w:val="0"/>
          <w:bCs w:val="0"/>
          <w:color w:val="000000"/>
          <w:sz w:val="20"/>
          <w:szCs w:val="20"/>
        </w:rPr>
      </w:pPr>
    </w:p>
    <w:p w:rsidR="0004466A" w:rsidRPr="0004466A" w:rsidRDefault="0004466A" w:rsidP="0004466A">
      <w:pPr>
        <w:pStyle w:val="Heading3"/>
        <w:spacing w:before="0" w:line="240" w:lineRule="auto"/>
        <w:ind w:right="45"/>
        <w:rPr>
          <w:rFonts w:ascii="Times New Roman" w:hAnsi="Times New Roman" w:cs="Times New Roman"/>
          <w:b w:val="0"/>
          <w:bCs w:val="0"/>
          <w:color w:val="000000"/>
          <w:sz w:val="20"/>
          <w:szCs w:val="20"/>
          <w:u w:val="single"/>
        </w:rPr>
      </w:pPr>
      <w:r w:rsidRPr="0004466A">
        <w:rPr>
          <w:rFonts w:ascii="Times New Roman" w:hAnsi="Times New Roman" w:cs="Times New Roman"/>
          <w:b w:val="0"/>
          <w:bCs w:val="0"/>
          <w:color w:val="000000"/>
          <w:sz w:val="20"/>
          <w:szCs w:val="20"/>
          <w:u w:val="single"/>
        </w:rPr>
        <w:t>Three Modes of Operation</w:t>
      </w:r>
    </w:p>
    <w:p w:rsidR="0004466A" w:rsidRPr="0004466A" w:rsidRDefault="0004466A" w:rsidP="003E3ED9">
      <w:pPr>
        <w:pStyle w:val="NormalWeb"/>
        <w:numPr>
          <w:ilvl w:val="0"/>
          <w:numId w:val="36"/>
        </w:numPr>
        <w:spacing w:before="0" w:beforeAutospacing="0" w:after="0" w:afterAutospacing="0"/>
        <w:ind w:left="768" w:right="45"/>
        <w:jc w:val="both"/>
        <w:rPr>
          <w:color w:val="000000"/>
          <w:sz w:val="20"/>
          <w:szCs w:val="20"/>
        </w:rPr>
      </w:pPr>
      <w:r w:rsidRPr="0004466A">
        <w:rPr>
          <w:b/>
          <w:bCs/>
          <w:color w:val="000000"/>
          <w:sz w:val="20"/>
          <w:szCs w:val="20"/>
        </w:rPr>
        <w:t>Reader/Writer Mode</w:t>
      </w:r>
      <w:r w:rsidRPr="0004466A">
        <w:rPr>
          <w:rStyle w:val="apple-converted-space"/>
          <w:color w:val="000000"/>
          <w:sz w:val="20"/>
          <w:szCs w:val="20"/>
        </w:rPr>
        <w:t> </w:t>
      </w:r>
      <w:r w:rsidRPr="0004466A">
        <w:rPr>
          <w:color w:val="000000"/>
          <w:sz w:val="20"/>
          <w:szCs w:val="20"/>
        </w:rPr>
        <w:t>− It allows the NFC device to read or write passive NFC tags.</w:t>
      </w:r>
    </w:p>
    <w:p w:rsidR="0004466A" w:rsidRPr="0004466A" w:rsidRDefault="0004466A" w:rsidP="003E3ED9">
      <w:pPr>
        <w:pStyle w:val="NormalWeb"/>
        <w:numPr>
          <w:ilvl w:val="0"/>
          <w:numId w:val="36"/>
        </w:numPr>
        <w:spacing w:before="0" w:beforeAutospacing="0" w:after="0" w:afterAutospacing="0"/>
        <w:ind w:left="768" w:right="45"/>
        <w:jc w:val="both"/>
        <w:rPr>
          <w:color w:val="000000"/>
          <w:sz w:val="20"/>
          <w:szCs w:val="20"/>
        </w:rPr>
      </w:pPr>
      <w:r w:rsidRPr="0004466A">
        <w:rPr>
          <w:b/>
          <w:bCs/>
          <w:color w:val="000000"/>
          <w:sz w:val="20"/>
          <w:szCs w:val="20"/>
        </w:rPr>
        <w:t>P2P mode</w:t>
      </w:r>
      <w:r w:rsidRPr="0004466A">
        <w:rPr>
          <w:rStyle w:val="apple-converted-space"/>
          <w:color w:val="000000"/>
          <w:sz w:val="20"/>
          <w:szCs w:val="20"/>
        </w:rPr>
        <w:t> </w:t>
      </w:r>
      <w:r w:rsidRPr="0004466A">
        <w:rPr>
          <w:color w:val="000000"/>
          <w:sz w:val="20"/>
          <w:szCs w:val="20"/>
        </w:rPr>
        <w:t>− This mode allows NFC device to exchange data with other NFC peers.</w:t>
      </w:r>
    </w:p>
    <w:p w:rsidR="0004466A" w:rsidRDefault="0004466A" w:rsidP="003E3ED9">
      <w:pPr>
        <w:pStyle w:val="NormalWeb"/>
        <w:numPr>
          <w:ilvl w:val="0"/>
          <w:numId w:val="36"/>
        </w:numPr>
        <w:spacing w:before="0" w:beforeAutospacing="0" w:after="0" w:afterAutospacing="0"/>
        <w:ind w:left="768" w:right="45"/>
        <w:jc w:val="both"/>
        <w:rPr>
          <w:color w:val="000000"/>
          <w:sz w:val="20"/>
          <w:szCs w:val="20"/>
        </w:rPr>
      </w:pPr>
      <w:r w:rsidRPr="0004466A">
        <w:rPr>
          <w:b/>
          <w:bCs/>
          <w:color w:val="000000"/>
          <w:sz w:val="20"/>
          <w:szCs w:val="20"/>
        </w:rPr>
        <w:t>Card emulation mode</w:t>
      </w:r>
      <w:r w:rsidRPr="0004466A">
        <w:rPr>
          <w:rStyle w:val="apple-converted-space"/>
          <w:color w:val="000000"/>
          <w:sz w:val="20"/>
          <w:szCs w:val="20"/>
        </w:rPr>
        <w:t> </w:t>
      </w:r>
      <w:r w:rsidRPr="0004466A">
        <w:rPr>
          <w:color w:val="000000"/>
          <w:sz w:val="20"/>
          <w:szCs w:val="20"/>
        </w:rPr>
        <w:t>− It allows the NFC device itself to act as an NFC card, so it can be accessed by an external NFC reader.</w:t>
      </w:r>
    </w:p>
    <w:p w:rsidR="0004466A" w:rsidRPr="0004466A" w:rsidRDefault="0004466A" w:rsidP="0004466A">
      <w:pPr>
        <w:pStyle w:val="NormalWeb"/>
        <w:spacing w:before="0" w:beforeAutospacing="0" w:after="0" w:afterAutospacing="0"/>
        <w:ind w:left="768" w:right="45"/>
        <w:jc w:val="both"/>
        <w:rPr>
          <w:color w:val="000000"/>
          <w:sz w:val="20"/>
          <w:szCs w:val="20"/>
        </w:rPr>
      </w:pPr>
    </w:p>
    <w:p w:rsidR="008553BD" w:rsidRPr="008553BD" w:rsidRDefault="008553BD" w:rsidP="008553BD">
      <w:pPr>
        <w:shd w:val="clear" w:color="auto" w:fill="FFFFFF"/>
        <w:spacing w:after="217" w:line="240" w:lineRule="auto"/>
        <w:rPr>
          <w:rFonts w:asciiTheme="majorHAnsi" w:eastAsia="Times New Roman" w:hAnsiTheme="majorHAnsi" w:cs="Arial"/>
          <w:sz w:val="20"/>
          <w:szCs w:val="20"/>
          <w:lang w:eastAsia="en-IN"/>
        </w:rPr>
      </w:pPr>
      <w:r w:rsidRPr="008553BD">
        <w:rPr>
          <w:rFonts w:asciiTheme="majorHAnsi" w:eastAsia="Times New Roman" w:hAnsiTheme="majorHAnsi" w:cs="Arial"/>
          <w:sz w:val="20"/>
          <w:szCs w:val="20"/>
          <w:lang w:eastAsia="en-IN"/>
        </w:rPr>
        <w:t xml:space="preserve">This document describes the </w:t>
      </w:r>
      <w:r w:rsidRPr="008553BD">
        <w:rPr>
          <w:rFonts w:asciiTheme="majorHAnsi" w:eastAsia="Times New Roman" w:hAnsiTheme="majorHAnsi" w:cs="Arial"/>
          <w:b/>
          <w:sz w:val="20"/>
          <w:szCs w:val="20"/>
          <w:highlight w:val="yellow"/>
          <w:lang w:eastAsia="en-IN"/>
        </w:rPr>
        <w:t>basic NFC tasks</w:t>
      </w:r>
      <w:r w:rsidRPr="008553BD">
        <w:rPr>
          <w:rFonts w:asciiTheme="majorHAnsi" w:eastAsia="Times New Roman" w:hAnsiTheme="majorHAnsi" w:cs="Arial"/>
          <w:sz w:val="20"/>
          <w:szCs w:val="20"/>
          <w:lang w:eastAsia="en-IN"/>
        </w:rPr>
        <w:t xml:space="preserve"> you perform in Android. It explains how to send and receive NFC data in the form of NDEF messages and describes the Android framework APIs that support these features. For more advanced topics, including a discussion of working with non-NDEF data, see </w:t>
      </w:r>
      <w:r w:rsidRPr="0004466A">
        <w:rPr>
          <w:rFonts w:asciiTheme="majorHAnsi" w:eastAsia="Times New Roman" w:hAnsiTheme="majorHAnsi" w:cs="Arial"/>
          <w:b/>
          <w:sz w:val="20"/>
          <w:szCs w:val="20"/>
          <w:lang w:eastAsia="en-IN"/>
        </w:rPr>
        <w:t>Advanced NFC</w:t>
      </w:r>
      <w:r w:rsidRPr="008553BD">
        <w:rPr>
          <w:rFonts w:asciiTheme="majorHAnsi" w:eastAsia="Times New Roman" w:hAnsiTheme="majorHAnsi" w:cs="Arial"/>
          <w:b/>
          <w:sz w:val="20"/>
          <w:szCs w:val="20"/>
          <w:lang w:eastAsia="en-IN"/>
        </w:rPr>
        <w:t>.</w:t>
      </w:r>
    </w:p>
    <w:p w:rsidR="008553BD" w:rsidRPr="008553BD" w:rsidRDefault="008553BD" w:rsidP="008553BD">
      <w:pPr>
        <w:shd w:val="clear" w:color="auto" w:fill="FFFFFF"/>
        <w:spacing w:after="163" w:line="240" w:lineRule="auto"/>
        <w:rPr>
          <w:rFonts w:asciiTheme="majorHAnsi" w:eastAsia="Times New Roman" w:hAnsiTheme="majorHAnsi" w:cs="Arial"/>
          <w:sz w:val="20"/>
          <w:szCs w:val="20"/>
          <w:lang w:eastAsia="en-IN"/>
        </w:rPr>
      </w:pPr>
      <w:r w:rsidRPr="008553BD">
        <w:rPr>
          <w:rFonts w:asciiTheme="majorHAnsi" w:eastAsia="Times New Roman" w:hAnsiTheme="majorHAnsi" w:cs="Arial"/>
          <w:sz w:val="20"/>
          <w:szCs w:val="20"/>
          <w:lang w:eastAsia="en-IN"/>
        </w:rPr>
        <w:t xml:space="preserve">There are </w:t>
      </w:r>
      <w:r w:rsidRPr="008553BD">
        <w:rPr>
          <w:rFonts w:asciiTheme="majorHAnsi" w:eastAsia="Times New Roman" w:hAnsiTheme="majorHAnsi" w:cs="Arial"/>
          <w:b/>
          <w:sz w:val="20"/>
          <w:szCs w:val="20"/>
          <w:lang w:eastAsia="en-IN"/>
        </w:rPr>
        <w:t>two major uses cases</w:t>
      </w:r>
      <w:r w:rsidRPr="008553BD">
        <w:rPr>
          <w:rFonts w:asciiTheme="majorHAnsi" w:eastAsia="Times New Roman" w:hAnsiTheme="majorHAnsi" w:cs="Arial"/>
          <w:sz w:val="20"/>
          <w:szCs w:val="20"/>
          <w:lang w:eastAsia="en-IN"/>
        </w:rPr>
        <w:t xml:space="preserve"> when working with </w:t>
      </w:r>
      <w:r w:rsidRPr="008553BD">
        <w:rPr>
          <w:rFonts w:asciiTheme="majorHAnsi" w:eastAsia="Times New Roman" w:hAnsiTheme="majorHAnsi" w:cs="Arial"/>
          <w:b/>
          <w:sz w:val="20"/>
          <w:szCs w:val="20"/>
          <w:lang w:eastAsia="en-IN"/>
        </w:rPr>
        <w:t>NDEF data</w:t>
      </w:r>
      <w:r w:rsidRPr="008553BD">
        <w:rPr>
          <w:rFonts w:asciiTheme="majorHAnsi" w:eastAsia="Times New Roman" w:hAnsiTheme="majorHAnsi" w:cs="Arial"/>
          <w:sz w:val="20"/>
          <w:szCs w:val="20"/>
          <w:lang w:eastAsia="en-IN"/>
        </w:rPr>
        <w:t xml:space="preserve"> and Android:</w:t>
      </w:r>
    </w:p>
    <w:p w:rsidR="008553BD" w:rsidRPr="008553BD" w:rsidRDefault="008553BD" w:rsidP="003E3ED9">
      <w:pPr>
        <w:numPr>
          <w:ilvl w:val="0"/>
          <w:numId w:val="35"/>
        </w:numPr>
        <w:shd w:val="clear" w:color="auto" w:fill="FFFFFF"/>
        <w:spacing w:after="163" w:line="240" w:lineRule="auto"/>
        <w:ind w:left="272"/>
        <w:rPr>
          <w:rFonts w:asciiTheme="majorHAnsi" w:eastAsia="Times New Roman" w:hAnsiTheme="majorHAnsi" w:cs="Arial"/>
          <w:sz w:val="20"/>
          <w:szCs w:val="20"/>
          <w:lang w:eastAsia="en-IN"/>
        </w:rPr>
      </w:pPr>
      <w:r w:rsidRPr="008553BD">
        <w:rPr>
          <w:rFonts w:asciiTheme="majorHAnsi" w:eastAsia="Times New Roman" w:hAnsiTheme="majorHAnsi" w:cs="Arial"/>
          <w:sz w:val="20"/>
          <w:szCs w:val="20"/>
          <w:highlight w:val="yellow"/>
          <w:lang w:eastAsia="en-IN"/>
        </w:rPr>
        <w:t>Readin</w:t>
      </w:r>
      <w:r w:rsidRPr="008553BD">
        <w:rPr>
          <w:rFonts w:asciiTheme="majorHAnsi" w:eastAsia="Times New Roman" w:hAnsiTheme="majorHAnsi" w:cs="Arial"/>
          <w:sz w:val="20"/>
          <w:szCs w:val="20"/>
          <w:lang w:eastAsia="en-IN"/>
        </w:rPr>
        <w:t>g NDEF data from an NFC tag</w:t>
      </w:r>
    </w:p>
    <w:p w:rsidR="008553BD" w:rsidRPr="008553BD" w:rsidRDefault="008553BD" w:rsidP="003E3ED9">
      <w:pPr>
        <w:numPr>
          <w:ilvl w:val="0"/>
          <w:numId w:val="35"/>
        </w:numPr>
        <w:shd w:val="clear" w:color="auto" w:fill="FFFFFF"/>
        <w:spacing w:after="163" w:line="240" w:lineRule="auto"/>
        <w:ind w:left="272"/>
        <w:rPr>
          <w:rFonts w:asciiTheme="majorHAnsi" w:eastAsia="Times New Roman" w:hAnsiTheme="majorHAnsi" w:cs="Arial"/>
          <w:sz w:val="20"/>
          <w:szCs w:val="20"/>
          <w:lang w:eastAsia="en-IN"/>
        </w:rPr>
      </w:pPr>
      <w:r w:rsidRPr="008553BD">
        <w:rPr>
          <w:rFonts w:asciiTheme="majorHAnsi" w:eastAsia="Times New Roman" w:hAnsiTheme="majorHAnsi" w:cs="Arial"/>
          <w:sz w:val="20"/>
          <w:szCs w:val="20"/>
          <w:highlight w:val="yellow"/>
          <w:lang w:eastAsia="en-IN"/>
        </w:rPr>
        <w:t>Beaming</w:t>
      </w:r>
      <w:r w:rsidRPr="008553BD">
        <w:rPr>
          <w:rFonts w:asciiTheme="majorHAnsi" w:eastAsia="Times New Roman" w:hAnsiTheme="majorHAnsi" w:cs="Arial"/>
          <w:sz w:val="20"/>
          <w:szCs w:val="20"/>
          <w:lang w:eastAsia="en-IN"/>
        </w:rPr>
        <w:t xml:space="preserve"> NDEF messages from one device to another with </w:t>
      </w:r>
      <w:hyperlink r:id="rId512" w:anchor="p2p" w:history="1">
        <w:r w:rsidRPr="0004466A">
          <w:rPr>
            <w:rFonts w:asciiTheme="majorHAnsi" w:eastAsia="Times New Roman" w:hAnsiTheme="majorHAnsi" w:cs="Arial"/>
            <w:b/>
            <w:sz w:val="20"/>
            <w:szCs w:val="20"/>
            <w:lang w:eastAsia="en-IN"/>
          </w:rPr>
          <w:t>Android Beam</w:t>
        </w:r>
        <w:r w:rsidRPr="008553BD">
          <w:rPr>
            <w:rFonts w:asciiTheme="majorHAnsi" w:eastAsia="Times New Roman" w:hAnsiTheme="majorHAnsi" w:cs="Arial"/>
            <w:sz w:val="20"/>
            <w:szCs w:val="20"/>
            <w:lang w:eastAsia="en-IN"/>
          </w:rPr>
          <w:t>™</w:t>
        </w:r>
      </w:hyperlink>
    </w:p>
    <w:p w:rsidR="008553BD" w:rsidRPr="008553BD" w:rsidRDefault="008553BD" w:rsidP="008553BD">
      <w:pPr>
        <w:shd w:val="clear" w:color="auto" w:fill="FFFFFF"/>
        <w:spacing w:after="163" w:line="240" w:lineRule="auto"/>
        <w:rPr>
          <w:rFonts w:asciiTheme="majorHAnsi" w:eastAsia="Times New Roman" w:hAnsiTheme="majorHAnsi" w:cs="Arial"/>
          <w:sz w:val="20"/>
          <w:szCs w:val="20"/>
          <w:lang w:eastAsia="en-IN"/>
        </w:rPr>
      </w:pPr>
      <w:r w:rsidRPr="008553BD">
        <w:rPr>
          <w:rFonts w:asciiTheme="majorHAnsi" w:eastAsia="Times New Roman" w:hAnsiTheme="majorHAnsi" w:cs="Arial"/>
          <w:sz w:val="20"/>
          <w:szCs w:val="20"/>
          <w:highlight w:val="yellow"/>
          <w:lang w:eastAsia="en-IN"/>
        </w:rPr>
        <w:t>Reading NDEF data from an NFC tag is handled with the</w:t>
      </w:r>
      <w:r w:rsidRPr="0004466A">
        <w:rPr>
          <w:rFonts w:asciiTheme="majorHAnsi" w:eastAsia="Times New Roman" w:hAnsiTheme="majorHAnsi" w:cs="Arial"/>
          <w:sz w:val="20"/>
          <w:szCs w:val="20"/>
          <w:highlight w:val="yellow"/>
          <w:lang w:eastAsia="en-IN"/>
        </w:rPr>
        <w:t> </w:t>
      </w:r>
      <w:hyperlink r:id="rId513" w:anchor="tag-dispatch" w:history="1">
        <w:r w:rsidRPr="0004466A">
          <w:rPr>
            <w:rFonts w:asciiTheme="majorHAnsi" w:eastAsia="Times New Roman" w:hAnsiTheme="majorHAnsi" w:cs="Arial"/>
            <w:sz w:val="20"/>
            <w:szCs w:val="20"/>
            <w:highlight w:val="yellow"/>
            <w:lang w:eastAsia="en-IN"/>
          </w:rPr>
          <w:t>tag dispatch system</w:t>
        </w:r>
      </w:hyperlink>
      <w:r w:rsidRPr="008553BD">
        <w:rPr>
          <w:rFonts w:asciiTheme="majorHAnsi" w:eastAsia="Times New Roman" w:hAnsiTheme="majorHAnsi" w:cs="Arial"/>
          <w:sz w:val="20"/>
          <w:szCs w:val="20"/>
          <w:lang w:eastAsia="en-IN"/>
        </w:rPr>
        <w:t xml:space="preserve">, which analyzes discovered NFC tags, appropriately categorizes the data, and starts an application that is interested in the categorized </w:t>
      </w:r>
      <w:r w:rsidRPr="008553BD">
        <w:rPr>
          <w:rFonts w:asciiTheme="majorHAnsi" w:eastAsia="Times New Roman" w:hAnsiTheme="majorHAnsi" w:cs="Arial"/>
          <w:sz w:val="20"/>
          <w:szCs w:val="20"/>
          <w:lang w:eastAsia="en-IN"/>
        </w:rPr>
        <w:lastRenderedPageBreak/>
        <w:t>data. An application that wants to handle the scanned NFC tag can </w:t>
      </w:r>
      <w:hyperlink r:id="rId514" w:anchor="filtering-intents" w:history="1">
        <w:r w:rsidRPr="008553BD">
          <w:rPr>
            <w:rFonts w:asciiTheme="majorHAnsi" w:eastAsia="Times New Roman" w:hAnsiTheme="majorHAnsi" w:cs="Arial"/>
            <w:sz w:val="20"/>
            <w:szCs w:val="20"/>
            <w:lang w:eastAsia="en-IN"/>
          </w:rPr>
          <w:t>declare an intent filter</w:t>
        </w:r>
      </w:hyperlink>
      <w:r w:rsidRPr="008553BD">
        <w:rPr>
          <w:rFonts w:asciiTheme="majorHAnsi" w:eastAsia="Times New Roman" w:hAnsiTheme="majorHAnsi" w:cs="Arial"/>
          <w:sz w:val="20"/>
          <w:szCs w:val="20"/>
          <w:lang w:eastAsia="en-IN"/>
        </w:rPr>
        <w:t> and request to handle the data.</w:t>
      </w:r>
    </w:p>
    <w:p w:rsidR="008553BD" w:rsidRPr="008553BD" w:rsidRDefault="008553BD" w:rsidP="008553BD">
      <w:pPr>
        <w:shd w:val="clear" w:color="auto" w:fill="FFFFFF"/>
        <w:spacing w:after="163" w:line="240" w:lineRule="auto"/>
        <w:rPr>
          <w:rFonts w:asciiTheme="majorHAnsi" w:eastAsia="Times New Roman" w:hAnsiTheme="majorHAnsi" w:cs="Arial"/>
          <w:sz w:val="20"/>
          <w:szCs w:val="20"/>
          <w:lang w:eastAsia="en-IN"/>
        </w:rPr>
      </w:pPr>
      <w:r w:rsidRPr="008553BD">
        <w:rPr>
          <w:rFonts w:asciiTheme="majorHAnsi" w:eastAsia="Times New Roman" w:hAnsiTheme="majorHAnsi" w:cs="Arial"/>
          <w:sz w:val="20"/>
          <w:szCs w:val="20"/>
          <w:lang w:eastAsia="en-IN"/>
        </w:rPr>
        <w:t xml:space="preserve">The </w:t>
      </w:r>
      <w:r w:rsidRPr="008553BD">
        <w:rPr>
          <w:rFonts w:asciiTheme="majorHAnsi" w:eastAsia="Times New Roman" w:hAnsiTheme="majorHAnsi" w:cs="Arial"/>
          <w:b/>
          <w:sz w:val="20"/>
          <w:szCs w:val="20"/>
          <w:lang w:eastAsia="en-IN"/>
        </w:rPr>
        <w:t>Android Beam™</w:t>
      </w:r>
      <w:r w:rsidRPr="008553BD">
        <w:rPr>
          <w:rFonts w:asciiTheme="majorHAnsi" w:eastAsia="Times New Roman" w:hAnsiTheme="majorHAnsi" w:cs="Arial"/>
          <w:sz w:val="20"/>
          <w:szCs w:val="20"/>
          <w:lang w:eastAsia="en-IN"/>
        </w:rPr>
        <w:t xml:space="preserve"> feature </w:t>
      </w:r>
      <w:r w:rsidRPr="008553BD">
        <w:rPr>
          <w:rFonts w:asciiTheme="majorHAnsi" w:eastAsia="Times New Roman" w:hAnsiTheme="majorHAnsi" w:cs="Arial"/>
          <w:sz w:val="20"/>
          <w:szCs w:val="20"/>
          <w:highlight w:val="yellow"/>
          <w:lang w:eastAsia="en-IN"/>
        </w:rPr>
        <w:t>allows a device to push an NDEF message onto another device</w:t>
      </w:r>
      <w:r w:rsidRPr="008553BD">
        <w:rPr>
          <w:rFonts w:asciiTheme="majorHAnsi" w:eastAsia="Times New Roman" w:hAnsiTheme="majorHAnsi" w:cs="Arial"/>
          <w:sz w:val="20"/>
          <w:szCs w:val="20"/>
          <w:lang w:eastAsia="en-IN"/>
        </w:rPr>
        <w:t xml:space="preserve"> by physically tapping the devices together. This interaction provides an easier way to send data than other wireless technologies like Bluetooth, because with NFC, no manual device discovery or pairing is required. The connection is automatically started when two devices come into range. Android Beam is available through a set of NFC APIs, so any application can transmit information between devices. For example, the Contacts, Browser, and YouTube applications use Android Beam to share contacts, web pages, and videos with other devices.</w:t>
      </w:r>
    </w:p>
    <w:p w:rsidR="0004466A" w:rsidRPr="0004466A" w:rsidRDefault="0004466A" w:rsidP="0004466A">
      <w:pPr>
        <w:shd w:val="clear" w:color="auto" w:fill="FFFFFF"/>
        <w:spacing w:after="0" w:line="240" w:lineRule="auto"/>
        <w:textAlignment w:val="baseline"/>
        <w:rPr>
          <w:rFonts w:ascii="Times New Roman" w:eastAsia="Times New Roman" w:hAnsi="Times New Roman" w:cs="Times New Roman"/>
          <w:sz w:val="20"/>
          <w:szCs w:val="20"/>
          <w:lang w:eastAsia="en-IN"/>
        </w:rPr>
      </w:pPr>
      <w:r w:rsidRPr="0004466A">
        <w:rPr>
          <w:rFonts w:ascii="Times New Roman" w:eastAsia="Times New Roman" w:hAnsi="Times New Roman" w:cs="Times New Roman"/>
          <w:sz w:val="20"/>
          <w:szCs w:val="20"/>
          <w:lang w:eastAsia="en-IN"/>
        </w:rPr>
        <w:t xml:space="preserve">When we develop </w:t>
      </w:r>
      <w:r w:rsidRPr="0004466A">
        <w:rPr>
          <w:rFonts w:ascii="Times New Roman" w:eastAsia="Times New Roman" w:hAnsi="Times New Roman" w:cs="Times New Roman"/>
          <w:b/>
          <w:sz w:val="20"/>
          <w:szCs w:val="20"/>
          <w:lang w:eastAsia="en-IN"/>
        </w:rPr>
        <w:t>an Android NFC Tag</w:t>
      </w:r>
      <w:r w:rsidRPr="0004466A">
        <w:rPr>
          <w:rFonts w:ascii="Times New Roman" w:eastAsia="Times New Roman" w:hAnsi="Times New Roman" w:cs="Times New Roman"/>
          <w:sz w:val="20"/>
          <w:szCs w:val="20"/>
          <w:lang w:eastAsia="en-IN"/>
        </w:rPr>
        <w:t>, the first thing we want is our app is notified when we get near a NFC tag. To this purpose we use a </w:t>
      </w:r>
      <w:hyperlink r:id="rId515" w:history="1">
        <w:r w:rsidRPr="0004466A">
          <w:rPr>
            <w:rFonts w:ascii="Times New Roman" w:eastAsia="Times New Roman" w:hAnsi="Times New Roman" w:cs="Times New Roman"/>
            <w:sz w:val="20"/>
            <w:szCs w:val="20"/>
            <w:lang w:eastAsia="en-IN"/>
          </w:rPr>
          <w:t>intent filter</w:t>
        </w:r>
      </w:hyperlink>
      <w:r w:rsidRPr="0004466A">
        <w:rPr>
          <w:rFonts w:ascii="Times New Roman" w:eastAsia="Times New Roman" w:hAnsi="Times New Roman" w:cs="Times New Roman"/>
          <w:sz w:val="20"/>
          <w:szCs w:val="20"/>
          <w:lang w:eastAsia="en-IN"/>
        </w:rPr>
        <w:t>. Android SDK provides three different filter that we can use with different level of priority:</w:t>
      </w:r>
    </w:p>
    <w:p w:rsidR="0004466A" w:rsidRPr="0004466A" w:rsidRDefault="0004466A" w:rsidP="003E3ED9">
      <w:pPr>
        <w:numPr>
          <w:ilvl w:val="0"/>
          <w:numId w:val="37"/>
        </w:numPr>
        <w:shd w:val="clear" w:color="auto" w:fill="FFFFFF"/>
        <w:spacing w:after="0" w:line="240" w:lineRule="auto"/>
        <w:ind w:left="456"/>
        <w:textAlignment w:val="baseline"/>
        <w:rPr>
          <w:rFonts w:ascii="Times New Roman" w:eastAsia="Times New Roman" w:hAnsi="Times New Roman" w:cs="Times New Roman"/>
          <w:sz w:val="20"/>
          <w:szCs w:val="20"/>
          <w:lang w:eastAsia="en-IN"/>
        </w:rPr>
      </w:pPr>
      <w:r w:rsidRPr="0004466A">
        <w:rPr>
          <w:rFonts w:ascii="Times New Roman" w:eastAsia="Times New Roman" w:hAnsi="Times New Roman" w:cs="Times New Roman"/>
          <w:i/>
          <w:iCs/>
          <w:sz w:val="20"/>
          <w:szCs w:val="20"/>
          <w:bdr w:val="none" w:sz="0" w:space="0" w:color="auto" w:frame="1"/>
          <w:lang w:eastAsia="en-IN"/>
        </w:rPr>
        <w:t>ACTION_NDEF_DISCOVERED</w:t>
      </w:r>
    </w:p>
    <w:p w:rsidR="0004466A" w:rsidRPr="0004466A" w:rsidRDefault="0004466A" w:rsidP="003E3ED9">
      <w:pPr>
        <w:numPr>
          <w:ilvl w:val="0"/>
          <w:numId w:val="37"/>
        </w:numPr>
        <w:shd w:val="clear" w:color="auto" w:fill="FFFFFF"/>
        <w:spacing w:after="0" w:line="240" w:lineRule="auto"/>
        <w:ind w:left="456"/>
        <w:textAlignment w:val="baseline"/>
        <w:rPr>
          <w:rFonts w:ascii="Times New Roman" w:eastAsia="Times New Roman" w:hAnsi="Times New Roman" w:cs="Times New Roman"/>
          <w:sz w:val="20"/>
          <w:szCs w:val="20"/>
          <w:lang w:eastAsia="en-IN"/>
        </w:rPr>
      </w:pPr>
      <w:r w:rsidRPr="0004466A">
        <w:rPr>
          <w:rFonts w:ascii="Times New Roman" w:eastAsia="Times New Roman" w:hAnsi="Times New Roman" w:cs="Times New Roman"/>
          <w:i/>
          <w:iCs/>
          <w:sz w:val="20"/>
          <w:szCs w:val="20"/>
          <w:bdr w:val="none" w:sz="0" w:space="0" w:color="auto" w:frame="1"/>
          <w:lang w:eastAsia="en-IN"/>
        </w:rPr>
        <w:t>ACTION_TECH_DISCOVERED</w:t>
      </w:r>
    </w:p>
    <w:p w:rsidR="0004466A" w:rsidRPr="0004466A" w:rsidRDefault="0004466A" w:rsidP="003E3ED9">
      <w:pPr>
        <w:numPr>
          <w:ilvl w:val="0"/>
          <w:numId w:val="37"/>
        </w:numPr>
        <w:shd w:val="clear" w:color="auto" w:fill="FFFFFF"/>
        <w:spacing w:after="0" w:line="240" w:lineRule="auto"/>
        <w:ind w:left="456"/>
        <w:textAlignment w:val="baseline"/>
        <w:rPr>
          <w:rFonts w:ascii="Times New Roman" w:eastAsia="Times New Roman" w:hAnsi="Times New Roman" w:cs="Times New Roman"/>
          <w:sz w:val="20"/>
          <w:szCs w:val="20"/>
          <w:lang w:eastAsia="en-IN"/>
        </w:rPr>
      </w:pPr>
      <w:r w:rsidRPr="0004466A">
        <w:rPr>
          <w:rFonts w:ascii="Times New Roman" w:eastAsia="Times New Roman" w:hAnsi="Times New Roman" w:cs="Times New Roman"/>
          <w:i/>
          <w:iCs/>
          <w:sz w:val="20"/>
          <w:szCs w:val="20"/>
          <w:bdr w:val="none" w:sz="0" w:space="0" w:color="auto" w:frame="1"/>
          <w:lang w:eastAsia="en-IN"/>
        </w:rPr>
        <w:t>ACTION_TAG_DISCOVERED</w:t>
      </w:r>
    </w:p>
    <w:p w:rsidR="0004466A" w:rsidRPr="0004466A" w:rsidRDefault="0004466A" w:rsidP="00C11896">
      <w:pPr>
        <w:rPr>
          <w:rFonts w:ascii="Times New Roman" w:hAnsi="Times New Roman" w:cs="Times New Roman"/>
          <w:sz w:val="20"/>
          <w:szCs w:val="20"/>
          <w:lang w:val="en-US"/>
        </w:rPr>
      </w:pPr>
      <w:r w:rsidRPr="0004466A">
        <w:rPr>
          <w:rFonts w:ascii="Times New Roman" w:hAnsi="Times New Roman" w:cs="Times New Roman"/>
          <w:sz w:val="20"/>
          <w:szCs w:val="20"/>
          <w:lang w:val="en-US"/>
        </w:rPr>
        <w:t>---------------------------------------------------------------------------------------------------------------------------------------</w:t>
      </w:r>
    </w:p>
    <w:p w:rsidR="00C11896" w:rsidRPr="00C11896" w:rsidRDefault="00815B49" w:rsidP="00C11896">
      <w:pPr>
        <w:rPr>
          <w:rFonts w:ascii="Times New Roman" w:hAnsi="Times New Roman" w:cs="Times New Roman"/>
          <w:sz w:val="20"/>
          <w:szCs w:val="20"/>
        </w:rPr>
      </w:pPr>
      <w:r>
        <w:rPr>
          <w:rFonts w:ascii="Times New Roman" w:hAnsi="Times New Roman" w:cs="Times New Roman"/>
          <w:b/>
          <w:i/>
          <w:sz w:val="20"/>
          <w:szCs w:val="20"/>
          <w:lang w:val="en-US"/>
        </w:rPr>
        <w:t>USB</w:t>
      </w:r>
      <w:r w:rsidR="00C11896">
        <w:rPr>
          <w:rFonts w:ascii="Times New Roman" w:hAnsi="Times New Roman" w:cs="Times New Roman"/>
          <w:b/>
          <w:i/>
          <w:sz w:val="20"/>
          <w:szCs w:val="20"/>
          <w:lang w:val="en-US"/>
        </w:rPr>
        <w:t xml:space="preserve"> / USB Host - </w:t>
      </w:r>
      <w:r w:rsidR="00C11896" w:rsidRPr="00C11896">
        <w:rPr>
          <w:rFonts w:ascii="Times New Roman" w:hAnsi="Times New Roman" w:cs="Times New Roman"/>
          <w:sz w:val="20"/>
          <w:szCs w:val="20"/>
        </w:rPr>
        <w:t>When your Android-powered device is in USB host mode, it acts as the USB host, powers the bus, and enumerates connected USB devices. USB host mode is supported in Android 3.1 and higher.</w:t>
      </w:r>
      <w:r w:rsidR="00C11896">
        <w:rPr>
          <w:rFonts w:ascii="Times New Roman" w:hAnsi="Times New Roman" w:cs="Times New Roman"/>
          <w:sz w:val="20"/>
          <w:szCs w:val="20"/>
        </w:rPr>
        <w:t xml:space="preserve"> </w:t>
      </w:r>
    </w:p>
    <w:p w:rsidR="00F74CDE" w:rsidRDefault="00C11896" w:rsidP="008553BD">
      <w:pPr>
        <w:pStyle w:val="Heading2"/>
        <w:shd w:val="clear" w:color="auto" w:fill="FFFFFF"/>
        <w:spacing w:before="0" w:line="240" w:lineRule="auto"/>
        <w:rPr>
          <w:rFonts w:ascii="Times New Roman" w:hAnsi="Times New Roman" w:cs="Times New Roman"/>
          <w:b w:val="0"/>
          <w:color w:val="222222"/>
          <w:sz w:val="20"/>
          <w:szCs w:val="20"/>
          <w:shd w:val="clear" w:color="auto" w:fill="FFFFFF"/>
        </w:rPr>
      </w:pPr>
      <w:r w:rsidRPr="00C11896">
        <w:rPr>
          <w:rFonts w:ascii="Times New Roman" w:hAnsi="Times New Roman" w:cs="Times New Roman"/>
          <w:b w:val="0"/>
          <w:bCs w:val="0"/>
          <w:color w:val="auto"/>
          <w:sz w:val="20"/>
          <w:szCs w:val="20"/>
          <w:highlight w:val="yellow"/>
        </w:rPr>
        <w:t>API Overview</w:t>
      </w:r>
      <w:r>
        <w:rPr>
          <w:rFonts w:ascii="Times New Roman" w:hAnsi="Times New Roman" w:cs="Times New Roman"/>
          <w:b w:val="0"/>
          <w:bCs w:val="0"/>
          <w:color w:val="auto"/>
          <w:sz w:val="20"/>
          <w:szCs w:val="20"/>
        </w:rPr>
        <w:t xml:space="preserve"> - </w:t>
      </w:r>
      <w:r w:rsidRPr="00C11896">
        <w:rPr>
          <w:rFonts w:ascii="Times New Roman" w:hAnsi="Times New Roman" w:cs="Times New Roman"/>
          <w:b w:val="0"/>
          <w:color w:val="auto"/>
          <w:sz w:val="20"/>
          <w:szCs w:val="20"/>
        </w:rPr>
        <w:t xml:space="preserve">Before you begin, it is important to understand the classes that you need to work with. The following table describes the </w:t>
      </w:r>
      <w:r w:rsidRPr="00C11896">
        <w:rPr>
          <w:rFonts w:ascii="Times New Roman" w:hAnsi="Times New Roman" w:cs="Times New Roman"/>
          <w:color w:val="auto"/>
          <w:sz w:val="20"/>
          <w:szCs w:val="20"/>
        </w:rPr>
        <w:t>USB host APIs</w:t>
      </w:r>
      <w:r w:rsidRPr="00C11896">
        <w:rPr>
          <w:rFonts w:ascii="Times New Roman" w:hAnsi="Times New Roman" w:cs="Times New Roman"/>
          <w:b w:val="0"/>
          <w:color w:val="auto"/>
          <w:sz w:val="20"/>
          <w:szCs w:val="20"/>
        </w:rPr>
        <w:t xml:space="preserve"> in the</w:t>
      </w:r>
      <w:r w:rsidRPr="00C11896">
        <w:rPr>
          <w:rStyle w:val="apple-converted-space"/>
          <w:rFonts w:ascii="Times New Roman" w:hAnsi="Times New Roman" w:cs="Times New Roman"/>
          <w:b w:val="0"/>
          <w:color w:val="auto"/>
          <w:sz w:val="20"/>
          <w:szCs w:val="20"/>
        </w:rPr>
        <w:t> </w:t>
      </w:r>
      <w:r w:rsidRPr="00C11896">
        <w:rPr>
          <w:rStyle w:val="HTMLCode"/>
          <w:rFonts w:ascii="Times New Roman" w:eastAsiaTheme="majorEastAsia" w:hAnsi="Times New Roman" w:cs="Times New Roman"/>
          <w:color w:val="auto"/>
        </w:rPr>
        <w:t>android.hardware.usb</w:t>
      </w:r>
      <w:r w:rsidRPr="00C11896">
        <w:rPr>
          <w:rStyle w:val="apple-converted-space"/>
          <w:rFonts w:ascii="Times New Roman" w:hAnsi="Times New Roman" w:cs="Times New Roman"/>
          <w:b w:val="0"/>
          <w:color w:val="auto"/>
          <w:sz w:val="20"/>
          <w:szCs w:val="20"/>
        </w:rPr>
        <w:t> </w:t>
      </w:r>
      <w:r w:rsidRPr="00C11896">
        <w:rPr>
          <w:rFonts w:ascii="Times New Roman" w:hAnsi="Times New Roman" w:cs="Times New Roman"/>
          <w:b w:val="0"/>
          <w:color w:val="auto"/>
          <w:sz w:val="20"/>
          <w:szCs w:val="20"/>
        </w:rPr>
        <w:t>package.</w:t>
      </w:r>
      <w:r w:rsidRPr="00C11896">
        <w:rPr>
          <w:b w:val="0"/>
          <w:color w:val="auto"/>
          <w:sz w:val="20"/>
          <w:szCs w:val="20"/>
        </w:rPr>
        <w:t xml:space="preserve"> </w:t>
      </w:r>
      <w:r w:rsidR="00815B49" w:rsidRPr="00C11896">
        <w:rPr>
          <w:rFonts w:ascii="Times New Roman" w:hAnsi="Times New Roman" w:cs="Times New Roman"/>
          <w:b w:val="0"/>
          <w:color w:val="auto"/>
          <w:sz w:val="20"/>
          <w:szCs w:val="20"/>
          <w:shd w:val="clear" w:color="auto" w:fill="FFFFFF"/>
        </w:rPr>
        <w:t>A class representing an interface on a</w:t>
      </w:r>
      <w:r w:rsidR="00815B49" w:rsidRPr="00C11896">
        <w:rPr>
          <w:rStyle w:val="apple-converted-space"/>
          <w:rFonts w:ascii="Times New Roman" w:hAnsi="Times New Roman" w:cs="Times New Roman"/>
          <w:b w:val="0"/>
          <w:color w:val="auto"/>
          <w:sz w:val="20"/>
          <w:szCs w:val="20"/>
          <w:shd w:val="clear" w:color="auto" w:fill="FFFFFF"/>
        </w:rPr>
        <w:t> </w:t>
      </w:r>
      <w:r w:rsidR="00815B49" w:rsidRPr="00C11896">
        <w:rPr>
          <w:rStyle w:val="HTMLCode"/>
          <w:rFonts w:ascii="Times New Roman" w:eastAsiaTheme="majorEastAsia" w:hAnsi="Times New Roman" w:cs="Times New Roman"/>
          <w:b w:val="0"/>
          <w:color w:val="auto"/>
          <w:shd w:val="clear" w:color="auto" w:fill="FFFFFF"/>
        </w:rPr>
        <w:t>UsbDevice</w:t>
      </w:r>
      <w:r w:rsidR="00815B49" w:rsidRPr="00C11896">
        <w:rPr>
          <w:rFonts w:ascii="Times New Roman" w:hAnsi="Times New Roman" w:cs="Times New Roman"/>
          <w:b w:val="0"/>
          <w:color w:val="auto"/>
          <w:sz w:val="20"/>
          <w:szCs w:val="20"/>
          <w:shd w:val="clear" w:color="auto" w:fill="FFFFFF"/>
        </w:rPr>
        <w:t>. USB devices can have one or more interfaces, each one providing a different piece of functionality, separate from the other interfaces. An interface will have one or more</w:t>
      </w:r>
      <w:r w:rsidR="00815B49" w:rsidRPr="00C11896">
        <w:rPr>
          <w:rStyle w:val="apple-converted-space"/>
          <w:rFonts w:ascii="Times New Roman" w:hAnsi="Times New Roman" w:cs="Times New Roman"/>
          <w:b w:val="0"/>
          <w:color w:val="auto"/>
          <w:sz w:val="20"/>
          <w:szCs w:val="20"/>
          <w:shd w:val="clear" w:color="auto" w:fill="FFFFFF"/>
        </w:rPr>
        <w:t> </w:t>
      </w:r>
      <w:r w:rsidR="00815B49" w:rsidRPr="00C11896">
        <w:rPr>
          <w:rStyle w:val="HTMLCode"/>
          <w:rFonts w:ascii="Times New Roman" w:eastAsiaTheme="majorEastAsia" w:hAnsi="Times New Roman" w:cs="Times New Roman"/>
          <w:color w:val="auto"/>
          <w:shd w:val="clear" w:color="auto" w:fill="FFFFFF"/>
        </w:rPr>
        <w:t>UsbEndpoint</w:t>
      </w:r>
      <w:r w:rsidR="00815B49" w:rsidRPr="00C11896">
        <w:rPr>
          <w:rFonts w:ascii="Times New Roman" w:hAnsi="Times New Roman" w:cs="Times New Roman"/>
          <w:color w:val="auto"/>
          <w:sz w:val="20"/>
          <w:szCs w:val="20"/>
          <w:shd w:val="clear" w:color="auto" w:fill="FFFFFF"/>
        </w:rPr>
        <w:t>s</w:t>
      </w:r>
      <w:r w:rsidR="00815B49" w:rsidRPr="00C11896">
        <w:rPr>
          <w:rFonts w:ascii="Times New Roman" w:hAnsi="Times New Roman" w:cs="Times New Roman"/>
          <w:b w:val="0"/>
          <w:color w:val="auto"/>
          <w:sz w:val="20"/>
          <w:szCs w:val="20"/>
          <w:shd w:val="clear" w:color="auto" w:fill="FFFFFF"/>
        </w:rPr>
        <w:t xml:space="preserve">, which are the channels by </w:t>
      </w:r>
      <w:r w:rsidR="00815B49" w:rsidRPr="00C11896">
        <w:rPr>
          <w:rFonts w:ascii="Times New Roman" w:hAnsi="Times New Roman" w:cs="Times New Roman"/>
          <w:b w:val="0"/>
          <w:color w:val="auto"/>
          <w:sz w:val="20"/>
          <w:szCs w:val="20"/>
          <w:highlight w:val="yellow"/>
          <w:shd w:val="clear" w:color="auto" w:fill="FFFFFF"/>
        </w:rPr>
        <w:t>which the host transfers data with the device</w:t>
      </w:r>
      <w:r w:rsidR="00815B49" w:rsidRPr="00C11896">
        <w:rPr>
          <w:rFonts w:ascii="Times New Roman" w:hAnsi="Times New Roman" w:cs="Times New Roman"/>
          <w:b w:val="0"/>
          <w:color w:val="auto"/>
          <w:sz w:val="20"/>
          <w:szCs w:val="20"/>
          <w:shd w:val="clear" w:color="auto" w:fill="FFFFFF"/>
        </w:rPr>
        <w:t>.</w:t>
      </w:r>
      <w:r w:rsidR="008553BD">
        <w:rPr>
          <w:rFonts w:ascii="Times New Roman" w:hAnsi="Times New Roman" w:cs="Times New Roman"/>
          <w:b w:val="0"/>
          <w:color w:val="auto"/>
          <w:sz w:val="20"/>
          <w:szCs w:val="20"/>
          <w:shd w:val="clear" w:color="auto" w:fill="FFFFFF"/>
        </w:rPr>
        <w:t xml:space="preserve"> </w:t>
      </w:r>
      <w:r w:rsidR="00F74CDE" w:rsidRPr="008553BD">
        <w:rPr>
          <w:rFonts w:ascii="Times New Roman" w:hAnsi="Times New Roman" w:cs="Times New Roman"/>
          <w:b w:val="0"/>
          <w:color w:val="222222"/>
          <w:sz w:val="20"/>
          <w:szCs w:val="20"/>
          <w:shd w:val="clear" w:color="auto" w:fill="FFFFFF"/>
        </w:rPr>
        <w:t xml:space="preserve">When it comes to USB, an Android device can operate </w:t>
      </w:r>
      <w:r w:rsidR="00F74CDE" w:rsidRPr="008553BD">
        <w:rPr>
          <w:rFonts w:ascii="Times New Roman" w:hAnsi="Times New Roman" w:cs="Times New Roman"/>
          <w:color w:val="222222"/>
          <w:sz w:val="20"/>
          <w:szCs w:val="20"/>
          <w:shd w:val="clear" w:color="auto" w:fill="FFFFFF"/>
        </w:rPr>
        <w:t xml:space="preserve">in </w:t>
      </w:r>
      <w:r w:rsidR="00F74CDE" w:rsidRPr="008553BD">
        <w:rPr>
          <w:rFonts w:ascii="Times New Roman" w:hAnsi="Times New Roman" w:cs="Times New Roman"/>
          <w:color w:val="222222"/>
          <w:sz w:val="20"/>
          <w:szCs w:val="20"/>
          <w:highlight w:val="yellow"/>
          <w:shd w:val="clear" w:color="auto" w:fill="FFFFFF"/>
        </w:rPr>
        <w:t>two modes</w:t>
      </w:r>
      <w:r w:rsidR="00F74CDE" w:rsidRPr="008553BD">
        <w:rPr>
          <w:rFonts w:ascii="Times New Roman" w:hAnsi="Times New Roman" w:cs="Times New Roman"/>
          <w:b w:val="0"/>
          <w:color w:val="222222"/>
          <w:sz w:val="20"/>
          <w:szCs w:val="20"/>
          <w:highlight w:val="yellow"/>
          <w:shd w:val="clear" w:color="auto" w:fill="FFFFFF"/>
        </w:rPr>
        <w:t>—USB device mode or USB host mode</w:t>
      </w:r>
      <w:r w:rsidR="00F74CDE" w:rsidRPr="008553BD">
        <w:rPr>
          <w:rFonts w:ascii="Times New Roman" w:hAnsi="Times New Roman" w:cs="Times New Roman"/>
          <w:b w:val="0"/>
          <w:color w:val="222222"/>
          <w:sz w:val="20"/>
          <w:szCs w:val="20"/>
          <w:shd w:val="clear" w:color="auto" w:fill="FFFFFF"/>
        </w:rPr>
        <w:t>.</w:t>
      </w:r>
    </w:p>
    <w:p w:rsidR="0004466A" w:rsidRPr="0004466A" w:rsidRDefault="0004466A" w:rsidP="0004466A"/>
    <w:p w:rsidR="008553BD" w:rsidRPr="0004466A" w:rsidRDefault="0004466A" w:rsidP="00215CD2">
      <w:pPr>
        <w:rPr>
          <w:rFonts w:ascii="Times New Roman" w:hAnsi="Times New Roman" w:cs="Times New Roman"/>
          <w:sz w:val="20"/>
          <w:szCs w:val="20"/>
          <w:lang w:val="en-US"/>
        </w:rPr>
      </w:pPr>
      <w:r w:rsidRPr="0004466A">
        <w:rPr>
          <w:rFonts w:ascii="Times New Roman" w:hAnsi="Times New Roman" w:cs="Times New Roman"/>
          <w:sz w:val="20"/>
          <w:szCs w:val="20"/>
          <w:lang w:val="en-US"/>
        </w:rPr>
        <w:t>--------------------------------------------------------------------------------------------------------------------------------------</w:t>
      </w:r>
    </w:p>
    <w:p w:rsidR="00815B49" w:rsidRDefault="00815B49" w:rsidP="00215CD2">
      <w:pPr>
        <w:rPr>
          <w:rFonts w:ascii="Times New Roman" w:hAnsi="Times New Roman" w:cs="Times New Roman"/>
          <w:b/>
          <w:i/>
          <w:sz w:val="20"/>
          <w:szCs w:val="20"/>
          <w:lang w:val="en-US"/>
        </w:rPr>
      </w:pPr>
      <w:r>
        <w:rPr>
          <w:rFonts w:ascii="Times New Roman" w:hAnsi="Times New Roman" w:cs="Times New Roman"/>
          <w:b/>
          <w:i/>
          <w:sz w:val="20"/>
          <w:szCs w:val="20"/>
          <w:lang w:val="en-US"/>
        </w:rPr>
        <w:t>Sensors</w:t>
      </w:r>
    </w:p>
    <w:p w:rsidR="00A95ED6" w:rsidRPr="00A95ED6" w:rsidRDefault="00A95ED6" w:rsidP="00A95ED6">
      <w:pPr>
        <w:spacing w:after="0" w:line="240" w:lineRule="auto"/>
        <w:ind w:right="48"/>
        <w:jc w:val="both"/>
        <w:rPr>
          <w:rFonts w:ascii="Times New Roman" w:eastAsia="Times New Roman" w:hAnsi="Times New Roman" w:cs="Times New Roman"/>
          <w:color w:val="000000"/>
          <w:sz w:val="20"/>
          <w:szCs w:val="20"/>
          <w:lang w:eastAsia="en-IN"/>
        </w:rPr>
      </w:pPr>
      <w:r w:rsidRPr="00A95ED6">
        <w:rPr>
          <w:rFonts w:ascii="Times New Roman" w:eastAsia="Times New Roman" w:hAnsi="Times New Roman" w:cs="Times New Roman"/>
          <w:color w:val="000000"/>
          <w:sz w:val="20"/>
          <w:szCs w:val="20"/>
          <w:lang w:eastAsia="en-IN"/>
        </w:rPr>
        <w:t xml:space="preserve">Most of the android devices have built-in sensors that measure motion, orientation, and various environmental condition. The android platform supports </w:t>
      </w:r>
      <w:r w:rsidRPr="00A95ED6">
        <w:rPr>
          <w:rFonts w:ascii="Times New Roman" w:eastAsia="Times New Roman" w:hAnsi="Times New Roman" w:cs="Times New Roman"/>
          <w:i/>
          <w:color w:val="000000"/>
          <w:sz w:val="20"/>
          <w:szCs w:val="20"/>
          <w:highlight w:val="cyan"/>
          <w:lang w:eastAsia="en-IN"/>
        </w:rPr>
        <w:t>three broad categories</w:t>
      </w:r>
      <w:r w:rsidRPr="00A95ED6">
        <w:rPr>
          <w:rFonts w:ascii="Times New Roman" w:eastAsia="Times New Roman" w:hAnsi="Times New Roman" w:cs="Times New Roman"/>
          <w:color w:val="000000"/>
          <w:sz w:val="20"/>
          <w:szCs w:val="20"/>
          <w:lang w:eastAsia="en-IN"/>
        </w:rPr>
        <w:t xml:space="preserve"> of sensors.</w:t>
      </w:r>
    </w:p>
    <w:p w:rsidR="00A95ED6" w:rsidRPr="00A95ED6" w:rsidRDefault="00A95ED6" w:rsidP="003E3ED9">
      <w:pPr>
        <w:pStyle w:val="ListParagraph"/>
        <w:numPr>
          <w:ilvl w:val="0"/>
          <w:numId w:val="40"/>
        </w:numPr>
        <w:spacing w:after="0" w:line="240" w:lineRule="auto"/>
        <w:rPr>
          <w:rFonts w:ascii="Times New Roman" w:eastAsia="Times New Roman" w:hAnsi="Times New Roman" w:cs="Times New Roman"/>
          <w:color w:val="000000"/>
          <w:sz w:val="20"/>
          <w:szCs w:val="20"/>
          <w:lang w:eastAsia="en-IN"/>
        </w:rPr>
      </w:pPr>
      <w:r w:rsidRPr="00A95ED6">
        <w:rPr>
          <w:rFonts w:ascii="Times New Roman" w:eastAsia="Times New Roman" w:hAnsi="Times New Roman" w:cs="Times New Roman"/>
          <w:color w:val="000000"/>
          <w:sz w:val="20"/>
          <w:szCs w:val="20"/>
          <w:lang w:eastAsia="en-IN"/>
        </w:rPr>
        <w:t>Motion Sensors</w:t>
      </w:r>
    </w:p>
    <w:p w:rsidR="00A95ED6" w:rsidRPr="00A95ED6" w:rsidRDefault="00A95ED6" w:rsidP="003E3ED9">
      <w:pPr>
        <w:pStyle w:val="ListParagraph"/>
        <w:numPr>
          <w:ilvl w:val="0"/>
          <w:numId w:val="40"/>
        </w:numPr>
        <w:spacing w:after="0" w:line="240" w:lineRule="auto"/>
        <w:rPr>
          <w:rFonts w:ascii="Times New Roman" w:eastAsia="Times New Roman" w:hAnsi="Times New Roman" w:cs="Times New Roman"/>
          <w:color w:val="000000"/>
          <w:sz w:val="20"/>
          <w:szCs w:val="20"/>
          <w:lang w:eastAsia="en-IN"/>
        </w:rPr>
      </w:pPr>
      <w:r w:rsidRPr="00A95ED6">
        <w:rPr>
          <w:rFonts w:ascii="Times New Roman" w:eastAsia="Times New Roman" w:hAnsi="Times New Roman" w:cs="Times New Roman"/>
          <w:color w:val="000000"/>
          <w:sz w:val="20"/>
          <w:szCs w:val="20"/>
          <w:lang w:eastAsia="en-IN"/>
        </w:rPr>
        <w:t>Environmental sensors</w:t>
      </w:r>
    </w:p>
    <w:p w:rsidR="00A95ED6" w:rsidRPr="00A95ED6" w:rsidRDefault="00A95ED6" w:rsidP="003E3ED9">
      <w:pPr>
        <w:pStyle w:val="ListParagraph"/>
        <w:numPr>
          <w:ilvl w:val="0"/>
          <w:numId w:val="40"/>
        </w:numPr>
        <w:spacing w:after="0" w:line="240" w:lineRule="auto"/>
        <w:rPr>
          <w:rFonts w:ascii="Times New Roman" w:eastAsia="Times New Roman" w:hAnsi="Times New Roman" w:cs="Times New Roman"/>
          <w:color w:val="000000"/>
          <w:sz w:val="20"/>
          <w:szCs w:val="20"/>
          <w:lang w:eastAsia="en-IN"/>
        </w:rPr>
      </w:pPr>
      <w:r w:rsidRPr="00A95ED6">
        <w:rPr>
          <w:rFonts w:ascii="Times New Roman" w:eastAsia="Times New Roman" w:hAnsi="Times New Roman" w:cs="Times New Roman"/>
          <w:color w:val="000000"/>
          <w:sz w:val="20"/>
          <w:szCs w:val="20"/>
          <w:lang w:eastAsia="en-IN"/>
        </w:rPr>
        <w:t>Position sensors</w:t>
      </w:r>
    </w:p>
    <w:p w:rsidR="00A95ED6" w:rsidRDefault="00A95ED6" w:rsidP="00A95ED6">
      <w:pPr>
        <w:spacing w:after="0" w:line="240" w:lineRule="auto"/>
        <w:ind w:right="48"/>
        <w:jc w:val="both"/>
        <w:rPr>
          <w:rFonts w:ascii="Times New Roman" w:eastAsia="Times New Roman" w:hAnsi="Times New Roman" w:cs="Times New Roman"/>
          <w:color w:val="000000"/>
          <w:sz w:val="20"/>
          <w:szCs w:val="20"/>
          <w:lang w:eastAsia="en-IN"/>
        </w:rPr>
      </w:pPr>
      <w:r w:rsidRPr="00A95ED6">
        <w:rPr>
          <w:rFonts w:ascii="Times New Roman" w:eastAsia="Times New Roman" w:hAnsi="Times New Roman" w:cs="Times New Roman"/>
          <w:color w:val="000000"/>
          <w:sz w:val="20"/>
          <w:szCs w:val="20"/>
          <w:lang w:eastAsia="en-IN"/>
        </w:rPr>
        <w:t>Some of the sensors are hardware based and some are software based sensors. Whatever the sensor is, android allows us to get the raw data from these sensors and use it in our application. For this android provides us with some classes.</w:t>
      </w:r>
    </w:p>
    <w:p w:rsidR="00A95ED6" w:rsidRPr="00A95ED6" w:rsidRDefault="00A95ED6" w:rsidP="00A95ED6">
      <w:pPr>
        <w:spacing w:after="0" w:line="240" w:lineRule="auto"/>
        <w:ind w:right="48"/>
        <w:jc w:val="both"/>
        <w:rPr>
          <w:rFonts w:ascii="Times New Roman" w:eastAsia="Times New Roman" w:hAnsi="Times New Roman" w:cs="Times New Roman"/>
          <w:color w:val="000000"/>
          <w:sz w:val="20"/>
          <w:szCs w:val="20"/>
          <w:lang w:eastAsia="en-IN"/>
        </w:rPr>
      </w:pPr>
    </w:p>
    <w:p w:rsidR="00A95ED6" w:rsidRPr="00A95ED6" w:rsidRDefault="00A95ED6" w:rsidP="00A95ED6">
      <w:pPr>
        <w:spacing w:after="0" w:line="240" w:lineRule="auto"/>
        <w:ind w:right="48"/>
        <w:jc w:val="both"/>
        <w:rPr>
          <w:rFonts w:ascii="Times New Roman" w:eastAsia="Times New Roman" w:hAnsi="Times New Roman" w:cs="Times New Roman"/>
          <w:color w:val="000000"/>
          <w:sz w:val="20"/>
          <w:szCs w:val="20"/>
          <w:lang w:eastAsia="en-IN"/>
        </w:rPr>
      </w:pPr>
      <w:r w:rsidRPr="00A95ED6">
        <w:rPr>
          <w:rFonts w:ascii="Times New Roman" w:eastAsia="Times New Roman" w:hAnsi="Times New Roman" w:cs="Times New Roman"/>
          <w:color w:val="000000"/>
          <w:sz w:val="20"/>
          <w:szCs w:val="20"/>
          <w:lang w:eastAsia="en-IN"/>
        </w:rPr>
        <w:t>Android provides SensorManager and Sensor classes to use the sensors in our application. In order to use sensors, first thing you need to do is to instantiate the object of SensorManager class.</w:t>
      </w:r>
    </w:p>
    <w:p w:rsidR="004578C2" w:rsidRPr="004578C2" w:rsidRDefault="004578C2" w:rsidP="004578C2">
      <w:pPr>
        <w:pStyle w:val="NormalWeb"/>
        <w:shd w:val="clear" w:color="auto" w:fill="FFFFFF"/>
        <w:jc w:val="both"/>
        <w:rPr>
          <w:color w:val="000000"/>
          <w:sz w:val="20"/>
          <w:szCs w:val="20"/>
        </w:rPr>
      </w:pPr>
      <w:r w:rsidRPr="004578C2">
        <w:rPr>
          <w:b/>
          <w:bCs/>
          <w:color w:val="000000"/>
          <w:sz w:val="20"/>
          <w:szCs w:val="20"/>
        </w:rPr>
        <w:t>Sensors</w:t>
      </w:r>
      <w:r w:rsidRPr="004578C2">
        <w:rPr>
          <w:rStyle w:val="apple-converted-space"/>
          <w:color w:val="000000"/>
          <w:sz w:val="20"/>
          <w:szCs w:val="20"/>
        </w:rPr>
        <w:t> </w:t>
      </w:r>
      <w:r w:rsidRPr="004578C2">
        <w:rPr>
          <w:color w:val="000000"/>
          <w:sz w:val="20"/>
          <w:szCs w:val="20"/>
        </w:rPr>
        <w:t>can be used to monitor the three-dimensional device movement or change in the environment of the device.</w:t>
      </w:r>
      <w:r>
        <w:rPr>
          <w:color w:val="000000"/>
          <w:sz w:val="20"/>
          <w:szCs w:val="20"/>
        </w:rPr>
        <w:t xml:space="preserve"> </w:t>
      </w:r>
      <w:r w:rsidRPr="004578C2">
        <w:rPr>
          <w:color w:val="000000"/>
          <w:sz w:val="20"/>
          <w:szCs w:val="20"/>
        </w:rPr>
        <w:t>Android provides sensor api to work with different types of sensors.</w:t>
      </w:r>
    </w:p>
    <w:p w:rsidR="004578C2" w:rsidRPr="004578C2" w:rsidRDefault="004578C2" w:rsidP="004578C2">
      <w:pPr>
        <w:rPr>
          <w:rFonts w:ascii="Times New Roman" w:hAnsi="Times New Roman" w:cs="Times New Roman"/>
          <w:sz w:val="20"/>
          <w:szCs w:val="20"/>
        </w:rPr>
      </w:pPr>
      <w:r w:rsidRPr="004578C2">
        <w:rPr>
          <w:rFonts w:ascii="Times New Roman" w:hAnsi="Times New Roman" w:cs="Times New Roman"/>
          <w:noProof/>
          <w:sz w:val="20"/>
          <w:szCs w:val="20"/>
          <w:lang w:eastAsia="en-IN" w:bidi="hi-IN"/>
        </w:rPr>
        <w:lastRenderedPageBreak/>
        <w:drawing>
          <wp:inline distT="0" distB="0" distL="0" distR="0">
            <wp:extent cx="2422225" cy="1682151"/>
            <wp:effectExtent l="19050" t="0" r="0" b="0"/>
            <wp:docPr id="40" name="Picture 40" descr="androi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droid sensor"/>
                    <pic:cNvPicPr>
                      <a:picLocks noChangeAspect="1" noChangeArrowheads="1"/>
                    </pic:cNvPicPr>
                  </pic:nvPicPr>
                  <pic:blipFill>
                    <a:blip r:embed="rId516"/>
                    <a:srcRect/>
                    <a:stretch>
                      <a:fillRect/>
                    </a:stretch>
                  </pic:blipFill>
                  <pic:spPr bwMode="auto">
                    <a:xfrm>
                      <a:off x="0" y="0"/>
                      <a:ext cx="2424383" cy="1683650"/>
                    </a:xfrm>
                    <a:prstGeom prst="rect">
                      <a:avLst/>
                    </a:prstGeom>
                    <a:noFill/>
                    <a:ln w="9525">
                      <a:noFill/>
                      <a:miter lim="800000"/>
                      <a:headEnd/>
                      <a:tailEnd/>
                    </a:ln>
                  </pic:spPr>
                </pic:pic>
              </a:graphicData>
            </a:graphic>
          </wp:inline>
        </w:drawing>
      </w:r>
    </w:p>
    <w:p w:rsidR="004578C2" w:rsidRPr="004578C2" w:rsidRDefault="00EA43E9" w:rsidP="004578C2">
      <w:pPr>
        <w:rPr>
          <w:rFonts w:ascii="Times New Roman" w:hAnsi="Times New Roman" w:cs="Times New Roman"/>
          <w:sz w:val="20"/>
          <w:szCs w:val="20"/>
        </w:rPr>
      </w:pPr>
      <w:r>
        <w:rPr>
          <w:rFonts w:ascii="Times New Roman" w:hAnsi="Times New Roman" w:cs="Times New Roman"/>
          <w:sz w:val="20"/>
          <w:szCs w:val="20"/>
        </w:rPr>
        <w:pict>
          <v:rect id="_x0000_i1027" style="width:0;height:.7pt" o:hrstd="t" o:hrnoshade="t" o:hr="t" fillcolor="#d4d4d4" stroked="f"/>
        </w:pict>
      </w:r>
    </w:p>
    <w:p w:rsidR="004578C2" w:rsidRPr="004578C2" w:rsidRDefault="004578C2" w:rsidP="004578C2">
      <w:pPr>
        <w:pStyle w:val="Heading2"/>
        <w:shd w:val="clear" w:color="auto" w:fill="FFFFFF"/>
        <w:spacing w:before="0" w:line="240" w:lineRule="auto"/>
        <w:jc w:val="both"/>
        <w:rPr>
          <w:rFonts w:ascii="Times New Roman" w:hAnsi="Times New Roman" w:cs="Times New Roman"/>
          <w:bCs w:val="0"/>
          <w:color w:val="auto"/>
          <w:sz w:val="20"/>
          <w:szCs w:val="20"/>
        </w:rPr>
      </w:pPr>
      <w:r w:rsidRPr="004578C2">
        <w:rPr>
          <w:rFonts w:ascii="Times New Roman" w:hAnsi="Times New Roman" w:cs="Times New Roman"/>
          <w:bCs w:val="0"/>
          <w:color w:val="auto"/>
          <w:sz w:val="20"/>
          <w:szCs w:val="20"/>
          <w:highlight w:val="yellow"/>
        </w:rPr>
        <w:t>Types of Sensors</w:t>
      </w:r>
    </w:p>
    <w:p w:rsidR="004578C2" w:rsidRPr="004578C2" w:rsidRDefault="004578C2" w:rsidP="004578C2">
      <w:pPr>
        <w:pStyle w:val="NormalWeb"/>
        <w:shd w:val="clear" w:color="auto" w:fill="FFFFFF"/>
        <w:spacing w:before="0" w:beforeAutospacing="0" w:after="0" w:afterAutospacing="0"/>
        <w:jc w:val="both"/>
        <w:rPr>
          <w:sz w:val="20"/>
          <w:szCs w:val="20"/>
        </w:rPr>
      </w:pPr>
      <w:r w:rsidRPr="004578C2">
        <w:rPr>
          <w:sz w:val="20"/>
          <w:szCs w:val="20"/>
        </w:rPr>
        <w:t>Android supports three types of sensors:</w:t>
      </w:r>
    </w:p>
    <w:p w:rsidR="004578C2" w:rsidRPr="004578C2" w:rsidRDefault="004578C2" w:rsidP="004578C2">
      <w:pPr>
        <w:pStyle w:val="Heading4"/>
        <w:shd w:val="clear" w:color="auto" w:fill="FFFFFF"/>
        <w:spacing w:before="0" w:line="240" w:lineRule="auto"/>
        <w:jc w:val="both"/>
        <w:rPr>
          <w:rFonts w:ascii="Times New Roman" w:hAnsi="Times New Roman" w:cs="Times New Roman"/>
          <w:b w:val="0"/>
          <w:bCs w:val="0"/>
          <w:color w:val="auto"/>
          <w:sz w:val="20"/>
          <w:szCs w:val="20"/>
        </w:rPr>
      </w:pPr>
      <w:r w:rsidRPr="004578C2">
        <w:rPr>
          <w:rFonts w:ascii="Times New Roman" w:hAnsi="Times New Roman" w:cs="Times New Roman"/>
          <w:b w:val="0"/>
          <w:bCs w:val="0"/>
          <w:color w:val="auto"/>
          <w:sz w:val="20"/>
          <w:szCs w:val="20"/>
        </w:rPr>
        <w:t xml:space="preserve">1) </w:t>
      </w:r>
      <w:r w:rsidRPr="004578C2">
        <w:rPr>
          <w:rFonts w:ascii="Times New Roman" w:hAnsi="Times New Roman" w:cs="Times New Roman"/>
          <w:b w:val="0"/>
          <w:bCs w:val="0"/>
          <w:color w:val="auto"/>
          <w:sz w:val="20"/>
          <w:szCs w:val="20"/>
          <w:highlight w:val="yellow"/>
        </w:rPr>
        <w:t>Motion Sensors</w:t>
      </w:r>
    </w:p>
    <w:p w:rsidR="004578C2" w:rsidRPr="004578C2" w:rsidRDefault="004578C2" w:rsidP="004578C2">
      <w:pPr>
        <w:pStyle w:val="NormalWeb"/>
        <w:shd w:val="clear" w:color="auto" w:fill="FFFFFF"/>
        <w:spacing w:before="0" w:beforeAutospacing="0" w:after="0" w:afterAutospacing="0"/>
        <w:jc w:val="both"/>
        <w:rPr>
          <w:sz w:val="20"/>
          <w:szCs w:val="20"/>
        </w:rPr>
      </w:pPr>
      <w:r w:rsidRPr="004578C2">
        <w:rPr>
          <w:sz w:val="20"/>
          <w:szCs w:val="20"/>
        </w:rPr>
        <w:t>These are used to measure acceleration forces and rotational forces along with three axes.</w:t>
      </w:r>
    </w:p>
    <w:p w:rsidR="004578C2" w:rsidRPr="004578C2" w:rsidRDefault="004578C2" w:rsidP="004578C2">
      <w:pPr>
        <w:pStyle w:val="Heading4"/>
        <w:shd w:val="clear" w:color="auto" w:fill="FFFFFF"/>
        <w:spacing w:before="0" w:line="240" w:lineRule="auto"/>
        <w:jc w:val="both"/>
        <w:rPr>
          <w:rFonts w:ascii="Times New Roman" w:hAnsi="Times New Roman" w:cs="Times New Roman"/>
          <w:b w:val="0"/>
          <w:bCs w:val="0"/>
          <w:color w:val="auto"/>
          <w:sz w:val="20"/>
          <w:szCs w:val="20"/>
        </w:rPr>
      </w:pPr>
      <w:r w:rsidRPr="004578C2">
        <w:rPr>
          <w:rFonts w:ascii="Times New Roman" w:hAnsi="Times New Roman" w:cs="Times New Roman"/>
          <w:b w:val="0"/>
          <w:bCs w:val="0"/>
          <w:color w:val="auto"/>
          <w:sz w:val="20"/>
          <w:szCs w:val="20"/>
        </w:rPr>
        <w:t xml:space="preserve">2) </w:t>
      </w:r>
      <w:r w:rsidRPr="004578C2">
        <w:rPr>
          <w:rFonts w:ascii="Times New Roman" w:hAnsi="Times New Roman" w:cs="Times New Roman"/>
          <w:b w:val="0"/>
          <w:bCs w:val="0"/>
          <w:color w:val="auto"/>
          <w:sz w:val="20"/>
          <w:szCs w:val="20"/>
          <w:highlight w:val="green"/>
        </w:rPr>
        <w:t>Position Sensors</w:t>
      </w:r>
    </w:p>
    <w:p w:rsidR="004578C2" w:rsidRPr="004578C2" w:rsidRDefault="004578C2" w:rsidP="004578C2">
      <w:pPr>
        <w:pStyle w:val="NormalWeb"/>
        <w:shd w:val="clear" w:color="auto" w:fill="FFFFFF"/>
        <w:spacing w:before="0" w:beforeAutospacing="0" w:after="0" w:afterAutospacing="0"/>
        <w:jc w:val="both"/>
        <w:rPr>
          <w:sz w:val="20"/>
          <w:szCs w:val="20"/>
        </w:rPr>
      </w:pPr>
      <w:r w:rsidRPr="004578C2">
        <w:rPr>
          <w:sz w:val="20"/>
          <w:szCs w:val="20"/>
        </w:rPr>
        <w:t>These are used to measure the physical position of device.</w:t>
      </w:r>
    </w:p>
    <w:p w:rsidR="004578C2" w:rsidRPr="004578C2" w:rsidRDefault="004578C2" w:rsidP="004578C2">
      <w:pPr>
        <w:pStyle w:val="Heading4"/>
        <w:shd w:val="clear" w:color="auto" w:fill="FFFFFF"/>
        <w:spacing w:before="0" w:line="240" w:lineRule="auto"/>
        <w:jc w:val="both"/>
        <w:rPr>
          <w:rFonts w:ascii="Times New Roman" w:hAnsi="Times New Roman" w:cs="Times New Roman"/>
          <w:b w:val="0"/>
          <w:bCs w:val="0"/>
          <w:color w:val="auto"/>
          <w:sz w:val="20"/>
          <w:szCs w:val="20"/>
        </w:rPr>
      </w:pPr>
      <w:r w:rsidRPr="004578C2">
        <w:rPr>
          <w:rFonts w:ascii="Times New Roman" w:hAnsi="Times New Roman" w:cs="Times New Roman"/>
          <w:b w:val="0"/>
          <w:bCs w:val="0"/>
          <w:color w:val="auto"/>
          <w:sz w:val="20"/>
          <w:szCs w:val="20"/>
        </w:rPr>
        <w:t xml:space="preserve">3) </w:t>
      </w:r>
      <w:r w:rsidRPr="004578C2">
        <w:rPr>
          <w:rFonts w:ascii="Times New Roman" w:hAnsi="Times New Roman" w:cs="Times New Roman"/>
          <w:b w:val="0"/>
          <w:bCs w:val="0"/>
          <w:color w:val="auto"/>
          <w:sz w:val="20"/>
          <w:szCs w:val="20"/>
          <w:highlight w:val="cyan"/>
        </w:rPr>
        <w:t>Environmental Sensors</w:t>
      </w:r>
    </w:p>
    <w:p w:rsidR="004578C2" w:rsidRPr="004578C2" w:rsidRDefault="004578C2" w:rsidP="004578C2">
      <w:pPr>
        <w:pStyle w:val="NormalWeb"/>
        <w:shd w:val="clear" w:color="auto" w:fill="FFFFFF"/>
        <w:spacing w:before="0" w:beforeAutospacing="0" w:after="0" w:afterAutospacing="0"/>
        <w:jc w:val="both"/>
        <w:rPr>
          <w:sz w:val="20"/>
          <w:szCs w:val="20"/>
        </w:rPr>
      </w:pPr>
      <w:r w:rsidRPr="004578C2">
        <w:rPr>
          <w:sz w:val="20"/>
          <w:szCs w:val="20"/>
        </w:rPr>
        <w:t>These are used to measure the environmental changes such as temperature, humidity etc.</w:t>
      </w:r>
    </w:p>
    <w:p w:rsidR="004578C2" w:rsidRPr="004578C2" w:rsidRDefault="00EA43E9" w:rsidP="004578C2">
      <w:pPr>
        <w:spacing w:after="0" w:line="240" w:lineRule="auto"/>
        <w:rPr>
          <w:rFonts w:ascii="Times New Roman" w:hAnsi="Times New Roman" w:cs="Times New Roman"/>
          <w:sz w:val="20"/>
          <w:szCs w:val="20"/>
        </w:rPr>
      </w:pPr>
      <w:r>
        <w:rPr>
          <w:rFonts w:ascii="Times New Roman" w:hAnsi="Times New Roman" w:cs="Times New Roman"/>
          <w:sz w:val="20"/>
          <w:szCs w:val="20"/>
        </w:rPr>
        <w:pict>
          <v:rect id="_x0000_i1028" style="width:0;height:.7pt" o:hrstd="t" o:hrnoshade="t" o:hr="t" fillcolor="#d4d4d4" stroked="f"/>
        </w:pict>
      </w:r>
    </w:p>
    <w:p w:rsidR="004578C2" w:rsidRPr="004578C2" w:rsidRDefault="004578C2" w:rsidP="004578C2">
      <w:pPr>
        <w:pStyle w:val="Heading2"/>
        <w:shd w:val="clear" w:color="auto" w:fill="FFFFFF"/>
        <w:spacing w:before="0" w:line="240" w:lineRule="auto"/>
        <w:jc w:val="both"/>
        <w:rPr>
          <w:ins w:id="1" w:author="Unknown"/>
          <w:rFonts w:ascii="Times New Roman" w:hAnsi="Times New Roman" w:cs="Times New Roman"/>
          <w:bCs w:val="0"/>
          <w:color w:val="auto"/>
          <w:sz w:val="20"/>
          <w:szCs w:val="20"/>
        </w:rPr>
      </w:pPr>
      <w:ins w:id="2" w:author="Unknown">
        <w:r w:rsidRPr="004578C2">
          <w:rPr>
            <w:rFonts w:ascii="Times New Roman" w:hAnsi="Times New Roman" w:cs="Times New Roman"/>
            <w:bCs w:val="0"/>
            <w:color w:val="auto"/>
            <w:sz w:val="20"/>
            <w:szCs w:val="20"/>
          </w:rPr>
          <w:t>Android Sensor API</w:t>
        </w:r>
      </w:ins>
    </w:p>
    <w:p w:rsidR="004578C2" w:rsidRPr="004578C2" w:rsidRDefault="004578C2" w:rsidP="004578C2">
      <w:pPr>
        <w:pStyle w:val="NormalWeb"/>
        <w:shd w:val="clear" w:color="auto" w:fill="FFFFFF"/>
        <w:spacing w:before="0" w:beforeAutospacing="0" w:after="0" w:afterAutospacing="0"/>
        <w:jc w:val="both"/>
        <w:rPr>
          <w:ins w:id="3" w:author="Unknown"/>
          <w:b/>
          <w:sz w:val="20"/>
          <w:szCs w:val="20"/>
        </w:rPr>
      </w:pPr>
      <w:ins w:id="4" w:author="Unknown">
        <w:r w:rsidRPr="004578C2">
          <w:rPr>
            <w:b/>
            <w:sz w:val="20"/>
            <w:szCs w:val="20"/>
          </w:rPr>
          <w:t>Android sensor api provides many classes and interface. The important classes and interfaces of sensor api are as follows:</w:t>
        </w:r>
      </w:ins>
    </w:p>
    <w:p w:rsidR="004578C2" w:rsidRPr="004578C2" w:rsidRDefault="004578C2" w:rsidP="004578C2">
      <w:pPr>
        <w:pStyle w:val="Heading4"/>
        <w:shd w:val="clear" w:color="auto" w:fill="FFFFFF"/>
        <w:spacing w:before="0" w:line="240" w:lineRule="auto"/>
        <w:jc w:val="both"/>
        <w:rPr>
          <w:ins w:id="5" w:author="Unknown"/>
          <w:rFonts w:ascii="Times New Roman" w:hAnsi="Times New Roman" w:cs="Times New Roman"/>
          <w:bCs w:val="0"/>
          <w:color w:val="auto"/>
          <w:sz w:val="20"/>
          <w:szCs w:val="20"/>
        </w:rPr>
      </w:pPr>
      <w:ins w:id="6" w:author="Unknown">
        <w:r w:rsidRPr="004578C2">
          <w:rPr>
            <w:rFonts w:ascii="Times New Roman" w:hAnsi="Times New Roman" w:cs="Times New Roman"/>
            <w:bCs w:val="0"/>
            <w:color w:val="auto"/>
            <w:sz w:val="20"/>
            <w:szCs w:val="20"/>
          </w:rPr>
          <w:t xml:space="preserve">1) </w:t>
        </w:r>
        <w:r w:rsidRPr="004578C2">
          <w:rPr>
            <w:rFonts w:ascii="Times New Roman" w:hAnsi="Times New Roman" w:cs="Times New Roman"/>
            <w:bCs w:val="0"/>
            <w:color w:val="auto"/>
            <w:sz w:val="20"/>
            <w:szCs w:val="20"/>
            <w:highlight w:val="cyan"/>
          </w:rPr>
          <w:t>SensorManager class</w:t>
        </w:r>
      </w:ins>
    </w:p>
    <w:p w:rsidR="004578C2" w:rsidRPr="004578C2" w:rsidRDefault="004578C2" w:rsidP="004578C2">
      <w:pPr>
        <w:pStyle w:val="NormalWeb"/>
        <w:shd w:val="clear" w:color="auto" w:fill="FFFFFF"/>
        <w:spacing w:before="0" w:beforeAutospacing="0" w:after="0" w:afterAutospacing="0"/>
        <w:jc w:val="both"/>
        <w:rPr>
          <w:ins w:id="7" w:author="Unknown"/>
          <w:b/>
          <w:sz w:val="20"/>
          <w:szCs w:val="20"/>
        </w:rPr>
      </w:pPr>
      <w:ins w:id="8" w:author="Unknown">
        <w:r w:rsidRPr="004578C2">
          <w:rPr>
            <w:b/>
            <w:sz w:val="20"/>
            <w:szCs w:val="20"/>
          </w:rPr>
          <w:t>The</w:t>
        </w:r>
        <w:r w:rsidRPr="004578C2">
          <w:rPr>
            <w:rStyle w:val="apple-converted-space"/>
            <w:b/>
            <w:sz w:val="20"/>
            <w:szCs w:val="20"/>
          </w:rPr>
          <w:t> </w:t>
        </w:r>
        <w:r w:rsidRPr="004578C2">
          <w:rPr>
            <w:b/>
            <w:bCs/>
            <w:sz w:val="20"/>
            <w:szCs w:val="20"/>
          </w:rPr>
          <w:t>android.hardware.SensorManager</w:t>
        </w:r>
        <w:r w:rsidRPr="004578C2">
          <w:rPr>
            <w:rStyle w:val="apple-converted-space"/>
            <w:b/>
            <w:sz w:val="20"/>
            <w:szCs w:val="20"/>
          </w:rPr>
          <w:t> </w:t>
        </w:r>
        <w:r w:rsidRPr="004578C2">
          <w:rPr>
            <w:b/>
            <w:sz w:val="20"/>
            <w:szCs w:val="20"/>
          </w:rPr>
          <w:t>class provides methods :</w:t>
        </w:r>
      </w:ins>
    </w:p>
    <w:p w:rsidR="004578C2" w:rsidRPr="004578C2" w:rsidRDefault="004578C2" w:rsidP="003E3ED9">
      <w:pPr>
        <w:numPr>
          <w:ilvl w:val="0"/>
          <w:numId w:val="38"/>
        </w:numPr>
        <w:shd w:val="clear" w:color="auto" w:fill="FFFFFF"/>
        <w:spacing w:after="0" w:line="240" w:lineRule="auto"/>
        <w:jc w:val="both"/>
        <w:rPr>
          <w:ins w:id="9" w:author="Unknown"/>
          <w:rFonts w:ascii="Times New Roman" w:hAnsi="Times New Roman" w:cs="Times New Roman"/>
          <w:b/>
          <w:sz w:val="20"/>
          <w:szCs w:val="20"/>
        </w:rPr>
      </w:pPr>
      <w:ins w:id="10" w:author="Unknown">
        <w:r w:rsidRPr="004578C2">
          <w:rPr>
            <w:rFonts w:ascii="Times New Roman" w:hAnsi="Times New Roman" w:cs="Times New Roman"/>
            <w:b/>
            <w:sz w:val="20"/>
            <w:szCs w:val="20"/>
          </w:rPr>
          <w:t>to get sensor instance,</w:t>
        </w:r>
      </w:ins>
    </w:p>
    <w:p w:rsidR="004578C2" w:rsidRPr="004578C2" w:rsidRDefault="004578C2" w:rsidP="003E3ED9">
      <w:pPr>
        <w:numPr>
          <w:ilvl w:val="0"/>
          <w:numId w:val="38"/>
        </w:numPr>
        <w:shd w:val="clear" w:color="auto" w:fill="FFFFFF"/>
        <w:spacing w:after="0" w:line="240" w:lineRule="auto"/>
        <w:jc w:val="both"/>
        <w:rPr>
          <w:ins w:id="11" w:author="Unknown"/>
          <w:rFonts w:ascii="Times New Roman" w:hAnsi="Times New Roman" w:cs="Times New Roman"/>
          <w:b/>
          <w:sz w:val="20"/>
          <w:szCs w:val="20"/>
        </w:rPr>
      </w:pPr>
      <w:ins w:id="12" w:author="Unknown">
        <w:r w:rsidRPr="004578C2">
          <w:rPr>
            <w:rFonts w:ascii="Times New Roman" w:hAnsi="Times New Roman" w:cs="Times New Roman"/>
            <w:b/>
            <w:sz w:val="20"/>
            <w:szCs w:val="20"/>
          </w:rPr>
          <w:t>to access and list sensors,</w:t>
        </w:r>
      </w:ins>
    </w:p>
    <w:p w:rsidR="004578C2" w:rsidRPr="004578C2" w:rsidRDefault="004578C2" w:rsidP="003E3ED9">
      <w:pPr>
        <w:numPr>
          <w:ilvl w:val="0"/>
          <w:numId w:val="38"/>
        </w:numPr>
        <w:shd w:val="clear" w:color="auto" w:fill="FFFFFF"/>
        <w:spacing w:after="0" w:line="240" w:lineRule="auto"/>
        <w:jc w:val="both"/>
        <w:rPr>
          <w:ins w:id="13" w:author="Unknown"/>
          <w:rFonts w:ascii="Times New Roman" w:hAnsi="Times New Roman" w:cs="Times New Roman"/>
          <w:b/>
          <w:sz w:val="20"/>
          <w:szCs w:val="20"/>
        </w:rPr>
      </w:pPr>
      <w:ins w:id="14" w:author="Unknown">
        <w:r w:rsidRPr="004578C2">
          <w:rPr>
            <w:rFonts w:ascii="Times New Roman" w:hAnsi="Times New Roman" w:cs="Times New Roman"/>
            <w:b/>
            <w:sz w:val="20"/>
            <w:szCs w:val="20"/>
          </w:rPr>
          <w:t>to register and unregister sensor listeners etc.</w:t>
        </w:r>
      </w:ins>
    </w:p>
    <w:p w:rsidR="004578C2" w:rsidRPr="004578C2" w:rsidRDefault="004578C2" w:rsidP="004578C2">
      <w:pPr>
        <w:pStyle w:val="NormalWeb"/>
        <w:shd w:val="clear" w:color="auto" w:fill="FFFFFF"/>
        <w:spacing w:before="0" w:beforeAutospacing="0" w:after="0" w:afterAutospacing="0"/>
        <w:jc w:val="both"/>
        <w:rPr>
          <w:ins w:id="15" w:author="Unknown"/>
          <w:b/>
          <w:sz w:val="20"/>
          <w:szCs w:val="20"/>
        </w:rPr>
      </w:pPr>
      <w:ins w:id="16" w:author="Unknown">
        <w:r w:rsidRPr="004578C2">
          <w:rPr>
            <w:b/>
            <w:sz w:val="20"/>
            <w:szCs w:val="20"/>
          </w:rPr>
          <w:t>You can get the instance of SensorManager by calling the method getSystemService() and passing the SENSOR_SERVICE constant in it.</w:t>
        </w:r>
      </w:ins>
    </w:p>
    <w:p w:rsidR="004578C2" w:rsidRPr="004578C2" w:rsidRDefault="004578C2" w:rsidP="003E3ED9">
      <w:pPr>
        <w:numPr>
          <w:ilvl w:val="0"/>
          <w:numId w:val="39"/>
        </w:numPr>
        <w:shd w:val="clear" w:color="auto" w:fill="FFFFFF"/>
        <w:spacing w:after="0" w:line="240" w:lineRule="auto"/>
        <w:ind w:left="0"/>
        <w:jc w:val="both"/>
        <w:rPr>
          <w:ins w:id="17" w:author="Unknown"/>
          <w:rFonts w:ascii="Times New Roman" w:hAnsi="Times New Roman" w:cs="Times New Roman"/>
          <w:b/>
          <w:sz w:val="20"/>
          <w:szCs w:val="20"/>
        </w:rPr>
      </w:pPr>
      <w:ins w:id="18" w:author="Unknown">
        <w:r w:rsidRPr="004578C2">
          <w:rPr>
            <w:rFonts w:ascii="Times New Roman" w:hAnsi="Times New Roman" w:cs="Times New Roman"/>
            <w:b/>
            <w:sz w:val="20"/>
            <w:szCs w:val="20"/>
            <w:bdr w:val="none" w:sz="0" w:space="0" w:color="auto" w:frame="1"/>
          </w:rPr>
          <w:t>SensorManager sm = (SensorManager)getSystemService(SENSOR_SERVICE);  </w:t>
        </w:r>
      </w:ins>
    </w:p>
    <w:p w:rsidR="004578C2" w:rsidRPr="004578C2" w:rsidRDefault="004578C2" w:rsidP="004578C2">
      <w:pPr>
        <w:pStyle w:val="Heading4"/>
        <w:shd w:val="clear" w:color="auto" w:fill="FFFFFF"/>
        <w:spacing w:before="0" w:line="240" w:lineRule="auto"/>
        <w:jc w:val="both"/>
        <w:rPr>
          <w:ins w:id="19" w:author="Unknown"/>
          <w:rFonts w:ascii="Times New Roman" w:hAnsi="Times New Roman" w:cs="Times New Roman"/>
          <w:bCs w:val="0"/>
          <w:color w:val="auto"/>
          <w:sz w:val="20"/>
          <w:szCs w:val="20"/>
        </w:rPr>
      </w:pPr>
      <w:ins w:id="20" w:author="Unknown">
        <w:r w:rsidRPr="004578C2">
          <w:rPr>
            <w:rFonts w:ascii="Times New Roman" w:hAnsi="Times New Roman" w:cs="Times New Roman"/>
            <w:bCs w:val="0"/>
            <w:color w:val="auto"/>
            <w:sz w:val="20"/>
            <w:szCs w:val="20"/>
          </w:rPr>
          <w:t xml:space="preserve">2) </w:t>
        </w:r>
        <w:r w:rsidRPr="004578C2">
          <w:rPr>
            <w:rFonts w:ascii="Times New Roman" w:hAnsi="Times New Roman" w:cs="Times New Roman"/>
            <w:bCs w:val="0"/>
            <w:color w:val="auto"/>
            <w:sz w:val="20"/>
            <w:szCs w:val="20"/>
            <w:highlight w:val="cyan"/>
          </w:rPr>
          <w:t>Sensor class</w:t>
        </w:r>
      </w:ins>
    </w:p>
    <w:p w:rsidR="004578C2" w:rsidRPr="004578C2" w:rsidRDefault="004578C2" w:rsidP="004578C2">
      <w:pPr>
        <w:pStyle w:val="NormalWeb"/>
        <w:shd w:val="clear" w:color="auto" w:fill="FFFFFF"/>
        <w:spacing w:before="0" w:beforeAutospacing="0" w:after="0" w:afterAutospacing="0"/>
        <w:jc w:val="both"/>
        <w:rPr>
          <w:ins w:id="21" w:author="Unknown"/>
          <w:b/>
          <w:sz w:val="20"/>
          <w:szCs w:val="20"/>
        </w:rPr>
      </w:pPr>
      <w:ins w:id="22" w:author="Unknown">
        <w:r w:rsidRPr="004578C2">
          <w:rPr>
            <w:b/>
            <w:sz w:val="20"/>
            <w:szCs w:val="20"/>
          </w:rPr>
          <w:t>The</w:t>
        </w:r>
        <w:r w:rsidRPr="004578C2">
          <w:rPr>
            <w:rStyle w:val="apple-converted-space"/>
            <w:b/>
            <w:sz w:val="20"/>
            <w:szCs w:val="20"/>
          </w:rPr>
          <w:t> </w:t>
        </w:r>
        <w:r w:rsidRPr="004578C2">
          <w:rPr>
            <w:b/>
            <w:bCs/>
            <w:sz w:val="20"/>
            <w:szCs w:val="20"/>
          </w:rPr>
          <w:t>android.hardware.Sensor</w:t>
        </w:r>
        <w:r w:rsidRPr="004578C2">
          <w:rPr>
            <w:rStyle w:val="apple-converted-space"/>
            <w:b/>
            <w:sz w:val="20"/>
            <w:szCs w:val="20"/>
          </w:rPr>
          <w:t> </w:t>
        </w:r>
        <w:r w:rsidRPr="004578C2">
          <w:rPr>
            <w:b/>
            <w:sz w:val="20"/>
            <w:szCs w:val="20"/>
          </w:rPr>
          <w:t>class provides methods to get information of the sensor such as sensor name, sensor type, sensor resolution, sensor type etc.</w:t>
        </w:r>
      </w:ins>
    </w:p>
    <w:p w:rsidR="004578C2" w:rsidRPr="004578C2" w:rsidRDefault="004578C2" w:rsidP="004578C2">
      <w:pPr>
        <w:pStyle w:val="Heading4"/>
        <w:shd w:val="clear" w:color="auto" w:fill="FFFFFF"/>
        <w:spacing w:before="0" w:line="240" w:lineRule="auto"/>
        <w:jc w:val="both"/>
        <w:rPr>
          <w:ins w:id="23" w:author="Unknown"/>
          <w:rFonts w:ascii="Times New Roman" w:hAnsi="Times New Roman" w:cs="Times New Roman"/>
          <w:bCs w:val="0"/>
          <w:color w:val="auto"/>
          <w:sz w:val="20"/>
          <w:szCs w:val="20"/>
        </w:rPr>
      </w:pPr>
      <w:ins w:id="24" w:author="Unknown">
        <w:r w:rsidRPr="004578C2">
          <w:rPr>
            <w:rFonts w:ascii="Times New Roman" w:hAnsi="Times New Roman" w:cs="Times New Roman"/>
            <w:bCs w:val="0"/>
            <w:color w:val="auto"/>
            <w:sz w:val="20"/>
            <w:szCs w:val="20"/>
          </w:rPr>
          <w:t xml:space="preserve">3) </w:t>
        </w:r>
        <w:r w:rsidRPr="004578C2">
          <w:rPr>
            <w:rFonts w:ascii="Times New Roman" w:hAnsi="Times New Roman" w:cs="Times New Roman"/>
            <w:bCs w:val="0"/>
            <w:color w:val="auto"/>
            <w:sz w:val="20"/>
            <w:szCs w:val="20"/>
            <w:highlight w:val="cyan"/>
          </w:rPr>
          <w:t>SensorEvent class</w:t>
        </w:r>
      </w:ins>
    </w:p>
    <w:p w:rsidR="004578C2" w:rsidRPr="004578C2" w:rsidRDefault="004578C2" w:rsidP="004578C2">
      <w:pPr>
        <w:pStyle w:val="NormalWeb"/>
        <w:shd w:val="clear" w:color="auto" w:fill="FFFFFF"/>
        <w:spacing w:before="0" w:beforeAutospacing="0" w:after="0" w:afterAutospacing="0"/>
        <w:jc w:val="both"/>
        <w:rPr>
          <w:ins w:id="25" w:author="Unknown"/>
          <w:b/>
          <w:sz w:val="20"/>
          <w:szCs w:val="20"/>
        </w:rPr>
      </w:pPr>
      <w:ins w:id="26" w:author="Unknown">
        <w:r w:rsidRPr="004578C2">
          <w:rPr>
            <w:b/>
            <w:sz w:val="20"/>
            <w:szCs w:val="20"/>
          </w:rPr>
          <w:t>Its instance is created by the system. It provides information about the sensor.</w:t>
        </w:r>
      </w:ins>
    </w:p>
    <w:p w:rsidR="004578C2" w:rsidRPr="004578C2" w:rsidRDefault="004578C2" w:rsidP="004578C2">
      <w:pPr>
        <w:pStyle w:val="Heading4"/>
        <w:shd w:val="clear" w:color="auto" w:fill="FFFFFF"/>
        <w:spacing w:before="0" w:line="240" w:lineRule="auto"/>
        <w:jc w:val="both"/>
        <w:rPr>
          <w:ins w:id="27" w:author="Unknown"/>
          <w:rFonts w:ascii="Times New Roman" w:hAnsi="Times New Roman" w:cs="Times New Roman"/>
          <w:bCs w:val="0"/>
          <w:color w:val="auto"/>
          <w:sz w:val="20"/>
          <w:szCs w:val="20"/>
        </w:rPr>
      </w:pPr>
      <w:ins w:id="28" w:author="Unknown">
        <w:r w:rsidRPr="004578C2">
          <w:rPr>
            <w:rFonts w:ascii="Times New Roman" w:hAnsi="Times New Roman" w:cs="Times New Roman"/>
            <w:bCs w:val="0"/>
            <w:color w:val="auto"/>
            <w:sz w:val="20"/>
            <w:szCs w:val="20"/>
          </w:rPr>
          <w:t xml:space="preserve">4) </w:t>
        </w:r>
        <w:r w:rsidRPr="004578C2">
          <w:rPr>
            <w:rFonts w:ascii="Times New Roman" w:hAnsi="Times New Roman" w:cs="Times New Roman"/>
            <w:bCs w:val="0"/>
            <w:color w:val="auto"/>
            <w:sz w:val="20"/>
            <w:szCs w:val="20"/>
            <w:highlight w:val="cyan"/>
          </w:rPr>
          <w:t>SensorEventListener interface</w:t>
        </w:r>
      </w:ins>
    </w:p>
    <w:p w:rsidR="004578C2" w:rsidRPr="004578C2" w:rsidRDefault="004578C2" w:rsidP="004578C2">
      <w:pPr>
        <w:pStyle w:val="NormalWeb"/>
        <w:shd w:val="clear" w:color="auto" w:fill="FFFFFF"/>
        <w:spacing w:before="0" w:beforeAutospacing="0" w:after="0" w:afterAutospacing="0"/>
        <w:jc w:val="both"/>
        <w:rPr>
          <w:ins w:id="29" w:author="Unknown"/>
          <w:b/>
          <w:sz w:val="20"/>
          <w:szCs w:val="20"/>
        </w:rPr>
      </w:pPr>
      <w:ins w:id="30" w:author="Unknown">
        <w:r w:rsidRPr="004578C2">
          <w:rPr>
            <w:b/>
            <w:sz w:val="20"/>
            <w:szCs w:val="20"/>
          </w:rPr>
          <w:t>It provides two call back methods to get information when sensor values (x,y and z) change or sensor accuracy changes.</w:t>
        </w:r>
      </w:ins>
    </w:p>
    <w:tbl>
      <w:tblPr>
        <w:tblW w:w="1166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533"/>
        <w:gridCol w:w="5136"/>
      </w:tblGrid>
      <w:tr w:rsidR="004578C2" w:rsidRPr="004578C2" w:rsidTr="004578C2">
        <w:tc>
          <w:tcPr>
            <w:tcW w:w="0" w:type="auto"/>
            <w:shd w:val="clear" w:color="auto" w:fill="F6FFE1"/>
            <w:tcMar>
              <w:top w:w="68" w:type="dxa"/>
              <w:left w:w="68" w:type="dxa"/>
              <w:bottom w:w="68" w:type="dxa"/>
              <w:right w:w="68" w:type="dxa"/>
            </w:tcMar>
            <w:hideMark/>
          </w:tcPr>
          <w:p w:rsidR="004578C2" w:rsidRPr="004578C2" w:rsidRDefault="004578C2" w:rsidP="004578C2">
            <w:pPr>
              <w:spacing w:after="0" w:line="240" w:lineRule="auto"/>
              <w:rPr>
                <w:rFonts w:ascii="Times New Roman" w:hAnsi="Times New Roman" w:cs="Times New Roman"/>
                <w:b/>
                <w:bCs/>
                <w:sz w:val="20"/>
                <w:szCs w:val="20"/>
              </w:rPr>
            </w:pPr>
            <w:r w:rsidRPr="004578C2">
              <w:rPr>
                <w:rFonts w:ascii="Times New Roman" w:hAnsi="Times New Roman" w:cs="Times New Roman"/>
                <w:b/>
                <w:bCs/>
                <w:sz w:val="20"/>
                <w:szCs w:val="20"/>
              </w:rPr>
              <w:t>Public and abstract methods</w:t>
            </w:r>
          </w:p>
        </w:tc>
        <w:tc>
          <w:tcPr>
            <w:tcW w:w="0" w:type="auto"/>
            <w:shd w:val="clear" w:color="auto" w:fill="F6FFE1"/>
            <w:tcMar>
              <w:top w:w="68" w:type="dxa"/>
              <w:left w:w="68" w:type="dxa"/>
              <w:bottom w:w="68" w:type="dxa"/>
              <w:right w:w="68" w:type="dxa"/>
            </w:tcMar>
            <w:hideMark/>
          </w:tcPr>
          <w:p w:rsidR="004578C2" w:rsidRPr="004578C2" w:rsidRDefault="004578C2" w:rsidP="004578C2">
            <w:pPr>
              <w:spacing w:after="0" w:line="240" w:lineRule="auto"/>
              <w:rPr>
                <w:rFonts w:ascii="Times New Roman" w:hAnsi="Times New Roman" w:cs="Times New Roman"/>
                <w:b/>
                <w:bCs/>
                <w:sz w:val="20"/>
                <w:szCs w:val="20"/>
              </w:rPr>
            </w:pPr>
            <w:r w:rsidRPr="004578C2">
              <w:rPr>
                <w:rFonts w:ascii="Times New Roman" w:hAnsi="Times New Roman" w:cs="Times New Roman"/>
                <w:b/>
                <w:bCs/>
                <w:sz w:val="20"/>
                <w:szCs w:val="20"/>
              </w:rPr>
              <w:t>Description</w:t>
            </w:r>
          </w:p>
        </w:tc>
      </w:tr>
      <w:tr w:rsidR="004578C2" w:rsidRPr="004578C2" w:rsidTr="004578C2">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4578C2" w:rsidRPr="004578C2" w:rsidRDefault="004578C2" w:rsidP="004578C2">
            <w:pPr>
              <w:spacing w:after="0" w:line="240" w:lineRule="auto"/>
              <w:ind w:left="272"/>
              <w:jc w:val="both"/>
              <w:rPr>
                <w:rFonts w:ascii="Times New Roman" w:hAnsi="Times New Roman" w:cs="Times New Roman"/>
                <w:sz w:val="20"/>
                <w:szCs w:val="20"/>
              </w:rPr>
            </w:pPr>
            <w:r w:rsidRPr="004578C2">
              <w:rPr>
                <w:rFonts w:ascii="Times New Roman" w:hAnsi="Times New Roman" w:cs="Times New Roman"/>
                <w:b/>
                <w:bCs/>
                <w:sz w:val="20"/>
                <w:szCs w:val="20"/>
              </w:rPr>
              <w:t>void onAccuracyChanged(Sensor sensor, int accuracy)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68" w:type="dxa"/>
              <w:left w:w="68" w:type="dxa"/>
              <w:bottom w:w="68" w:type="dxa"/>
              <w:right w:w="68" w:type="dxa"/>
            </w:tcMar>
            <w:hideMark/>
          </w:tcPr>
          <w:p w:rsidR="004578C2" w:rsidRPr="004578C2" w:rsidRDefault="004578C2" w:rsidP="004578C2">
            <w:pPr>
              <w:spacing w:after="0" w:line="240" w:lineRule="auto"/>
              <w:ind w:left="272"/>
              <w:jc w:val="both"/>
              <w:rPr>
                <w:rFonts w:ascii="Times New Roman" w:hAnsi="Times New Roman" w:cs="Times New Roman"/>
                <w:sz w:val="20"/>
                <w:szCs w:val="20"/>
              </w:rPr>
            </w:pPr>
            <w:r w:rsidRPr="004578C2">
              <w:rPr>
                <w:rFonts w:ascii="Times New Roman" w:hAnsi="Times New Roman" w:cs="Times New Roman"/>
                <w:sz w:val="20"/>
                <w:szCs w:val="20"/>
              </w:rPr>
              <w:t>it is called when sensor accuracy is changed.</w:t>
            </w:r>
          </w:p>
        </w:tc>
      </w:tr>
      <w:tr w:rsidR="004578C2" w:rsidRPr="004578C2" w:rsidTr="004578C2">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4578C2" w:rsidRPr="004578C2" w:rsidRDefault="004578C2" w:rsidP="004578C2">
            <w:pPr>
              <w:spacing w:after="0" w:line="240" w:lineRule="auto"/>
              <w:ind w:left="272"/>
              <w:jc w:val="both"/>
              <w:rPr>
                <w:rFonts w:ascii="Times New Roman" w:hAnsi="Times New Roman" w:cs="Times New Roman"/>
                <w:sz w:val="20"/>
                <w:szCs w:val="20"/>
              </w:rPr>
            </w:pPr>
            <w:r w:rsidRPr="004578C2">
              <w:rPr>
                <w:rFonts w:ascii="Times New Roman" w:hAnsi="Times New Roman" w:cs="Times New Roman"/>
                <w:b/>
                <w:bCs/>
                <w:sz w:val="20"/>
                <w:szCs w:val="20"/>
              </w:rPr>
              <w:t>void onSensorChanged(SensorEvent event)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68" w:type="dxa"/>
              <w:left w:w="68" w:type="dxa"/>
              <w:bottom w:w="68" w:type="dxa"/>
              <w:right w:w="68" w:type="dxa"/>
            </w:tcMar>
            <w:hideMark/>
          </w:tcPr>
          <w:p w:rsidR="004578C2" w:rsidRPr="004578C2" w:rsidRDefault="004578C2" w:rsidP="004578C2">
            <w:pPr>
              <w:spacing w:after="0" w:line="240" w:lineRule="auto"/>
              <w:ind w:left="272"/>
              <w:jc w:val="both"/>
              <w:rPr>
                <w:rFonts w:ascii="Times New Roman" w:hAnsi="Times New Roman" w:cs="Times New Roman"/>
                <w:sz w:val="20"/>
                <w:szCs w:val="20"/>
              </w:rPr>
            </w:pPr>
            <w:r w:rsidRPr="004578C2">
              <w:rPr>
                <w:rFonts w:ascii="Times New Roman" w:hAnsi="Times New Roman" w:cs="Times New Roman"/>
                <w:sz w:val="20"/>
                <w:szCs w:val="20"/>
              </w:rPr>
              <w:t>it is called when sensor values are changed.</w:t>
            </w:r>
          </w:p>
        </w:tc>
      </w:tr>
    </w:tbl>
    <w:p w:rsidR="004578C2" w:rsidRPr="004578C2" w:rsidRDefault="004578C2" w:rsidP="004578C2">
      <w:pPr>
        <w:spacing w:after="0" w:line="240" w:lineRule="auto"/>
        <w:rPr>
          <w:rFonts w:ascii="Times New Roman" w:hAnsi="Times New Roman" w:cs="Times New Roman"/>
          <w:sz w:val="20"/>
          <w:szCs w:val="20"/>
          <w:lang w:val="en-US"/>
        </w:rPr>
      </w:pPr>
    </w:p>
    <w:p w:rsidR="008553BD" w:rsidRPr="00836593" w:rsidRDefault="00836593" w:rsidP="00836593">
      <w:pPr>
        <w:spacing w:after="0" w:line="240" w:lineRule="auto"/>
        <w:rPr>
          <w:rFonts w:ascii="Times New Roman" w:hAnsi="Times New Roman" w:cs="Times New Roman"/>
          <w:b/>
          <w:sz w:val="20"/>
          <w:szCs w:val="20"/>
          <w:lang w:val="en-US"/>
        </w:rPr>
      </w:pPr>
      <w:r w:rsidRPr="00836593">
        <w:rPr>
          <w:rFonts w:ascii="Times New Roman" w:hAnsi="Times New Roman" w:cs="Times New Roman"/>
          <w:sz w:val="20"/>
          <w:szCs w:val="20"/>
          <w:shd w:val="clear" w:color="auto" w:fill="FFFFFF"/>
        </w:rPr>
        <w:t xml:space="preserve">Most Android-powered devices have built-in sensors </w:t>
      </w:r>
      <w:r w:rsidRPr="00836593">
        <w:rPr>
          <w:rFonts w:ascii="Times New Roman" w:hAnsi="Times New Roman" w:cs="Times New Roman"/>
          <w:b/>
          <w:sz w:val="20"/>
          <w:szCs w:val="20"/>
          <w:shd w:val="clear" w:color="auto" w:fill="FFFFFF"/>
        </w:rPr>
        <w:t xml:space="preserve">that measure motion, orientation, and various environmental </w:t>
      </w:r>
      <w:r w:rsidRPr="00836593">
        <w:rPr>
          <w:rFonts w:ascii="Times New Roman" w:hAnsi="Times New Roman" w:cs="Times New Roman"/>
          <w:sz w:val="20"/>
          <w:szCs w:val="20"/>
          <w:shd w:val="clear" w:color="auto" w:fill="FFFFFF"/>
        </w:rPr>
        <w:t>conditions. These sensors are capable of providing raw data with high precision and accuracy, and are useful if you want to monitor three-dimensional device movement or positioning, or you want to monitor changes in the ambient environment near a device.</w:t>
      </w:r>
    </w:p>
    <w:p w:rsidR="00815B49" w:rsidRPr="00836593" w:rsidRDefault="00815B49" w:rsidP="00215CD2">
      <w:pPr>
        <w:rPr>
          <w:rFonts w:ascii="Times New Roman" w:hAnsi="Times New Roman" w:cs="Times New Roman"/>
          <w:sz w:val="20"/>
          <w:szCs w:val="20"/>
          <w:lang w:val="en-US"/>
        </w:rPr>
      </w:pPr>
    </w:p>
    <w:p w:rsidR="00215CD2" w:rsidRPr="000023E7" w:rsidRDefault="00215CD2" w:rsidP="00215CD2">
      <w:pPr>
        <w:rPr>
          <w:rFonts w:ascii="Times New Roman" w:hAnsi="Times New Roman" w:cs="Times New Roman"/>
          <w:sz w:val="24"/>
          <w:szCs w:val="24"/>
          <w:u w:val="single"/>
          <w:lang w:val="en-US"/>
        </w:rPr>
      </w:pPr>
      <w:r w:rsidRPr="000023E7">
        <w:rPr>
          <w:rFonts w:ascii="Times New Roman" w:hAnsi="Times New Roman" w:cs="Times New Roman"/>
          <w:sz w:val="24"/>
          <w:szCs w:val="24"/>
          <w:u w:val="single"/>
          <w:lang w:val="en-US"/>
        </w:rPr>
        <w:t>Topics to learn</w:t>
      </w:r>
    </w:p>
    <w:p w:rsidR="00F156CB" w:rsidRPr="000023E7" w:rsidRDefault="00F156CB" w:rsidP="00215CD2">
      <w:pPr>
        <w:pStyle w:val="ListParagraph"/>
        <w:numPr>
          <w:ilvl w:val="1"/>
          <w:numId w:val="1"/>
        </w:numPr>
        <w:rPr>
          <w:rFonts w:ascii="Times New Roman" w:hAnsi="Times New Roman" w:cs="Times New Roman"/>
          <w:sz w:val="24"/>
          <w:szCs w:val="24"/>
          <w:lang w:val="en-US"/>
        </w:rPr>
      </w:pPr>
      <w:r w:rsidRPr="000023E7">
        <w:rPr>
          <w:rFonts w:ascii="Times New Roman" w:hAnsi="Times New Roman" w:cs="Times New Roman"/>
          <w:sz w:val="24"/>
          <w:szCs w:val="24"/>
          <w:lang w:val="en-US"/>
        </w:rPr>
        <w:t>Customizing the Camera</w:t>
      </w:r>
    </w:p>
    <w:p w:rsidR="00F156CB" w:rsidRPr="000023E7" w:rsidRDefault="00F156CB" w:rsidP="00215CD2">
      <w:pPr>
        <w:pStyle w:val="ListParagraph"/>
        <w:numPr>
          <w:ilvl w:val="1"/>
          <w:numId w:val="1"/>
        </w:numPr>
        <w:rPr>
          <w:rFonts w:ascii="Times New Roman" w:hAnsi="Times New Roman" w:cs="Times New Roman"/>
          <w:sz w:val="24"/>
          <w:szCs w:val="24"/>
          <w:lang w:val="en-US"/>
        </w:rPr>
      </w:pPr>
      <w:r w:rsidRPr="000023E7">
        <w:rPr>
          <w:rFonts w:ascii="Times New Roman" w:hAnsi="Times New Roman" w:cs="Times New Roman"/>
          <w:sz w:val="24"/>
          <w:szCs w:val="24"/>
          <w:lang w:val="en-US"/>
        </w:rPr>
        <w:t>Gyroscope, Accelerometer - Getting a device's rotational attitude</w:t>
      </w:r>
    </w:p>
    <w:p w:rsidR="00F156CB" w:rsidRPr="000023E7" w:rsidRDefault="00F156CB" w:rsidP="00215CD2">
      <w:pPr>
        <w:pStyle w:val="ListParagraph"/>
        <w:numPr>
          <w:ilvl w:val="1"/>
          <w:numId w:val="1"/>
        </w:numPr>
        <w:rPr>
          <w:rFonts w:ascii="Times New Roman" w:hAnsi="Times New Roman" w:cs="Times New Roman"/>
          <w:sz w:val="24"/>
          <w:szCs w:val="24"/>
          <w:lang w:val="en-US"/>
        </w:rPr>
      </w:pPr>
      <w:r w:rsidRPr="000023E7">
        <w:rPr>
          <w:rFonts w:ascii="Times New Roman" w:hAnsi="Times New Roman" w:cs="Times New Roman"/>
          <w:sz w:val="24"/>
          <w:szCs w:val="24"/>
          <w:lang w:val="en-US"/>
        </w:rPr>
        <w:lastRenderedPageBreak/>
        <w:t>Temperature and Light Sensors - Using these</w:t>
      </w:r>
    </w:p>
    <w:p w:rsidR="00F156CB" w:rsidRPr="000023E7" w:rsidRDefault="00F156CB" w:rsidP="00215CD2">
      <w:pPr>
        <w:pStyle w:val="ListParagraph"/>
        <w:numPr>
          <w:ilvl w:val="1"/>
          <w:numId w:val="1"/>
        </w:numPr>
        <w:rPr>
          <w:rFonts w:ascii="Times New Roman" w:hAnsi="Times New Roman" w:cs="Times New Roman"/>
          <w:sz w:val="24"/>
          <w:szCs w:val="24"/>
          <w:lang w:val="en-US"/>
        </w:rPr>
      </w:pPr>
      <w:r w:rsidRPr="000023E7">
        <w:rPr>
          <w:rFonts w:ascii="Times New Roman" w:hAnsi="Times New Roman" w:cs="Times New Roman"/>
          <w:sz w:val="24"/>
          <w:szCs w:val="24"/>
          <w:lang w:val="en-US"/>
        </w:rPr>
        <w:t>Telephony - use telephony manager, listen for phone states, dial a phone number</w:t>
      </w:r>
    </w:p>
    <w:p w:rsidR="00F156CB" w:rsidRPr="000023E7" w:rsidRDefault="00F156CB" w:rsidP="00215CD2">
      <w:pPr>
        <w:pStyle w:val="ListParagraph"/>
        <w:numPr>
          <w:ilvl w:val="1"/>
          <w:numId w:val="1"/>
        </w:numPr>
        <w:rPr>
          <w:rFonts w:ascii="Times New Roman" w:hAnsi="Times New Roman" w:cs="Times New Roman"/>
          <w:sz w:val="24"/>
          <w:szCs w:val="24"/>
          <w:lang w:val="en-US"/>
        </w:rPr>
      </w:pPr>
      <w:r w:rsidRPr="000023E7">
        <w:rPr>
          <w:rFonts w:ascii="Times New Roman" w:hAnsi="Times New Roman" w:cs="Times New Roman"/>
          <w:sz w:val="24"/>
          <w:szCs w:val="24"/>
          <w:lang w:val="en-US"/>
        </w:rPr>
        <w:t>Bluetooth - turn it on, discover other devices, pairing bonded devices, open a socket, use device vibration, access wireless network</w:t>
      </w:r>
    </w:p>
    <w:p w:rsidR="00F156CB" w:rsidRPr="000023E7" w:rsidRDefault="00F156CB" w:rsidP="00215CD2">
      <w:pPr>
        <w:pStyle w:val="ListParagraph"/>
        <w:numPr>
          <w:ilvl w:val="1"/>
          <w:numId w:val="1"/>
        </w:numPr>
        <w:rPr>
          <w:rFonts w:ascii="Times New Roman" w:hAnsi="Times New Roman" w:cs="Times New Roman"/>
          <w:sz w:val="24"/>
          <w:szCs w:val="24"/>
          <w:lang w:val="en-US"/>
        </w:rPr>
      </w:pPr>
      <w:r w:rsidRPr="000023E7">
        <w:rPr>
          <w:rFonts w:ascii="Times New Roman" w:hAnsi="Times New Roman" w:cs="Times New Roman"/>
          <w:sz w:val="24"/>
          <w:szCs w:val="24"/>
          <w:lang w:val="en-US"/>
        </w:rPr>
        <w:t>NFC - read and write NFC tags</w:t>
      </w:r>
    </w:p>
    <w:p w:rsidR="00F156CB" w:rsidRPr="000023E7" w:rsidRDefault="00F156CB" w:rsidP="00215CD2">
      <w:pPr>
        <w:pStyle w:val="ListParagraph"/>
        <w:numPr>
          <w:ilvl w:val="1"/>
          <w:numId w:val="1"/>
        </w:numPr>
        <w:rPr>
          <w:rFonts w:ascii="Times New Roman" w:hAnsi="Times New Roman" w:cs="Times New Roman"/>
          <w:sz w:val="24"/>
          <w:szCs w:val="24"/>
          <w:lang w:val="en-US"/>
        </w:rPr>
      </w:pPr>
      <w:r w:rsidRPr="000023E7">
        <w:rPr>
          <w:rFonts w:ascii="Times New Roman" w:hAnsi="Times New Roman" w:cs="Times New Roman"/>
          <w:sz w:val="24"/>
          <w:szCs w:val="24"/>
          <w:lang w:val="en-US"/>
        </w:rPr>
        <w:t xml:space="preserve">USB </w:t>
      </w:r>
    </w:p>
    <w:p w:rsidR="00215CD2" w:rsidRPr="000023E7" w:rsidRDefault="00F156CB" w:rsidP="00215CD2">
      <w:pPr>
        <w:pStyle w:val="ListParagraph"/>
        <w:numPr>
          <w:ilvl w:val="1"/>
          <w:numId w:val="1"/>
        </w:numPr>
        <w:rPr>
          <w:rFonts w:ascii="Times New Roman" w:hAnsi="Times New Roman" w:cs="Times New Roman"/>
          <w:b/>
          <w:sz w:val="24"/>
          <w:szCs w:val="24"/>
          <w:lang w:val="en-US"/>
        </w:rPr>
      </w:pPr>
      <w:r w:rsidRPr="000023E7">
        <w:rPr>
          <w:rFonts w:ascii="Times New Roman" w:hAnsi="Times New Roman" w:cs="Times New Roman"/>
          <w:sz w:val="24"/>
          <w:szCs w:val="24"/>
          <w:lang w:val="en-US"/>
        </w:rPr>
        <w:t>SMS - single and multipart messages, receive a message, use emulator controls to send a message, use TelephonyManager to obtain device information</w:t>
      </w:r>
      <w:r w:rsidR="00020875" w:rsidRPr="000023E7">
        <w:rPr>
          <w:rFonts w:ascii="Times New Roman" w:hAnsi="Times New Roman" w:cs="Times New Roman"/>
          <w:sz w:val="24"/>
          <w:szCs w:val="24"/>
          <w:lang w:val="en-US"/>
        </w:rPr>
        <w:t xml:space="preserve"> and Auto-send SMS based on Received SMS</w:t>
      </w:r>
    </w:p>
    <w:p w:rsidR="00666BDB" w:rsidRDefault="00666BDB" w:rsidP="00666BDB">
      <w:pPr>
        <w:pStyle w:val="ListParagraph"/>
        <w:ind w:left="1440"/>
        <w:rPr>
          <w:rFonts w:ascii="Times New Roman" w:hAnsi="Times New Roman" w:cs="Times New Roman"/>
          <w:sz w:val="20"/>
          <w:szCs w:val="20"/>
          <w:lang w:val="en-US"/>
        </w:rPr>
      </w:pPr>
    </w:p>
    <w:p w:rsidR="00666BDB" w:rsidRDefault="00666BDB" w:rsidP="00666BDB">
      <w:pPr>
        <w:pStyle w:val="ListParagraph"/>
        <w:ind w:left="1440"/>
        <w:rPr>
          <w:rFonts w:ascii="Times New Roman" w:hAnsi="Times New Roman" w:cs="Times New Roman"/>
          <w:b/>
          <w:sz w:val="24"/>
          <w:szCs w:val="24"/>
          <w:lang w:val="en-US"/>
        </w:rPr>
      </w:pPr>
    </w:p>
    <w:p w:rsidR="00215CD2" w:rsidRDefault="00215CD2" w:rsidP="00361DDF">
      <w:pPr>
        <w:spacing w:after="0" w:line="240" w:lineRule="auto"/>
        <w:rPr>
          <w:rFonts w:ascii="Times New Roman" w:hAnsi="Times New Roman" w:cs="Times New Roman"/>
          <w:sz w:val="20"/>
          <w:szCs w:val="20"/>
          <w:u w:val="single"/>
          <w:lang w:val="en-US"/>
        </w:rPr>
      </w:pPr>
      <w:r w:rsidRPr="00215CD2">
        <w:rPr>
          <w:rFonts w:ascii="Times New Roman" w:hAnsi="Times New Roman" w:cs="Times New Roman"/>
          <w:sz w:val="20"/>
          <w:szCs w:val="20"/>
          <w:u w:val="single"/>
          <w:lang w:val="en-US"/>
        </w:rPr>
        <w:t xml:space="preserve">Illustrated Example </w:t>
      </w:r>
    </w:p>
    <w:p w:rsidR="00815B49" w:rsidRPr="00361DDF" w:rsidRDefault="00815B49" w:rsidP="00361DDF">
      <w:pPr>
        <w:pStyle w:val="Heading1"/>
        <w:shd w:val="clear" w:color="auto" w:fill="FFFFFF"/>
        <w:spacing w:before="0" w:beforeAutospacing="0" w:after="0" w:afterAutospacing="0"/>
        <w:ind w:left="720"/>
        <w:rPr>
          <w:bCs w:val="0"/>
          <w:color w:val="000000"/>
          <w:sz w:val="20"/>
          <w:szCs w:val="20"/>
        </w:rPr>
      </w:pPr>
      <w:r w:rsidRPr="00361DDF">
        <w:rPr>
          <w:bCs w:val="0"/>
          <w:color w:val="000000"/>
          <w:sz w:val="20"/>
          <w:szCs w:val="20"/>
        </w:rPr>
        <w:t>How to develop an app using the Camera Remote API</w:t>
      </w:r>
    </w:p>
    <w:p w:rsidR="00815B49" w:rsidRDefault="00815B49" w:rsidP="003E3ED9">
      <w:pPr>
        <w:pStyle w:val="ListParagraph"/>
        <w:numPr>
          <w:ilvl w:val="0"/>
          <w:numId w:val="29"/>
        </w:numPr>
        <w:spacing w:after="0" w:line="240" w:lineRule="auto"/>
        <w:rPr>
          <w:rFonts w:ascii="Times New Roman" w:hAnsi="Times New Roman" w:cs="Times New Roman"/>
          <w:sz w:val="20"/>
          <w:szCs w:val="20"/>
          <w:lang w:val="en-US"/>
        </w:rPr>
      </w:pPr>
      <w:r w:rsidRPr="00815B49">
        <w:rPr>
          <w:rFonts w:ascii="Times New Roman" w:hAnsi="Times New Roman" w:cs="Times New Roman"/>
          <w:sz w:val="20"/>
          <w:szCs w:val="20"/>
          <w:lang w:val="en-US"/>
        </w:rPr>
        <w:t>https://developer.sony.com/2013/11/29/how-to-develop-an-app-using-the-camera-remote-api-2/</w:t>
      </w:r>
    </w:p>
    <w:p w:rsidR="00815B49" w:rsidRPr="00361DDF" w:rsidRDefault="00815B49" w:rsidP="00815B49">
      <w:pPr>
        <w:pStyle w:val="ListParagraph"/>
        <w:rPr>
          <w:rFonts w:ascii="Times New Roman" w:hAnsi="Times New Roman" w:cs="Times New Roman"/>
          <w:b/>
          <w:sz w:val="20"/>
          <w:szCs w:val="20"/>
          <w:lang w:val="en-US"/>
        </w:rPr>
      </w:pPr>
      <w:r w:rsidRPr="00361DDF">
        <w:rPr>
          <w:rFonts w:ascii="Times New Roman" w:hAnsi="Times New Roman" w:cs="Times New Roman"/>
          <w:b/>
          <w:sz w:val="20"/>
          <w:szCs w:val="20"/>
          <w:lang w:val="en-US"/>
        </w:rPr>
        <w:t>USB Interface Android Documentation</w:t>
      </w:r>
    </w:p>
    <w:p w:rsidR="00815B49" w:rsidRDefault="00815B49" w:rsidP="003E3ED9">
      <w:pPr>
        <w:pStyle w:val="ListParagraph"/>
        <w:numPr>
          <w:ilvl w:val="0"/>
          <w:numId w:val="29"/>
        </w:numPr>
        <w:rPr>
          <w:rFonts w:ascii="Times New Roman" w:hAnsi="Times New Roman" w:cs="Times New Roman"/>
          <w:sz w:val="20"/>
          <w:szCs w:val="20"/>
          <w:lang w:val="en-US"/>
        </w:rPr>
      </w:pPr>
      <w:r w:rsidRPr="00815B49">
        <w:rPr>
          <w:rFonts w:ascii="Times New Roman" w:hAnsi="Times New Roman" w:cs="Times New Roman"/>
          <w:sz w:val="20"/>
          <w:szCs w:val="20"/>
          <w:lang w:val="en-US"/>
        </w:rPr>
        <w:t>https://developer.android.com/reference/android/hardware/usb/UsbInterface.html</w:t>
      </w:r>
    </w:p>
    <w:p w:rsidR="00815B49" w:rsidRPr="00361DDF" w:rsidRDefault="00361DDF" w:rsidP="00815B49">
      <w:pPr>
        <w:pStyle w:val="ListParagraph"/>
        <w:rPr>
          <w:rFonts w:ascii="Times New Roman" w:hAnsi="Times New Roman" w:cs="Times New Roman"/>
          <w:b/>
          <w:sz w:val="20"/>
          <w:szCs w:val="20"/>
          <w:lang w:val="en-US"/>
        </w:rPr>
      </w:pPr>
      <w:r w:rsidRPr="00361DDF">
        <w:rPr>
          <w:rFonts w:ascii="Times New Roman" w:hAnsi="Times New Roman" w:cs="Times New Roman"/>
          <w:b/>
          <w:sz w:val="20"/>
          <w:szCs w:val="20"/>
          <w:lang w:val="en-US"/>
        </w:rPr>
        <w:t>Android Hardware</w:t>
      </w:r>
    </w:p>
    <w:p w:rsidR="00815B49" w:rsidRDefault="00361DDF" w:rsidP="003E3ED9">
      <w:pPr>
        <w:pStyle w:val="ListParagraph"/>
        <w:numPr>
          <w:ilvl w:val="0"/>
          <w:numId w:val="29"/>
        </w:numPr>
        <w:rPr>
          <w:rFonts w:ascii="Times New Roman" w:hAnsi="Times New Roman" w:cs="Times New Roman"/>
          <w:sz w:val="20"/>
          <w:szCs w:val="20"/>
          <w:lang w:val="en-US"/>
        </w:rPr>
      </w:pPr>
      <w:r w:rsidRPr="00361DDF">
        <w:rPr>
          <w:rFonts w:ascii="Times New Roman" w:hAnsi="Times New Roman" w:cs="Times New Roman"/>
          <w:sz w:val="20"/>
          <w:szCs w:val="20"/>
          <w:lang w:val="en-US"/>
        </w:rPr>
        <w:t>https://developer.android.com/reference/android/hardware/package-summary.html</w:t>
      </w:r>
    </w:p>
    <w:p w:rsidR="00361DDF" w:rsidRPr="00361DDF" w:rsidRDefault="00361DDF" w:rsidP="00361DDF">
      <w:pPr>
        <w:pStyle w:val="ListParagraph"/>
        <w:rPr>
          <w:rFonts w:ascii="Times New Roman" w:hAnsi="Times New Roman" w:cs="Times New Roman"/>
          <w:b/>
          <w:sz w:val="20"/>
          <w:szCs w:val="20"/>
          <w:lang w:val="en-US"/>
        </w:rPr>
      </w:pPr>
      <w:r w:rsidRPr="00361DDF">
        <w:rPr>
          <w:rFonts w:ascii="Times New Roman" w:hAnsi="Times New Roman" w:cs="Times New Roman"/>
          <w:b/>
          <w:sz w:val="20"/>
          <w:szCs w:val="20"/>
          <w:lang w:val="en-US"/>
        </w:rPr>
        <w:t>DIY Phone Gadgets</w:t>
      </w:r>
    </w:p>
    <w:p w:rsidR="00361DDF" w:rsidRDefault="00361DDF" w:rsidP="003E3ED9">
      <w:pPr>
        <w:pStyle w:val="ListParagraph"/>
        <w:numPr>
          <w:ilvl w:val="0"/>
          <w:numId w:val="29"/>
        </w:numPr>
        <w:rPr>
          <w:rFonts w:ascii="Times New Roman" w:hAnsi="Times New Roman" w:cs="Times New Roman"/>
          <w:sz w:val="20"/>
          <w:szCs w:val="20"/>
          <w:lang w:val="en-US"/>
        </w:rPr>
      </w:pPr>
      <w:r w:rsidRPr="00361DDF">
        <w:rPr>
          <w:rFonts w:ascii="Times New Roman" w:hAnsi="Times New Roman" w:cs="Times New Roman"/>
          <w:sz w:val="20"/>
          <w:szCs w:val="20"/>
          <w:lang w:val="en-US"/>
        </w:rPr>
        <w:t>http://www.diyphonegadgets.com/2011/10/diyers-lets-make-complete-list-of.html</w:t>
      </w:r>
    </w:p>
    <w:p w:rsidR="00666BDB" w:rsidRDefault="00666BDB" w:rsidP="00666BDB">
      <w:pPr>
        <w:pStyle w:val="ListParagraph"/>
        <w:rPr>
          <w:rFonts w:ascii="Times New Roman" w:hAnsi="Times New Roman" w:cs="Times New Roman"/>
          <w:sz w:val="20"/>
          <w:szCs w:val="20"/>
          <w:lang w:val="en-US"/>
        </w:rPr>
      </w:pPr>
    </w:p>
    <w:p w:rsidR="00361DDF" w:rsidRPr="00361DDF" w:rsidRDefault="00361DDF" w:rsidP="00361DDF">
      <w:pPr>
        <w:pStyle w:val="ListParagraph"/>
        <w:rPr>
          <w:rFonts w:ascii="Times New Roman" w:hAnsi="Times New Roman" w:cs="Times New Roman"/>
          <w:b/>
          <w:sz w:val="20"/>
          <w:szCs w:val="20"/>
          <w:lang w:val="en-US"/>
        </w:rPr>
      </w:pPr>
      <w:r w:rsidRPr="00361DDF">
        <w:rPr>
          <w:rFonts w:ascii="Times New Roman" w:hAnsi="Times New Roman" w:cs="Times New Roman"/>
          <w:b/>
          <w:sz w:val="20"/>
          <w:szCs w:val="20"/>
          <w:lang w:val="en-US"/>
        </w:rPr>
        <w:t>Camera</w:t>
      </w:r>
    </w:p>
    <w:p w:rsidR="00361DDF" w:rsidRDefault="00361DDF" w:rsidP="003E3ED9">
      <w:pPr>
        <w:pStyle w:val="ListParagraph"/>
        <w:numPr>
          <w:ilvl w:val="0"/>
          <w:numId w:val="29"/>
        </w:numPr>
        <w:rPr>
          <w:rFonts w:ascii="Times New Roman" w:hAnsi="Times New Roman" w:cs="Times New Roman"/>
          <w:sz w:val="20"/>
          <w:szCs w:val="20"/>
          <w:lang w:val="en-US"/>
        </w:rPr>
      </w:pPr>
      <w:r w:rsidRPr="00361DDF">
        <w:rPr>
          <w:rFonts w:ascii="Times New Roman" w:hAnsi="Times New Roman" w:cs="Times New Roman"/>
          <w:sz w:val="20"/>
          <w:szCs w:val="20"/>
          <w:lang w:val="en-US"/>
        </w:rPr>
        <w:t>https://www.tutorialspoint.com/android/android_camera.htm</w:t>
      </w:r>
    </w:p>
    <w:p w:rsidR="00361DDF" w:rsidRDefault="00715D0A" w:rsidP="003E3ED9">
      <w:pPr>
        <w:pStyle w:val="ListParagraph"/>
        <w:numPr>
          <w:ilvl w:val="0"/>
          <w:numId w:val="29"/>
        </w:numPr>
        <w:rPr>
          <w:rFonts w:ascii="Times New Roman" w:hAnsi="Times New Roman" w:cs="Times New Roman"/>
          <w:sz w:val="20"/>
          <w:szCs w:val="20"/>
          <w:lang w:val="en-US"/>
        </w:rPr>
      </w:pPr>
      <w:r w:rsidRPr="00715D0A">
        <w:rPr>
          <w:rFonts w:ascii="Times New Roman" w:hAnsi="Times New Roman" w:cs="Times New Roman"/>
          <w:sz w:val="20"/>
          <w:szCs w:val="20"/>
          <w:lang w:val="en-US"/>
        </w:rPr>
        <w:t>https://developer.android.com/guide/topics/media/camera.html</w:t>
      </w:r>
    </w:p>
    <w:p w:rsidR="00715D0A" w:rsidRDefault="00715D0A" w:rsidP="003E3ED9">
      <w:pPr>
        <w:pStyle w:val="ListParagraph"/>
        <w:numPr>
          <w:ilvl w:val="0"/>
          <w:numId w:val="29"/>
        </w:numPr>
        <w:rPr>
          <w:rFonts w:ascii="Times New Roman" w:hAnsi="Times New Roman" w:cs="Times New Roman"/>
          <w:sz w:val="20"/>
          <w:szCs w:val="20"/>
          <w:lang w:val="en-US"/>
        </w:rPr>
      </w:pPr>
      <w:r>
        <w:rPr>
          <w:rFonts w:ascii="Times New Roman" w:hAnsi="Times New Roman" w:cs="Times New Roman"/>
          <w:sz w:val="20"/>
          <w:szCs w:val="20"/>
          <w:lang w:val="en-US"/>
        </w:rPr>
        <w:t xml:space="preserve">Using an Intent to take a photo - </w:t>
      </w:r>
      <w:r w:rsidRPr="00715D0A">
        <w:rPr>
          <w:rFonts w:ascii="Times New Roman" w:hAnsi="Times New Roman" w:cs="Times New Roman"/>
          <w:sz w:val="20"/>
          <w:szCs w:val="20"/>
          <w:lang w:val="en-US"/>
        </w:rPr>
        <w:t>http://www.vogella.com/tutorials/AndroidCamera/article.html</w:t>
      </w:r>
    </w:p>
    <w:p w:rsidR="00715D0A" w:rsidRDefault="00271977" w:rsidP="003E3ED9">
      <w:pPr>
        <w:pStyle w:val="ListParagraph"/>
        <w:numPr>
          <w:ilvl w:val="0"/>
          <w:numId w:val="29"/>
        </w:numPr>
        <w:rPr>
          <w:rFonts w:ascii="Times New Roman" w:hAnsi="Times New Roman" w:cs="Times New Roman"/>
          <w:sz w:val="20"/>
          <w:szCs w:val="20"/>
          <w:lang w:val="en-US"/>
        </w:rPr>
      </w:pPr>
      <w:r w:rsidRPr="00271977">
        <w:rPr>
          <w:rFonts w:ascii="Times New Roman" w:hAnsi="Times New Roman" w:cs="Times New Roman"/>
          <w:sz w:val="20"/>
          <w:szCs w:val="20"/>
          <w:lang w:val="en-US"/>
        </w:rPr>
        <w:t>https://www.javatpoint.com/</w:t>
      </w:r>
      <w:r w:rsidRPr="00271977">
        <w:rPr>
          <w:rFonts w:ascii="Times New Roman" w:hAnsi="Times New Roman" w:cs="Times New Roman"/>
          <w:b/>
          <w:sz w:val="20"/>
          <w:szCs w:val="20"/>
          <w:lang w:val="en-US"/>
        </w:rPr>
        <w:t>android-camera-tutorial</w:t>
      </w:r>
      <w:r>
        <w:rPr>
          <w:rFonts w:ascii="Times New Roman" w:hAnsi="Times New Roman" w:cs="Times New Roman"/>
          <w:sz w:val="20"/>
          <w:szCs w:val="20"/>
          <w:lang w:val="en-US"/>
        </w:rPr>
        <w:t xml:space="preserve"> </w:t>
      </w:r>
    </w:p>
    <w:p w:rsidR="00271977" w:rsidRDefault="00271977" w:rsidP="003E3ED9">
      <w:pPr>
        <w:pStyle w:val="ListParagraph"/>
        <w:numPr>
          <w:ilvl w:val="0"/>
          <w:numId w:val="29"/>
        </w:numPr>
        <w:rPr>
          <w:rFonts w:ascii="Times New Roman" w:hAnsi="Times New Roman" w:cs="Times New Roman"/>
          <w:sz w:val="20"/>
          <w:szCs w:val="20"/>
          <w:lang w:val="en-US"/>
        </w:rPr>
      </w:pPr>
      <w:r w:rsidRPr="00271977">
        <w:rPr>
          <w:rFonts w:ascii="Times New Roman" w:hAnsi="Times New Roman" w:cs="Times New Roman"/>
          <w:sz w:val="20"/>
          <w:szCs w:val="20"/>
          <w:lang w:val="en-US"/>
        </w:rPr>
        <w:t>http://www.androidhive.info/2013/09/android-working-with-camera-api/</w:t>
      </w:r>
    </w:p>
    <w:p w:rsidR="00271977" w:rsidRDefault="00271977" w:rsidP="003E3ED9">
      <w:pPr>
        <w:pStyle w:val="ListParagraph"/>
        <w:numPr>
          <w:ilvl w:val="0"/>
          <w:numId w:val="29"/>
        </w:numPr>
        <w:rPr>
          <w:rFonts w:ascii="Times New Roman" w:hAnsi="Times New Roman" w:cs="Times New Roman"/>
          <w:sz w:val="20"/>
          <w:szCs w:val="20"/>
          <w:lang w:val="en-US"/>
        </w:rPr>
      </w:pPr>
      <w:r w:rsidRPr="00271977">
        <w:rPr>
          <w:rFonts w:ascii="Times New Roman" w:hAnsi="Times New Roman" w:cs="Times New Roman"/>
          <w:sz w:val="20"/>
          <w:szCs w:val="20"/>
          <w:lang w:val="en-US"/>
        </w:rPr>
        <w:t>http://blog.rhesoft.com/2015/04/02/tutorial-how-to-use-camera-with-android-and-android-studio/</w:t>
      </w:r>
    </w:p>
    <w:p w:rsidR="00271977" w:rsidRDefault="00271977" w:rsidP="003E3ED9">
      <w:pPr>
        <w:pStyle w:val="ListParagraph"/>
        <w:numPr>
          <w:ilvl w:val="0"/>
          <w:numId w:val="29"/>
        </w:numPr>
        <w:rPr>
          <w:rFonts w:ascii="Times New Roman" w:hAnsi="Times New Roman" w:cs="Times New Roman"/>
          <w:sz w:val="20"/>
          <w:szCs w:val="20"/>
          <w:lang w:val="en-US"/>
        </w:rPr>
      </w:pPr>
      <w:r w:rsidRPr="00271977">
        <w:rPr>
          <w:rFonts w:ascii="Times New Roman" w:hAnsi="Times New Roman" w:cs="Times New Roman"/>
          <w:sz w:val="20"/>
          <w:szCs w:val="20"/>
          <w:lang w:val="en-US"/>
        </w:rPr>
        <w:t>https://inducesmile.com/android/android-camera-api-tutorial/</w:t>
      </w:r>
    </w:p>
    <w:p w:rsidR="00271977" w:rsidRDefault="00271977" w:rsidP="003E3ED9">
      <w:pPr>
        <w:pStyle w:val="ListParagraph"/>
        <w:numPr>
          <w:ilvl w:val="0"/>
          <w:numId w:val="29"/>
        </w:numPr>
        <w:rPr>
          <w:rFonts w:ascii="Times New Roman" w:hAnsi="Times New Roman" w:cs="Times New Roman"/>
          <w:sz w:val="20"/>
          <w:szCs w:val="20"/>
          <w:lang w:val="en-US"/>
        </w:rPr>
      </w:pPr>
      <w:r w:rsidRPr="00271977">
        <w:rPr>
          <w:rFonts w:ascii="Times New Roman" w:hAnsi="Times New Roman" w:cs="Times New Roman"/>
          <w:sz w:val="20"/>
          <w:szCs w:val="20"/>
          <w:lang w:val="en-US"/>
        </w:rPr>
        <w:t>https://www.simplifiedcoding.net/android-camera-app-tutorial-create-a-simple-camera-app/</w:t>
      </w:r>
    </w:p>
    <w:p w:rsidR="00271977" w:rsidRDefault="00271977" w:rsidP="003E3ED9">
      <w:pPr>
        <w:pStyle w:val="ListParagraph"/>
        <w:numPr>
          <w:ilvl w:val="0"/>
          <w:numId w:val="29"/>
        </w:numPr>
        <w:rPr>
          <w:rFonts w:ascii="Times New Roman" w:hAnsi="Times New Roman" w:cs="Times New Roman"/>
          <w:sz w:val="20"/>
          <w:szCs w:val="20"/>
          <w:lang w:val="en-US"/>
        </w:rPr>
      </w:pPr>
      <w:r w:rsidRPr="00271977">
        <w:rPr>
          <w:rFonts w:ascii="Times New Roman" w:hAnsi="Times New Roman" w:cs="Times New Roman"/>
          <w:sz w:val="20"/>
          <w:szCs w:val="20"/>
          <w:lang w:val="en-US"/>
        </w:rPr>
        <w:t>http://www.journaldev.com/13270/android-capture-image-camera-gallery</w:t>
      </w:r>
    </w:p>
    <w:p w:rsidR="00666BDB" w:rsidRDefault="00666BDB" w:rsidP="00666BDB">
      <w:pPr>
        <w:pStyle w:val="ListParagraph"/>
        <w:rPr>
          <w:rFonts w:ascii="Times New Roman" w:hAnsi="Times New Roman" w:cs="Times New Roman"/>
          <w:sz w:val="20"/>
          <w:szCs w:val="20"/>
          <w:lang w:val="en-US"/>
        </w:rPr>
      </w:pPr>
    </w:p>
    <w:p w:rsidR="00271977" w:rsidRPr="00271977" w:rsidRDefault="00271977" w:rsidP="00271977">
      <w:pPr>
        <w:pStyle w:val="ListParagraph"/>
        <w:rPr>
          <w:rFonts w:ascii="Times New Roman" w:hAnsi="Times New Roman" w:cs="Times New Roman"/>
          <w:b/>
          <w:sz w:val="20"/>
          <w:szCs w:val="20"/>
          <w:lang w:val="en-US"/>
        </w:rPr>
      </w:pPr>
      <w:r w:rsidRPr="00271977">
        <w:rPr>
          <w:rFonts w:ascii="Times New Roman" w:hAnsi="Times New Roman" w:cs="Times New Roman"/>
          <w:b/>
          <w:sz w:val="20"/>
          <w:szCs w:val="20"/>
          <w:lang w:val="en-US"/>
        </w:rPr>
        <w:t>Telephony and TelephonyManager</w:t>
      </w:r>
    </w:p>
    <w:p w:rsidR="00271977" w:rsidRDefault="00271977" w:rsidP="003E3ED9">
      <w:pPr>
        <w:pStyle w:val="ListParagraph"/>
        <w:numPr>
          <w:ilvl w:val="0"/>
          <w:numId w:val="29"/>
        </w:numPr>
        <w:rPr>
          <w:rFonts w:ascii="Times New Roman" w:hAnsi="Times New Roman" w:cs="Times New Roman"/>
          <w:sz w:val="20"/>
          <w:szCs w:val="20"/>
          <w:lang w:val="en-US"/>
        </w:rPr>
      </w:pPr>
      <w:r w:rsidRPr="00271977">
        <w:rPr>
          <w:rFonts w:ascii="Times New Roman" w:hAnsi="Times New Roman" w:cs="Times New Roman"/>
          <w:sz w:val="20"/>
          <w:szCs w:val="20"/>
          <w:lang w:val="en-US"/>
        </w:rPr>
        <w:t>https://developer.android.com/reference/android/telephony/TelephonyManager.html</w:t>
      </w:r>
    </w:p>
    <w:p w:rsidR="00C11896" w:rsidRPr="00815B49" w:rsidRDefault="00C11896" w:rsidP="003E3ED9">
      <w:pPr>
        <w:pStyle w:val="ListParagraph"/>
        <w:numPr>
          <w:ilvl w:val="0"/>
          <w:numId w:val="29"/>
        </w:numPr>
        <w:rPr>
          <w:rFonts w:ascii="Times New Roman" w:hAnsi="Times New Roman" w:cs="Times New Roman"/>
          <w:sz w:val="20"/>
          <w:szCs w:val="20"/>
          <w:lang w:val="en-US"/>
        </w:rPr>
      </w:pPr>
      <w:r w:rsidRPr="00C11896">
        <w:rPr>
          <w:rFonts w:ascii="Times New Roman" w:hAnsi="Times New Roman" w:cs="Times New Roman"/>
          <w:sz w:val="20"/>
          <w:szCs w:val="20"/>
          <w:lang w:val="en-US"/>
        </w:rPr>
        <w:t>https://www.javatpoint.com/android-telephony-manager-tutorial</w:t>
      </w:r>
    </w:p>
    <w:p w:rsidR="00C11896" w:rsidRDefault="00C11896" w:rsidP="003E3ED9">
      <w:pPr>
        <w:pStyle w:val="ListParagraph"/>
        <w:numPr>
          <w:ilvl w:val="0"/>
          <w:numId w:val="29"/>
        </w:numPr>
        <w:rPr>
          <w:rFonts w:ascii="Times New Roman" w:hAnsi="Times New Roman" w:cs="Times New Roman"/>
          <w:sz w:val="20"/>
          <w:szCs w:val="20"/>
          <w:lang w:val="en-US"/>
        </w:rPr>
      </w:pPr>
      <w:r w:rsidRPr="00C11896">
        <w:rPr>
          <w:rFonts w:ascii="Times New Roman" w:hAnsi="Times New Roman" w:cs="Times New Roman"/>
          <w:sz w:val="20"/>
          <w:szCs w:val="20"/>
          <w:lang w:val="en-US"/>
        </w:rPr>
        <w:t>https://developer.android.com/reference/android/telephony/TelephonyManager.html</w:t>
      </w:r>
    </w:p>
    <w:p w:rsidR="00C11896" w:rsidRDefault="00C11896" w:rsidP="003E3ED9">
      <w:pPr>
        <w:pStyle w:val="ListParagraph"/>
        <w:numPr>
          <w:ilvl w:val="0"/>
          <w:numId w:val="29"/>
        </w:numPr>
        <w:rPr>
          <w:rFonts w:ascii="Times New Roman" w:hAnsi="Times New Roman" w:cs="Times New Roman"/>
          <w:sz w:val="20"/>
          <w:szCs w:val="20"/>
          <w:lang w:val="en-US"/>
        </w:rPr>
      </w:pPr>
      <w:r w:rsidRPr="00C11896">
        <w:rPr>
          <w:rFonts w:ascii="Times New Roman" w:hAnsi="Times New Roman" w:cs="Times New Roman"/>
          <w:sz w:val="20"/>
          <w:szCs w:val="20"/>
          <w:lang w:val="en-US"/>
        </w:rPr>
        <w:t>http://www.learn-android-easily.com/2012/11/using-telephony-manager-in-android.html</w:t>
      </w:r>
    </w:p>
    <w:p w:rsidR="00C11896" w:rsidRDefault="00C11896" w:rsidP="003E3ED9">
      <w:pPr>
        <w:pStyle w:val="ListParagraph"/>
        <w:numPr>
          <w:ilvl w:val="0"/>
          <w:numId w:val="29"/>
        </w:numPr>
        <w:rPr>
          <w:rFonts w:ascii="Times New Roman" w:hAnsi="Times New Roman" w:cs="Times New Roman"/>
          <w:sz w:val="20"/>
          <w:szCs w:val="20"/>
          <w:lang w:val="en-US"/>
        </w:rPr>
      </w:pPr>
      <w:r w:rsidRPr="00C11896">
        <w:rPr>
          <w:rFonts w:ascii="Times New Roman" w:hAnsi="Times New Roman" w:cs="Times New Roman"/>
          <w:sz w:val="20"/>
          <w:szCs w:val="20"/>
          <w:lang w:val="en-US"/>
        </w:rPr>
        <w:t>http://stackoverflow.com/questions/7514163/using-telephony-manager-in-android-to-find-imei-number</w:t>
      </w:r>
    </w:p>
    <w:p w:rsidR="00C11896" w:rsidRDefault="00C11896" w:rsidP="003E3ED9">
      <w:pPr>
        <w:pStyle w:val="ListParagraph"/>
        <w:numPr>
          <w:ilvl w:val="0"/>
          <w:numId w:val="29"/>
        </w:numPr>
        <w:rPr>
          <w:rFonts w:ascii="Times New Roman" w:hAnsi="Times New Roman" w:cs="Times New Roman"/>
          <w:sz w:val="20"/>
          <w:szCs w:val="20"/>
          <w:lang w:val="en-US"/>
        </w:rPr>
      </w:pPr>
      <w:r w:rsidRPr="00C11896">
        <w:rPr>
          <w:rFonts w:ascii="Times New Roman" w:hAnsi="Times New Roman" w:cs="Times New Roman"/>
          <w:sz w:val="20"/>
          <w:szCs w:val="20"/>
          <w:lang w:val="en-US"/>
        </w:rPr>
        <w:t>http://www.devlper.com/2010/06/using-android-telephonymanager/</w:t>
      </w:r>
    </w:p>
    <w:p w:rsidR="0042473E" w:rsidRDefault="0042473E" w:rsidP="003E3ED9">
      <w:pPr>
        <w:pStyle w:val="ListParagraph"/>
        <w:numPr>
          <w:ilvl w:val="0"/>
          <w:numId w:val="29"/>
        </w:numPr>
        <w:rPr>
          <w:rFonts w:ascii="Times New Roman" w:hAnsi="Times New Roman" w:cs="Times New Roman"/>
          <w:sz w:val="20"/>
          <w:szCs w:val="20"/>
          <w:lang w:val="en-US"/>
        </w:rPr>
      </w:pPr>
    </w:p>
    <w:p w:rsidR="0042473E" w:rsidRDefault="008553BD" w:rsidP="0042473E">
      <w:pPr>
        <w:pStyle w:val="ListParagraph"/>
        <w:rPr>
          <w:rFonts w:ascii="Times New Roman" w:hAnsi="Times New Roman" w:cs="Times New Roman"/>
          <w:b/>
          <w:sz w:val="20"/>
          <w:szCs w:val="20"/>
          <w:lang w:val="en-US"/>
        </w:rPr>
      </w:pPr>
      <w:r w:rsidRPr="008553BD">
        <w:rPr>
          <w:rFonts w:ascii="Times New Roman" w:hAnsi="Times New Roman" w:cs="Times New Roman"/>
          <w:b/>
          <w:sz w:val="20"/>
          <w:szCs w:val="20"/>
          <w:lang w:val="en-US"/>
        </w:rPr>
        <w:t>Bluetooth</w:t>
      </w:r>
    </w:p>
    <w:p w:rsidR="00C11896" w:rsidRDefault="008553BD" w:rsidP="003E3ED9">
      <w:pPr>
        <w:pStyle w:val="ListParagraph"/>
        <w:numPr>
          <w:ilvl w:val="0"/>
          <w:numId w:val="29"/>
        </w:numPr>
        <w:rPr>
          <w:rFonts w:ascii="Times New Roman" w:hAnsi="Times New Roman" w:cs="Times New Roman"/>
          <w:sz w:val="20"/>
          <w:szCs w:val="20"/>
          <w:lang w:val="en-US"/>
        </w:rPr>
      </w:pPr>
      <w:r w:rsidRPr="008553BD">
        <w:rPr>
          <w:rFonts w:ascii="Times New Roman" w:hAnsi="Times New Roman" w:cs="Times New Roman"/>
          <w:sz w:val="20"/>
          <w:szCs w:val="20"/>
          <w:lang w:val="en-US"/>
        </w:rPr>
        <w:t>https://developer.android.com/guide/topics/connectivity/bluetooth.html</w:t>
      </w:r>
    </w:p>
    <w:p w:rsidR="008553BD" w:rsidRDefault="008553BD" w:rsidP="003E3ED9">
      <w:pPr>
        <w:pStyle w:val="ListParagraph"/>
        <w:numPr>
          <w:ilvl w:val="0"/>
          <w:numId w:val="29"/>
        </w:numPr>
        <w:rPr>
          <w:rFonts w:ascii="Times New Roman" w:hAnsi="Times New Roman" w:cs="Times New Roman"/>
          <w:sz w:val="20"/>
          <w:szCs w:val="20"/>
          <w:lang w:val="en-US"/>
        </w:rPr>
      </w:pPr>
      <w:r w:rsidRPr="008553BD">
        <w:rPr>
          <w:rFonts w:ascii="Times New Roman" w:hAnsi="Times New Roman" w:cs="Times New Roman"/>
          <w:sz w:val="20"/>
          <w:szCs w:val="20"/>
          <w:lang w:val="en-US"/>
        </w:rPr>
        <w:t>https://www.tutorialspoint.com/android/android_bluetooth.htm</w:t>
      </w:r>
    </w:p>
    <w:p w:rsidR="008553BD" w:rsidRDefault="008553BD" w:rsidP="003E3ED9">
      <w:pPr>
        <w:pStyle w:val="ListParagraph"/>
        <w:numPr>
          <w:ilvl w:val="0"/>
          <w:numId w:val="29"/>
        </w:numPr>
        <w:rPr>
          <w:rFonts w:ascii="Times New Roman" w:hAnsi="Times New Roman" w:cs="Times New Roman"/>
          <w:sz w:val="20"/>
          <w:szCs w:val="20"/>
          <w:lang w:val="en-US"/>
        </w:rPr>
      </w:pPr>
      <w:r w:rsidRPr="008553BD">
        <w:rPr>
          <w:rFonts w:ascii="Times New Roman" w:hAnsi="Times New Roman" w:cs="Times New Roman"/>
          <w:sz w:val="20"/>
          <w:szCs w:val="20"/>
          <w:lang w:val="en-US"/>
        </w:rPr>
        <w:t>https://www.javatpoint.com/android-bluetooth-tutorial</w:t>
      </w:r>
    </w:p>
    <w:p w:rsidR="008553BD" w:rsidRDefault="008553BD" w:rsidP="003E3ED9">
      <w:pPr>
        <w:pStyle w:val="ListParagraph"/>
        <w:numPr>
          <w:ilvl w:val="0"/>
          <w:numId w:val="29"/>
        </w:numPr>
        <w:rPr>
          <w:rFonts w:ascii="Times New Roman" w:hAnsi="Times New Roman" w:cs="Times New Roman"/>
          <w:sz w:val="20"/>
          <w:szCs w:val="20"/>
          <w:lang w:val="en-US"/>
        </w:rPr>
      </w:pPr>
      <w:r w:rsidRPr="008553BD">
        <w:rPr>
          <w:rFonts w:ascii="Times New Roman" w:hAnsi="Times New Roman" w:cs="Times New Roman"/>
          <w:sz w:val="20"/>
          <w:szCs w:val="20"/>
          <w:lang w:val="en-US"/>
        </w:rPr>
        <w:t>https://code.tutsplus.com/tutorials</w:t>
      </w:r>
      <w:r w:rsidRPr="008553BD">
        <w:rPr>
          <w:rFonts w:ascii="Times New Roman" w:hAnsi="Times New Roman" w:cs="Times New Roman"/>
          <w:b/>
          <w:sz w:val="20"/>
          <w:szCs w:val="20"/>
          <w:lang w:val="en-US"/>
        </w:rPr>
        <w:t>/create-a-bluetooth-scanner-with-androids-bluetooth</w:t>
      </w:r>
      <w:r w:rsidRPr="008553BD">
        <w:rPr>
          <w:rFonts w:ascii="Times New Roman" w:hAnsi="Times New Roman" w:cs="Times New Roman"/>
          <w:sz w:val="20"/>
          <w:szCs w:val="20"/>
          <w:lang w:val="en-US"/>
        </w:rPr>
        <w:t>-api--cms-24084</w:t>
      </w:r>
    </w:p>
    <w:p w:rsidR="008553BD" w:rsidRDefault="008553BD" w:rsidP="003E3ED9">
      <w:pPr>
        <w:pStyle w:val="ListParagraph"/>
        <w:numPr>
          <w:ilvl w:val="0"/>
          <w:numId w:val="29"/>
        </w:numPr>
        <w:rPr>
          <w:rFonts w:ascii="Times New Roman" w:hAnsi="Times New Roman" w:cs="Times New Roman"/>
          <w:sz w:val="20"/>
          <w:szCs w:val="20"/>
          <w:lang w:val="en-US"/>
        </w:rPr>
      </w:pPr>
      <w:r w:rsidRPr="008553BD">
        <w:rPr>
          <w:rFonts w:ascii="Times New Roman" w:hAnsi="Times New Roman" w:cs="Times New Roman"/>
          <w:sz w:val="20"/>
          <w:szCs w:val="20"/>
          <w:lang w:val="en-US"/>
        </w:rPr>
        <w:lastRenderedPageBreak/>
        <w:t>http://www.theappguruz.com/blog/android-</w:t>
      </w:r>
      <w:r w:rsidRPr="008553BD">
        <w:rPr>
          <w:rFonts w:ascii="Times New Roman" w:hAnsi="Times New Roman" w:cs="Times New Roman"/>
          <w:b/>
          <w:sz w:val="20"/>
          <w:szCs w:val="20"/>
          <w:lang w:val="en-US"/>
        </w:rPr>
        <w:t>bluetooth-connection-demo</w:t>
      </w:r>
    </w:p>
    <w:p w:rsidR="008553BD" w:rsidRDefault="008553BD" w:rsidP="003E3ED9">
      <w:pPr>
        <w:pStyle w:val="ListParagraph"/>
        <w:numPr>
          <w:ilvl w:val="0"/>
          <w:numId w:val="29"/>
        </w:numPr>
        <w:rPr>
          <w:rFonts w:ascii="Times New Roman" w:hAnsi="Times New Roman" w:cs="Times New Roman"/>
          <w:b/>
          <w:sz w:val="20"/>
          <w:szCs w:val="20"/>
          <w:lang w:val="en-US"/>
        </w:rPr>
      </w:pPr>
      <w:r w:rsidRPr="008553BD">
        <w:rPr>
          <w:rFonts w:ascii="Times New Roman" w:hAnsi="Times New Roman" w:cs="Times New Roman"/>
          <w:sz w:val="20"/>
          <w:szCs w:val="20"/>
          <w:lang w:val="en-US"/>
        </w:rPr>
        <w:t>https://examples.javacodegeeks.com/android/core/bluetooth/bluetoothadapter</w:t>
      </w:r>
      <w:r w:rsidRPr="008553BD">
        <w:rPr>
          <w:rFonts w:ascii="Times New Roman" w:hAnsi="Times New Roman" w:cs="Times New Roman"/>
          <w:b/>
          <w:sz w:val="20"/>
          <w:szCs w:val="20"/>
          <w:lang w:val="en-US"/>
        </w:rPr>
        <w:t>/android-bluetooth-example/</w:t>
      </w:r>
    </w:p>
    <w:p w:rsidR="008553BD" w:rsidRPr="008553BD" w:rsidRDefault="008553BD" w:rsidP="003E3ED9">
      <w:pPr>
        <w:pStyle w:val="ListParagraph"/>
        <w:numPr>
          <w:ilvl w:val="0"/>
          <w:numId w:val="29"/>
        </w:numPr>
        <w:rPr>
          <w:rFonts w:ascii="Times New Roman" w:hAnsi="Times New Roman" w:cs="Times New Roman"/>
          <w:sz w:val="20"/>
          <w:szCs w:val="20"/>
          <w:lang w:val="en-US"/>
        </w:rPr>
      </w:pPr>
      <w:r w:rsidRPr="008553BD">
        <w:rPr>
          <w:rFonts w:ascii="Times New Roman" w:hAnsi="Times New Roman" w:cs="Times New Roman"/>
          <w:sz w:val="20"/>
          <w:szCs w:val="20"/>
          <w:lang w:val="en-US"/>
        </w:rPr>
        <w:t>https://karanbalkar.com/2014/02/tutorial-73-</w:t>
      </w:r>
      <w:r w:rsidRPr="008553BD">
        <w:rPr>
          <w:rFonts w:ascii="Times New Roman" w:hAnsi="Times New Roman" w:cs="Times New Roman"/>
          <w:b/>
          <w:sz w:val="20"/>
          <w:szCs w:val="20"/>
          <w:lang w:val="en-US"/>
        </w:rPr>
        <w:t>working-with-bluetooth-in-android/</w:t>
      </w:r>
    </w:p>
    <w:p w:rsidR="008553BD" w:rsidRPr="0004466A" w:rsidRDefault="008553BD" w:rsidP="008553BD">
      <w:pPr>
        <w:pStyle w:val="ListParagraph"/>
        <w:rPr>
          <w:rFonts w:ascii="Times New Roman" w:hAnsi="Times New Roman" w:cs="Times New Roman"/>
          <w:b/>
          <w:sz w:val="20"/>
          <w:szCs w:val="20"/>
          <w:lang w:val="en-US"/>
        </w:rPr>
      </w:pPr>
    </w:p>
    <w:p w:rsidR="008553BD" w:rsidRPr="0004466A" w:rsidRDefault="0004466A" w:rsidP="008553BD">
      <w:pPr>
        <w:pStyle w:val="ListParagraph"/>
        <w:rPr>
          <w:rFonts w:ascii="Times New Roman" w:hAnsi="Times New Roman" w:cs="Times New Roman"/>
          <w:b/>
          <w:sz w:val="20"/>
          <w:szCs w:val="20"/>
          <w:lang w:val="en-US"/>
        </w:rPr>
      </w:pPr>
      <w:r w:rsidRPr="0004466A">
        <w:rPr>
          <w:rFonts w:ascii="Times New Roman" w:hAnsi="Times New Roman" w:cs="Times New Roman"/>
          <w:b/>
          <w:sz w:val="20"/>
          <w:szCs w:val="20"/>
          <w:lang w:val="en-US"/>
        </w:rPr>
        <w:t>NFC</w:t>
      </w:r>
    </w:p>
    <w:p w:rsidR="008553BD"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https://www.tutorialspoint.com/android/android_nfc_guide.htm</w:t>
      </w:r>
    </w:p>
    <w:p w:rsidR="0004466A"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http://www.survivingwithandroid.com/2015/03/nfc-in-android-ndef-2.html</w:t>
      </w:r>
    </w:p>
    <w:p w:rsidR="0004466A"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https://www.sitepoint.com/learn-</w:t>
      </w:r>
      <w:r w:rsidRPr="0004466A">
        <w:rPr>
          <w:rFonts w:ascii="Times New Roman" w:hAnsi="Times New Roman" w:cs="Times New Roman"/>
          <w:b/>
          <w:sz w:val="20"/>
          <w:szCs w:val="20"/>
          <w:lang w:val="en-US"/>
        </w:rPr>
        <w:t>android-nfc-basics-building-a-simple-messenger</w:t>
      </w:r>
      <w:r w:rsidRPr="0004466A">
        <w:rPr>
          <w:rFonts w:ascii="Times New Roman" w:hAnsi="Times New Roman" w:cs="Times New Roman"/>
          <w:sz w:val="20"/>
          <w:szCs w:val="20"/>
          <w:lang w:val="en-US"/>
        </w:rPr>
        <w:t>/</w:t>
      </w:r>
    </w:p>
    <w:p w:rsidR="0004466A"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http://www.framentos.com/en/android-tutorial/2012/07/31/write-hello-</w:t>
      </w:r>
      <w:r w:rsidRPr="0004466A">
        <w:rPr>
          <w:rFonts w:ascii="Times New Roman" w:hAnsi="Times New Roman" w:cs="Times New Roman"/>
          <w:b/>
          <w:sz w:val="20"/>
          <w:szCs w:val="20"/>
          <w:lang w:val="en-US"/>
        </w:rPr>
        <w:t>world-into-a-nfc-tag-with-a</w:t>
      </w:r>
      <w:r w:rsidRPr="0004466A">
        <w:rPr>
          <w:rFonts w:ascii="Times New Roman" w:hAnsi="Times New Roman" w:cs="Times New Roman"/>
          <w:sz w:val="20"/>
          <w:szCs w:val="20"/>
          <w:lang w:val="en-US"/>
        </w:rPr>
        <w:t>/</w:t>
      </w:r>
    </w:p>
    <w:p w:rsidR="0004466A"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http://www.developer.com/ws/android/</w:t>
      </w:r>
      <w:r w:rsidRPr="0004466A">
        <w:rPr>
          <w:rFonts w:ascii="Times New Roman" w:hAnsi="Times New Roman" w:cs="Times New Roman"/>
          <w:b/>
          <w:sz w:val="20"/>
          <w:szCs w:val="20"/>
          <w:lang w:val="en-US"/>
        </w:rPr>
        <w:t>nfc-programming-in-android</w:t>
      </w:r>
      <w:r w:rsidRPr="0004466A">
        <w:rPr>
          <w:rFonts w:ascii="Times New Roman" w:hAnsi="Times New Roman" w:cs="Times New Roman"/>
          <w:sz w:val="20"/>
          <w:szCs w:val="20"/>
          <w:lang w:val="en-US"/>
        </w:rPr>
        <w:t>.html</w:t>
      </w:r>
    </w:p>
    <w:p w:rsidR="0004466A"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https://www.learn2crack.com/2016/10/</w:t>
      </w:r>
      <w:r w:rsidRPr="0004466A">
        <w:rPr>
          <w:rFonts w:ascii="Times New Roman" w:hAnsi="Times New Roman" w:cs="Times New Roman"/>
          <w:b/>
          <w:sz w:val="20"/>
          <w:szCs w:val="20"/>
          <w:lang w:val="en-US"/>
        </w:rPr>
        <w:t>android-reading-and-writing-nfc-tags</w:t>
      </w:r>
      <w:r w:rsidRPr="0004466A">
        <w:rPr>
          <w:rFonts w:ascii="Times New Roman" w:hAnsi="Times New Roman" w:cs="Times New Roman"/>
          <w:sz w:val="20"/>
          <w:szCs w:val="20"/>
          <w:lang w:val="en-US"/>
        </w:rPr>
        <w:t>.html</w:t>
      </w:r>
    </w:p>
    <w:p w:rsidR="0004466A"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http://stackoverflow.com/questions/5762234/nfc-tutorial</w:t>
      </w:r>
      <w:r w:rsidRPr="0004466A">
        <w:rPr>
          <w:rFonts w:ascii="Times New Roman" w:hAnsi="Times New Roman" w:cs="Times New Roman"/>
          <w:b/>
          <w:sz w:val="20"/>
          <w:szCs w:val="20"/>
          <w:lang w:val="en-US"/>
        </w:rPr>
        <w:t>-for-android-other-than-api</w:t>
      </w:r>
      <w:r w:rsidRPr="0004466A">
        <w:rPr>
          <w:rFonts w:ascii="Times New Roman" w:hAnsi="Times New Roman" w:cs="Times New Roman"/>
          <w:sz w:val="20"/>
          <w:szCs w:val="20"/>
          <w:lang w:val="en-US"/>
        </w:rPr>
        <w:t>-demo</w:t>
      </w:r>
    </w:p>
    <w:p w:rsidR="0004466A" w:rsidRDefault="0004466A" w:rsidP="003E3ED9">
      <w:pPr>
        <w:pStyle w:val="ListParagraph"/>
        <w:numPr>
          <w:ilvl w:val="0"/>
          <w:numId w:val="29"/>
        </w:numPr>
        <w:rPr>
          <w:rFonts w:ascii="Times New Roman" w:hAnsi="Times New Roman" w:cs="Times New Roman"/>
          <w:sz w:val="20"/>
          <w:szCs w:val="20"/>
          <w:lang w:val="en-US"/>
        </w:rPr>
      </w:pPr>
      <w:r w:rsidRPr="0004466A">
        <w:rPr>
          <w:rFonts w:ascii="Times New Roman" w:hAnsi="Times New Roman" w:cs="Times New Roman"/>
          <w:sz w:val="20"/>
          <w:szCs w:val="20"/>
          <w:lang w:val="en-US"/>
        </w:rPr>
        <w:t>https://webshop.d-logic.net/</w:t>
      </w:r>
      <w:r w:rsidRPr="0004466A">
        <w:rPr>
          <w:rFonts w:ascii="Times New Roman" w:hAnsi="Times New Roman" w:cs="Times New Roman"/>
          <w:b/>
          <w:sz w:val="20"/>
          <w:szCs w:val="20"/>
          <w:lang w:val="en-US"/>
        </w:rPr>
        <w:t>nfc-rfid-device</w:t>
      </w:r>
      <w:r w:rsidRPr="0004466A">
        <w:rPr>
          <w:rFonts w:ascii="Times New Roman" w:hAnsi="Times New Roman" w:cs="Times New Roman"/>
          <w:sz w:val="20"/>
          <w:szCs w:val="20"/>
          <w:lang w:val="en-US"/>
        </w:rPr>
        <w:t>-comparison?gclid=CIfOwc212tMCFYQEaAod2EMCWg</w:t>
      </w:r>
    </w:p>
    <w:p w:rsidR="00C11896" w:rsidRPr="00C11896" w:rsidRDefault="00C11896" w:rsidP="00C11896">
      <w:pPr>
        <w:pStyle w:val="ListParagraph"/>
        <w:rPr>
          <w:rFonts w:ascii="Times New Roman" w:hAnsi="Times New Roman" w:cs="Times New Roman"/>
          <w:b/>
          <w:sz w:val="20"/>
          <w:szCs w:val="20"/>
          <w:lang w:val="en-US"/>
        </w:rPr>
      </w:pPr>
      <w:r w:rsidRPr="00C11896">
        <w:rPr>
          <w:rFonts w:ascii="Times New Roman" w:hAnsi="Times New Roman" w:cs="Times New Roman"/>
          <w:b/>
          <w:sz w:val="20"/>
          <w:szCs w:val="20"/>
          <w:lang w:val="en-US"/>
        </w:rPr>
        <w:t>USB</w:t>
      </w:r>
    </w:p>
    <w:p w:rsidR="00C11896" w:rsidRDefault="00F74CDE" w:rsidP="003E3ED9">
      <w:pPr>
        <w:pStyle w:val="ListParagraph"/>
        <w:numPr>
          <w:ilvl w:val="0"/>
          <w:numId w:val="32"/>
        </w:numPr>
        <w:rPr>
          <w:rFonts w:ascii="Times New Roman" w:hAnsi="Times New Roman" w:cs="Times New Roman"/>
          <w:sz w:val="20"/>
          <w:szCs w:val="20"/>
          <w:lang w:val="en-US"/>
        </w:rPr>
      </w:pPr>
      <w:r w:rsidRPr="00F74CDE">
        <w:rPr>
          <w:rFonts w:ascii="Times New Roman" w:hAnsi="Times New Roman" w:cs="Times New Roman"/>
          <w:sz w:val="20"/>
          <w:szCs w:val="20"/>
          <w:lang w:val="en-US"/>
        </w:rPr>
        <w:t>https://developer.android.com/guide/topics/connectivity/usb/host.html#api</w:t>
      </w:r>
    </w:p>
    <w:p w:rsidR="00F74CDE" w:rsidRDefault="00F74CDE" w:rsidP="003E3ED9">
      <w:pPr>
        <w:pStyle w:val="ListParagraph"/>
        <w:numPr>
          <w:ilvl w:val="0"/>
          <w:numId w:val="32"/>
        </w:numPr>
        <w:rPr>
          <w:rFonts w:ascii="Times New Roman" w:hAnsi="Times New Roman" w:cs="Times New Roman"/>
          <w:sz w:val="20"/>
          <w:szCs w:val="20"/>
          <w:lang w:val="en-US"/>
        </w:rPr>
      </w:pPr>
      <w:r w:rsidRPr="00F74CDE">
        <w:rPr>
          <w:rFonts w:ascii="Times New Roman" w:hAnsi="Times New Roman" w:cs="Times New Roman"/>
          <w:sz w:val="20"/>
          <w:szCs w:val="20"/>
          <w:lang w:val="en-US"/>
        </w:rPr>
        <w:t>http://android-er.blogspot.in/2014/02/android-usb-host-mode-step-by-step.html</w:t>
      </w:r>
    </w:p>
    <w:p w:rsidR="00F74CDE" w:rsidRDefault="00F74CDE" w:rsidP="003E3ED9">
      <w:pPr>
        <w:pStyle w:val="ListParagraph"/>
        <w:numPr>
          <w:ilvl w:val="0"/>
          <w:numId w:val="32"/>
        </w:numPr>
        <w:rPr>
          <w:rFonts w:ascii="Times New Roman" w:hAnsi="Times New Roman" w:cs="Times New Roman"/>
          <w:sz w:val="20"/>
          <w:szCs w:val="20"/>
          <w:lang w:val="en-US"/>
        </w:rPr>
      </w:pPr>
      <w:r w:rsidRPr="00F74CDE">
        <w:rPr>
          <w:rFonts w:ascii="Times New Roman" w:hAnsi="Times New Roman" w:cs="Times New Roman"/>
          <w:sz w:val="20"/>
          <w:szCs w:val="20"/>
          <w:lang w:val="en-US"/>
        </w:rPr>
        <w:t>http://www.embedded.com/design/connectivity/4437620/The-basics-of-USB-device-development-using-the-Android-frameworkThe-basics-of-USB-device-development-using-the-Android-framework</w:t>
      </w:r>
    </w:p>
    <w:p w:rsidR="00F74CDE" w:rsidRDefault="00F74CDE" w:rsidP="003E3ED9">
      <w:pPr>
        <w:pStyle w:val="ListParagraph"/>
        <w:numPr>
          <w:ilvl w:val="0"/>
          <w:numId w:val="32"/>
        </w:numPr>
        <w:rPr>
          <w:rFonts w:ascii="Times New Roman" w:hAnsi="Times New Roman" w:cs="Times New Roman"/>
          <w:sz w:val="20"/>
          <w:szCs w:val="20"/>
          <w:lang w:val="en-US"/>
        </w:rPr>
      </w:pPr>
      <w:r w:rsidRPr="00F74CDE">
        <w:rPr>
          <w:rFonts w:ascii="Times New Roman" w:hAnsi="Times New Roman" w:cs="Times New Roman"/>
          <w:sz w:val="20"/>
          <w:szCs w:val="20"/>
          <w:lang w:val="en-US"/>
        </w:rPr>
        <w:t>http://mobilemerit.com/android-app-for-usb-host-with-source-code/</w:t>
      </w:r>
    </w:p>
    <w:p w:rsidR="00F74CDE" w:rsidRDefault="00F74CDE" w:rsidP="003E3ED9">
      <w:pPr>
        <w:pStyle w:val="ListParagraph"/>
        <w:numPr>
          <w:ilvl w:val="0"/>
          <w:numId w:val="32"/>
        </w:numPr>
        <w:rPr>
          <w:rFonts w:ascii="Times New Roman" w:hAnsi="Times New Roman" w:cs="Times New Roman"/>
          <w:sz w:val="20"/>
          <w:szCs w:val="20"/>
          <w:lang w:val="en-US"/>
        </w:rPr>
      </w:pPr>
      <w:r w:rsidRPr="00F74CDE">
        <w:rPr>
          <w:rFonts w:ascii="Times New Roman" w:hAnsi="Times New Roman" w:cs="Times New Roman"/>
          <w:sz w:val="20"/>
          <w:szCs w:val="20"/>
          <w:lang w:val="en-US"/>
        </w:rPr>
        <w:t>http://stackoverflow.com/questions/11638216/how-to-make</w:t>
      </w:r>
      <w:r w:rsidRPr="00F74CDE">
        <w:rPr>
          <w:rFonts w:ascii="Times New Roman" w:hAnsi="Times New Roman" w:cs="Times New Roman"/>
          <w:b/>
          <w:sz w:val="20"/>
          <w:szCs w:val="20"/>
          <w:lang w:val="en-US"/>
        </w:rPr>
        <w:t>-an-basic-android-usb-host</w:t>
      </w:r>
      <w:r w:rsidRPr="00F74CDE">
        <w:rPr>
          <w:rFonts w:ascii="Times New Roman" w:hAnsi="Times New Roman" w:cs="Times New Roman"/>
          <w:sz w:val="20"/>
          <w:szCs w:val="20"/>
          <w:lang w:val="en-US"/>
        </w:rPr>
        <w:t>-application</w:t>
      </w:r>
    </w:p>
    <w:p w:rsidR="00F74CDE" w:rsidRDefault="00F74CDE" w:rsidP="003E3ED9">
      <w:pPr>
        <w:pStyle w:val="ListParagraph"/>
        <w:numPr>
          <w:ilvl w:val="0"/>
          <w:numId w:val="32"/>
        </w:numPr>
        <w:rPr>
          <w:rFonts w:ascii="Times New Roman" w:hAnsi="Times New Roman" w:cs="Times New Roman"/>
          <w:sz w:val="20"/>
          <w:szCs w:val="20"/>
          <w:lang w:val="en-US"/>
        </w:rPr>
      </w:pPr>
      <w:r w:rsidRPr="00F74CDE">
        <w:rPr>
          <w:rFonts w:ascii="Times New Roman" w:hAnsi="Times New Roman" w:cs="Times New Roman"/>
          <w:sz w:val="20"/>
          <w:szCs w:val="20"/>
          <w:lang w:val="en-US"/>
        </w:rPr>
        <w:t>https://www.b4x.com/android/forum/threads/android-</w:t>
      </w:r>
      <w:r w:rsidRPr="0042473E">
        <w:rPr>
          <w:rFonts w:ascii="Times New Roman" w:hAnsi="Times New Roman" w:cs="Times New Roman"/>
          <w:b/>
          <w:sz w:val="20"/>
          <w:szCs w:val="20"/>
          <w:lang w:val="en-US"/>
        </w:rPr>
        <w:t>usb-host-tutorial-adbtest</w:t>
      </w:r>
      <w:r w:rsidRPr="00F74CDE">
        <w:rPr>
          <w:rFonts w:ascii="Times New Roman" w:hAnsi="Times New Roman" w:cs="Times New Roman"/>
          <w:sz w:val="20"/>
          <w:szCs w:val="20"/>
          <w:lang w:val="en-US"/>
        </w:rPr>
        <w:t>.11289/</w:t>
      </w:r>
    </w:p>
    <w:p w:rsidR="0042473E" w:rsidRPr="0042473E" w:rsidRDefault="0042473E" w:rsidP="003E3ED9">
      <w:pPr>
        <w:pStyle w:val="ListParagraph"/>
        <w:numPr>
          <w:ilvl w:val="0"/>
          <w:numId w:val="32"/>
        </w:numPr>
        <w:rPr>
          <w:rFonts w:ascii="Times New Roman" w:hAnsi="Times New Roman" w:cs="Times New Roman"/>
          <w:sz w:val="20"/>
          <w:szCs w:val="20"/>
          <w:lang w:val="en-US"/>
        </w:rPr>
      </w:pPr>
      <w:r w:rsidRPr="0042473E">
        <w:rPr>
          <w:rFonts w:ascii="Times New Roman" w:hAnsi="Times New Roman" w:cs="Times New Roman"/>
          <w:sz w:val="20"/>
          <w:szCs w:val="20"/>
          <w:lang w:val="en-US"/>
        </w:rPr>
        <w:t>https://visualgdb.com/tutorials/android/</w:t>
      </w:r>
      <w:r w:rsidRPr="0042473E">
        <w:rPr>
          <w:rFonts w:ascii="Times New Roman" w:hAnsi="Times New Roman" w:cs="Times New Roman"/>
          <w:b/>
          <w:highlight w:val="yellow"/>
          <w:lang w:val="en-US"/>
        </w:rPr>
        <w:t>usbdebug/</w:t>
      </w:r>
    </w:p>
    <w:p w:rsidR="0042473E" w:rsidRPr="00725793" w:rsidRDefault="0042473E" w:rsidP="003E3ED9">
      <w:pPr>
        <w:pStyle w:val="ListParagraph"/>
        <w:numPr>
          <w:ilvl w:val="0"/>
          <w:numId w:val="32"/>
        </w:numPr>
        <w:rPr>
          <w:rFonts w:ascii="Times New Roman" w:hAnsi="Times New Roman" w:cs="Times New Roman"/>
          <w:sz w:val="20"/>
          <w:szCs w:val="20"/>
          <w:lang w:val="en-US"/>
        </w:rPr>
      </w:pPr>
      <w:r w:rsidRPr="0042473E">
        <w:rPr>
          <w:rFonts w:ascii="Times New Roman" w:hAnsi="Times New Roman" w:cs="Times New Roman"/>
          <w:sz w:val="20"/>
          <w:szCs w:val="20"/>
          <w:lang w:val="en-US"/>
        </w:rPr>
        <w:t>http://stackoverflow.com/questions/10183794/how</w:t>
      </w:r>
      <w:r w:rsidRPr="0042473E">
        <w:rPr>
          <w:rFonts w:ascii="Times New Roman" w:hAnsi="Times New Roman" w:cs="Times New Roman"/>
          <w:b/>
          <w:sz w:val="20"/>
          <w:szCs w:val="20"/>
          <w:highlight w:val="yellow"/>
          <w:lang w:val="en-US"/>
        </w:rPr>
        <w:t>-to-communicate-with-a-usb-device</w:t>
      </w:r>
    </w:p>
    <w:p w:rsidR="00725793" w:rsidRDefault="00725793" w:rsidP="00725793">
      <w:pPr>
        <w:pStyle w:val="ListParagraph"/>
        <w:ind w:left="1080"/>
        <w:rPr>
          <w:rFonts w:ascii="Times New Roman" w:hAnsi="Times New Roman" w:cs="Times New Roman"/>
          <w:b/>
          <w:sz w:val="20"/>
          <w:szCs w:val="20"/>
          <w:lang w:val="en-US"/>
        </w:rPr>
      </w:pPr>
    </w:p>
    <w:p w:rsidR="00725793" w:rsidRDefault="00725793" w:rsidP="00725793">
      <w:pPr>
        <w:pStyle w:val="ListParagraph"/>
        <w:ind w:left="1080"/>
        <w:rPr>
          <w:rFonts w:ascii="Times New Roman" w:hAnsi="Times New Roman" w:cs="Times New Roman"/>
          <w:sz w:val="20"/>
          <w:szCs w:val="20"/>
          <w:lang w:val="en-US"/>
        </w:rPr>
      </w:pPr>
      <w:r>
        <w:rPr>
          <w:rFonts w:ascii="Times New Roman" w:hAnsi="Times New Roman" w:cs="Times New Roman"/>
          <w:b/>
          <w:sz w:val="20"/>
          <w:szCs w:val="20"/>
          <w:lang w:val="en-US"/>
        </w:rPr>
        <w:t>Sensors in Android Device</w:t>
      </w:r>
    </w:p>
    <w:p w:rsidR="0042473E" w:rsidRDefault="00A95ED6" w:rsidP="003E3ED9">
      <w:pPr>
        <w:pStyle w:val="ListParagraph"/>
        <w:numPr>
          <w:ilvl w:val="0"/>
          <w:numId w:val="32"/>
        </w:numPr>
        <w:rPr>
          <w:rFonts w:ascii="Times New Roman" w:hAnsi="Times New Roman" w:cs="Times New Roman"/>
          <w:sz w:val="20"/>
          <w:szCs w:val="20"/>
          <w:lang w:val="en-US"/>
        </w:rPr>
      </w:pPr>
      <w:r w:rsidRPr="00A95ED6">
        <w:rPr>
          <w:rFonts w:ascii="Times New Roman" w:hAnsi="Times New Roman" w:cs="Times New Roman"/>
          <w:sz w:val="20"/>
          <w:szCs w:val="20"/>
          <w:lang w:val="en-US"/>
        </w:rPr>
        <w:t>https://www.javatpoint.com/android-sensor-tutorial</w:t>
      </w:r>
    </w:p>
    <w:p w:rsidR="00A95ED6" w:rsidRDefault="00A95ED6" w:rsidP="003E3ED9">
      <w:pPr>
        <w:pStyle w:val="ListParagraph"/>
        <w:numPr>
          <w:ilvl w:val="0"/>
          <w:numId w:val="32"/>
        </w:numPr>
        <w:rPr>
          <w:rFonts w:ascii="Times New Roman" w:hAnsi="Times New Roman" w:cs="Times New Roman"/>
          <w:sz w:val="20"/>
          <w:szCs w:val="20"/>
          <w:lang w:val="en-US"/>
        </w:rPr>
      </w:pPr>
      <w:r w:rsidRPr="00A95ED6">
        <w:rPr>
          <w:rFonts w:ascii="Times New Roman" w:hAnsi="Times New Roman" w:cs="Times New Roman"/>
          <w:sz w:val="20"/>
          <w:szCs w:val="20"/>
          <w:lang w:val="en-US"/>
        </w:rPr>
        <w:t>https://www.tutorialspoint.com/android/android_sensors.htm</w:t>
      </w:r>
    </w:p>
    <w:p w:rsidR="00836593" w:rsidRDefault="00836593" w:rsidP="003E3ED9">
      <w:pPr>
        <w:pStyle w:val="ListParagraph"/>
        <w:numPr>
          <w:ilvl w:val="0"/>
          <w:numId w:val="32"/>
        </w:numPr>
        <w:rPr>
          <w:rFonts w:ascii="Times New Roman" w:hAnsi="Times New Roman" w:cs="Times New Roman"/>
          <w:sz w:val="20"/>
          <w:szCs w:val="20"/>
          <w:lang w:val="en-US"/>
        </w:rPr>
      </w:pPr>
      <w:r w:rsidRPr="00836593">
        <w:rPr>
          <w:rFonts w:ascii="Times New Roman" w:hAnsi="Times New Roman" w:cs="Times New Roman"/>
          <w:sz w:val="20"/>
          <w:szCs w:val="20"/>
          <w:lang w:val="en-US"/>
        </w:rPr>
        <w:t>https://developer.android.com/guide/topics/sensors/sensors_overview.html</w:t>
      </w:r>
    </w:p>
    <w:p w:rsidR="00836593" w:rsidRDefault="00836593" w:rsidP="003E3ED9">
      <w:pPr>
        <w:pStyle w:val="ListParagraph"/>
        <w:numPr>
          <w:ilvl w:val="0"/>
          <w:numId w:val="32"/>
        </w:numPr>
        <w:rPr>
          <w:rFonts w:ascii="Times New Roman" w:hAnsi="Times New Roman" w:cs="Times New Roman"/>
          <w:sz w:val="20"/>
          <w:szCs w:val="20"/>
          <w:lang w:val="en-US"/>
        </w:rPr>
      </w:pPr>
      <w:r w:rsidRPr="00836593">
        <w:rPr>
          <w:rFonts w:ascii="Times New Roman" w:hAnsi="Times New Roman" w:cs="Times New Roman"/>
          <w:sz w:val="20"/>
          <w:szCs w:val="20"/>
          <w:lang w:val="en-US"/>
        </w:rPr>
        <w:t>https://developer.android.com/guide/topics/sensors/sensors_</w:t>
      </w:r>
      <w:r w:rsidRPr="00836593">
        <w:rPr>
          <w:rFonts w:ascii="Times New Roman" w:hAnsi="Times New Roman" w:cs="Times New Roman"/>
          <w:b/>
          <w:sz w:val="20"/>
          <w:szCs w:val="20"/>
          <w:lang w:val="en-US"/>
        </w:rPr>
        <w:t>motion</w:t>
      </w:r>
      <w:r w:rsidRPr="00836593">
        <w:rPr>
          <w:rFonts w:ascii="Times New Roman" w:hAnsi="Times New Roman" w:cs="Times New Roman"/>
          <w:sz w:val="20"/>
          <w:szCs w:val="20"/>
          <w:lang w:val="en-US"/>
        </w:rPr>
        <w:t>.html</w:t>
      </w:r>
    </w:p>
    <w:p w:rsidR="00836593" w:rsidRDefault="00836593" w:rsidP="003E3ED9">
      <w:pPr>
        <w:pStyle w:val="ListParagraph"/>
        <w:numPr>
          <w:ilvl w:val="0"/>
          <w:numId w:val="32"/>
        </w:numPr>
        <w:rPr>
          <w:rFonts w:ascii="Times New Roman" w:hAnsi="Times New Roman" w:cs="Times New Roman"/>
          <w:sz w:val="20"/>
          <w:szCs w:val="20"/>
          <w:lang w:val="en-US"/>
        </w:rPr>
      </w:pPr>
      <w:r w:rsidRPr="00836593">
        <w:rPr>
          <w:rFonts w:ascii="Times New Roman" w:hAnsi="Times New Roman" w:cs="Times New Roman"/>
          <w:sz w:val="20"/>
          <w:szCs w:val="20"/>
          <w:lang w:val="en-US"/>
        </w:rPr>
        <w:t>http://www.survivingwithandroid.com/2013/09/android-sensor-tutorial-</w:t>
      </w:r>
      <w:r w:rsidRPr="00836593">
        <w:rPr>
          <w:rFonts w:ascii="Times New Roman" w:hAnsi="Times New Roman" w:cs="Times New Roman"/>
          <w:b/>
          <w:sz w:val="20"/>
          <w:szCs w:val="20"/>
          <w:lang w:val="en-US"/>
        </w:rPr>
        <w:t>barometer-sensor</w:t>
      </w:r>
      <w:r w:rsidRPr="00836593">
        <w:rPr>
          <w:rFonts w:ascii="Times New Roman" w:hAnsi="Times New Roman" w:cs="Times New Roman"/>
          <w:sz w:val="20"/>
          <w:szCs w:val="20"/>
          <w:lang w:val="en-US"/>
        </w:rPr>
        <w:t>-2.html</w:t>
      </w:r>
    </w:p>
    <w:p w:rsidR="00836593" w:rsidRDefault="00836593" w:rsidP="003E3ED9">
      <w:pPr>
        <w:pStyle w:val="ListParagraph"/>
        <w:numPr>
          <w:ilvl w:val="0"/>
          <w:numId w:val="32"/>
        </w:numPr>
        <w:rPr>
          <w:rFonts w:ascii="Times New Roman" w:hAnsi="Times New Roman" w:cs="Times New Roman"/>
          <w:sz w:val="20"/>
          <w:szCs w:val="20"/>
          <w:lang w:val="en-US"/>
        </w:rPr>
      </w:pPr>
      <w:r w:rsidRPr="00836593">
        <w:rPr>
          <w:rFonts w:ascii="Times New Roman" w:hAnsi="Times New Roman" w:cs="Times New Roman"/>
          <w:sz w:val="20"/>
          <w:szCs w:val="20"/>
          <w:lang w:val="en-US"/>
        </w:rPr>
        <w:t>https://androidkennel.org/android-sensors-game-tutorial/</w:t>
      </w:r>
    </w:p>
    <w:p w:rsidR="00543DF7" w:rsidRPr="00543DF7" w:rsidRDefault="00543DF7" w:rsidP="00543DF7">
      <w:pPr>
        <w:pStyle w:val="ListParagraph"/>
        <w:rPr>
          <w:rFonts w:ascii="Times New Roman" w:hAnsi="Times New Roman" w:cs="Times New Roman"/>
          <w:b/>
          <w:sz w:val="20"/>
          <w:szCs w:val="20"/>
          <w:lang w:val="en-US"/>
        </w:rPr>
      </w:pPr>
      <w:r w:rsidRPr="00543DF7">
        <w:rPr>
          <w:rFonts w:ascii="Times New Roman" w:hAnsi="Times New Roman" w:cs="Times New Roman"/>
          <w:b/>
          <w:sz w:val="20"/>
          <w:szCs w:val="20"/>
          <w:highlight w:val="yellow"/>
          <w:lang w:val="en-US"/>
        </w:rPr>
        <w:t>Sensors</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http://www.dropsens.com/en/home.html?gclid=COvrp7G42tMCFc4WaAodSNUDCQ</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http://www.vericomcomputers.com/home/?gclid=CMyonbG42tMCFUsfaAodmQIB_w</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http://www.appsrox.com/android/tutorials</w:t>
      </w:r>
      <w:r w:rsidRPr="00B11CDE">
        <w:rPr>
          <w:rFonts w:ascii="Times New Roman" w:hAnsi="Times New Roman" w:cs="Times New Roman"/>
          <w:b/>
          <w:sz w:val="20"/>
          <w:szCs w:val="20"/>
          <w:lang w:val="en-US"/>
        </w:rPr>
        <w:t>/accelerometer</w:t>
      </w:r>
      <w:r w:rsidRPr="00B11CDE">
        <w:rPr>
          <w:rFonts w:ascii="Times New Roman" w:hAnsi="Times New Roman" w:cs="Times New Roman"/>
          <w:sz w:val="20"/>
          <w:szCs w:val="20"/>
          <w:lang w:val="en-US"/>
        </w:rPr>
        <w:t>-golf/</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https://code.tutsplus.com/tutorials/using-the</w:t>
      </w:r>
      <w:r w:rsidRPr="00B11CDE">
        <w:rPr>
          <w:rFonts w:ascii="Times New Roman" w:hAnsi="Times New Roman" w:cs="Times New Roman"/>
          <w:b/>
          <w:sz w:val="20"/>
          <w:szCs w:val="20"/>
          <w:lang w:val="en-US"/>
        </w:rPr>
        <w:t>-accelerometer-on-android--mobile</w:t>
      </w:r>
      <w:r w:rsidRPr="00B11CDE">
        <w:rPr>
          <w:rFonts w:ascii="Times New Roman" w:hAnsi="Times New Roman" w:cs="Times New Roman"/>
          <w:sz w:val="20"/>
          <w:szCs w:val="20"/>
          <w:lang w:val="en-US"/>
        </w:rPr>
        <w:t>-22125</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http://www.vogella.com/tutorials/AndroidSensor/article.html</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http://www.techotopia.com/index.php/A_Basic_Overview_of_Android_Threads_and_Thread_handlers</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http://androidexample.com/Thread_With_Handlers_-_Android_Example/index.php?view=article_discription&amp;aid=58</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https://www.101apps.co.za/index.php/articles/using-threads-tutorial.html</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http://stackoverflow.com/questions/4722974/threading-example-in-android</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http://stackoverflow.com/questions/1921514/how-to-run-a-runnable-thread-in-android</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https://examples.javacodegeeks.com/android/core/thread/android-thread-example/</w:t>
      </w:r>
    </w:p>
    <w:p w:rsidR="00543DF7" w:rsidRDefault="00543DF7" w:rsidP="003E3ED9">
      <w:pPr>
        <w:pStyle w:val="ListParagraph"/>
        <w:numPr>
          <w:ilvl w:val="0"/>
          <w:numId w:val="41"/>
        </w:numPr>
        <w:rPr>
          <w:rFonts w:ascii="Times New Roman" w:hAnsi="Times New Roman" w:cs="Times New Roman"/>
          <w:sz w:val="20"/>
          <w:szCs w:val="20"/>
          <w:lang w:val="en-US"/>
        </w:rPr>
      </w:pPr>
      <w:r w:rsidRPr="00B11CDE">
        <w:rPr>
          <w:rFonts w:ascii="Times New Roman" w:hAnsi="Times New Roman" w:cs="Times New Roman"/>
          <w:sz w:val="20"/>
          <w:szCs w:val="20"/>
          <w:lang w:val="en-US"/>
        </w:rPr>
        <w:t>http://www.vogella.com/tutorials/A</w:t>
      </w:r>
      <w:r w:rsidRPr="00B11CDE">
        <w:rPr>
          <w:rFonts w:ascii="Times New Roman" w:hAnsi="Times New Roman" w:cs="Times New Roman"/>
          <w:b/>
          <w:sz w:val="20"/>
          <w:szCs w:val="20"/>
          <w:lang w:val="en-US"/>
        </w:rPr>
        <w:t>ndroidBackgroundProcessi</w:t>
      </w:r>
      <w:r w:rsidRPr="00B11CDE">
        <w:rPr>
          <w:rFonts w:ascii="Times New Roman" w:hAnsi="Times New Roman" w:cs="Times New Roman"/>
          <w:sz w:val="20"/>
          <w:szCs w:val="20"/>
          <w:lang w:val="en-US"/>
        </w:rPr>
        <w:t>ng/article.html</w:t>
      </w:r>
    </w:p>
    <w:p w:rsidR="00543DF7" w:rsidRDefault="00543DF7" w:rsidP="00543DF7">
      <w:pPr>
        <w:pStyle w:val="ListParagraph"/>
        <w:ind w:left="4320"/>
        <w:rPr>
          <w:rFonts w:ascii="Times New Roman" w:hAnsi="Times New Roman" w:cs="Times New Roman"/>
          <w:lang w:val="en-US"/>
        </w:rPr>
      </w:pPr>
    </w:p>
    <w:p w:rsidR="00543DF7" w:rsidRDefault="00543DF7" w:rsidP="00543DF7">
      <w:pPr>
        <w:pStyle w:val="ListParagraph"/>
        <w:ind w:left="4320"/>
        <w:rPr>
          <w:rFonts w:ascii="Times New Roman" w:hAnsi="Times New Roman" w:cs="Times New Roman"/>
          <w:lang w:val="en-US"/>
        </w:rPr>
      </w:pPr>
    </w:p>
    <w:p w:rsidR="00543DF7" w:rsidRDefault="00543DF7" w:rsidP="00543DF7">
      <w:pPr>
        <w:pStyle w:val="ListParagraph"/>
        <w:ind w:left="4320"/>
        <w:rPr>
          <w:rFonts w:ascii="Times New Roman" w:hAnsi="Times New Roman" w:cs="Times New Roman"/>
          <w:lang w:val="en-US"/>
        </w:rPr>
      </w:pPr>
    </w:p>
    <w:p w:rsidR="00543DF7" w:rsidRDefault="00543DF7" w:rsidP="00543DF7">
      <w:pPr>
        <w:pStyle w:val="ListParagraph"/>
        <w:ind w:left="4320"/>
        <w:rPr>
          <w:rFonts w:ascii="Times New Roman" w:hAnsi="Times New Roman" w:cs="Times New Roman"/>
          <w:lang w:val="en-US"/>
        </w:rPr>
      </w:pPr>
    </w:p>
    <w:p w:rsidR="00836593" w:rsidRDefault="00836593" w:rsidP="003E3ED9">
      <w:pPr>
        <w:pStyle w:val="ListParagraph"/>
        <w:numPr>
          <w:ilvl w:val="0"/>
          <w:numId w:val="32"/>
        </w:numPr>
        <w:rPr>
          <w:rFonts w:ascii="Times New Roman" w:hAnsi="Times New Roman" w:cs="Times New Roman"/>
          <w:sz w:val="20"/>
          <w:szCs w:val="20"/>
          <w:lang w:val="en-US"/>
        </w:rPr>
      </w:pPr>
    </w:p>
    <w:p w:rsidR="00215CD2" w:rsidRDefault="00215CD2">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D0FC1" w:rsidRPr="00D73567" w:rsidRDefault="0094505E" w:rsidP="00D73567">
      <w:pPr>
        <w:rPr>
          <w:rFonts w:ascii="Times New Roman" w:hAnsi="Times New Roman" w:cs="Times New Roman"/>
          <w:b/>
          <w:sz w:val="24"/>
          <w:szCs w:val="24"/>
          <w:lang w:val="en-US"/>
        </w:rPr>
      </w:pPr>
      <w:r w:rsidRPr="00D73567">
        <w:rPr>
          <w:rFonts w:ascii="Times New Roman" w:hAnsi="Times New Roman" w:cs="Times New Roman"/>
          <w:b/>
          <w:sz w:val="24"/>
          <w:szCs w:val="24"/>
          <w:lang w:val="en-US"/>
        </w:rPr>
        <w:lastRenderedPageBreak/>
        <w:t>Chapter Seven</w:t>
      </w:r>
      <w:r w:rsidR="00CD0FC1" w:rsidRPr="00D73567">
        <w:rPr>
          <w:rFonts w:ascii="Times New Roman" w:hAnsi="Times New Roman" w:cs="Times New Roman"/>
          <w:b/>
          <w:sz w:val="24"/>
          <w:szCs w:val="24"/>
          <w:lang w:val="en-US"/>
        </w:rPr>
        <w:tab/>
      </w:r>
      <w:r w:rsidR="00CD0FC1" w:rsidRPr="00D73567">
        <w:rPr>
          <w:rFonts w:ascii="Times New Roman" w:hAnsi="Times New Roman" w:cs="Times New Roman"/>
          <w:b/>
          <w:sz w:val="24"/>
          <w:szCs w:val="24"/>
          <w:lang w:val="en-US"/>
        </w:rPr>
        <w:tab/>
      </w:r>
      <w:r w:rsidR="00C57507">
        <w:rPr>
          <w:rFonts w:ascii="Times New Roman" w:hAnsi="Times New Roman" w:cs="Times New Roman"/>
          <w:b/>
          <w:sz w:val="24"/>
          <w:szCs w:val="24"/>
          <w:lang w:val="en-US"/>
        </w:rPr>
        <w:tab/>
      </w:r>
      <w:r w:rsidR="00CD0FC1" w:rsidRPr="00D73567">
        <w:rPr>
          <w:rFonts w:ascii="Times New Roman" w:hAnsi="Times New Roman" w:cs="Times New Roman"/>
          <w:b/>
          <w:sz w:val="24"/>
          <w:szCs w:val="24"/>
          <w:lang w:val="en-US"/>
        </w:rPr>
        <w:t xml:space="preserve">Networking, Web Service, Remote APIs </w:t>
      </w:r>
    </w:p>
    <w:p w:rsidR="00215CD2" w:rsidRPr="00970116" w:rsidRDefault="00215CD2" w:rsidP="00215CD2">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r w:rsidR="000023E7">
        <w:rPr>
          <w:rFonts w:ascii="Times New Roman" w:hAnsi="Times New Roman" w:cs="Times New Roman"/>
          <w:sz w:val="20"/>
          <w:szCs w:val="20"/>
          <w:lang w:val="en-US"/>
        </w:rPr>
        <w:tab/>
        <w:t>How to share between 2 or more devices with Wi-FI Direct</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3369C1" w:rsidRPr="003369C1" w:rsidRDefault="003369C1" w:rsidP="003369C1">
      <w:pPr>
        <w:pStyle w:val="NormalWeb"/>
        <w:spacing w:before="0" w:beforeAutospacing="0" w:after="0" w:afterAutospacing="0"/>
        <w:ind w:left="48" w:right="45"/>
        <w:jc w:val="both"/>
        <w:rPr>
          <w:color w:val="000000"/>
          <w:sz w:val="20"/>
          <w:szCs w:val="20"/>
        </w:rPr>
      </w:pPr>
      <w:r w:rsidRPr="003369C1">
        <w:rPr>
          <w:color w:val="000000"/>
          <w:sz w:val="20"/>
          <w:szCs w:val="20"/>
        </w:rPr>
        <w:t>Android lets your application connect to the internet or any other local network and allows you to perform network operations.</w:t>
      </w:r>
      <w:r>
        <w:rPr>
          <w:color w:val="000000"/>
          <w:sz w:val="20"/>
          <w:szCs w:val="20"/>
        </w:rPr>
        <w:t xml:space="preserve"> </w:t>
      </w:r>
      <w:r w:rsidRPr="003369C1">
        <w:rPr>
          <w:color w:val="000000"/>
          <w:sz w:val="20"/>
          <w:szCs w:val="20"/>
        </w:rPr>
        <w:t>A device can have various types of network connections. This chapter focuses on using either a Wi-Fi or a mobile network connection.</w:t>
      </w:r>
    </w:p>
    <w:p w:rsidR="003369C1" w:rsidRDefault="003369C1" w:rsidP="003369C1">
      <w:pPr>
        <w:pStyle w:val="Heading2"/>
        <w:spacing w:before="0" w:line="240" w:lineRule="auto"/>
        <w:ind w:right="45"/>
        <w:rPr>
          <w:rFonts w:ascii="Times New Roman" w:hAnsi="Times New Roman" w:cs="Times New Roman"/>
          <w:b w:val="0"/>
          <w:bCs w:val="0"/>
          <w:color w:val="121214"/>
          <w:spacing w:val="-14"/>
          <w:sz w:val="20"/>
          <w:szCs w:val="20"/>
        </w:rPr>
      </w:pPr>
    </w:p>
    <w:p w:rsidR="003369C1" w:rsidRPr="003369C1" w:rsidRDefault="003369C1" w:rsidP="003369C1">
      <w:pPr>
        <w:pStyle w:val="Heading2"/>
        <w:spacing w:before="0" w:line="240" w:lineRule="auto"/>
        <w:ind w:right="45"/>
        <w:rPr>
          <w:rFonts w:ascii="Times New Roman" w:hAnsi="Times New Roman" w:cs="Times New Roman"/>
          <w:bCs w:val="0"/>
          <w:color w:val="121214"/>
          <w:spacing w:val="-14"/>
          <w:sz w:val="20"/>
          <w:szCs w:val="20"/>
          <w:u w:val="single"/>
        </w:rPr>
      </w:pPr>
      <w:r w:rsidRPr="003369C1">
        <w:rPr>
          <w:rFonts w:ascii="Times New Roman" w:hAnsi="Times New Roman" w:cs="Times New Roman"/>
          <w:bCs w:val="0"/>
          <w:color w:val="121214"/>
          <w:spacing w:val="-14"/>
          <w:sz w:val="20"/>
          <w:szCs w:val="20"/>
          <w:u w:val="single"/>
        </w:rPr>
        <w:t>Checking Network Connection</w:t>
      </w:r>
    </w:p>
    <w:p w:rsidR="003369C1" w:rsidRDefault="003369C1" w:rsidP="003369C1">
      <w:pPr>
        <w:pStyle w:val="NormalWeb"/>
        <w:spacing w:before="0" w:beforeAutospacing="0" w:after="0" w:afterAutospacing="0"/>
        <w:ind w:left="48" w:right="45"/>
        <w:jc w:val="both"/>
        <w:rPr>
          <w:color w:val="000000"/>
          <w:sz w:val="20"/>
          <w:szCs w:val="20"/>
          <w:shd w:val="clear" w:color="auto" w:fill="FFFFFF"/>
        </w:rPr>
      </w:pPr>
      <w:r w:rsidRPr="003369C1">
        <w:rPr>
          <w:color w:val="000000"/>
          <w:sz w:val="20"/>
          <w:szCs w:val="20"/>
        </w:rPr>
        <w:t>Before you perform any network operations, you must first check that are you connected to that network or internet e.t.c. For this android provides</w:t>
      </w:r>
      <w:r w:rsidRPr="003369C1">
        <w:rPr>
          <w:rStyle w:val="apple-converted-space"/>
          <w:color w:val="000000"/>
          <w:sz w:val="20"/>
          <w:szCs w:val="20"/>
        </w:rPr>
        <w:t> </w:t>
      </w:r>
      <w:r w:rsidRPr="003369C1">
        <w:rPr>
          <w:b/>
          <w:bCs/>
          <w:color w:val="000000"/>
          <w:sz w:val="20"/>
          <w:szCs w:val="20"/>
        </w:rPr>
        <w:t>ConnectivityManager</w:t>
      </w:r>
      <w:r w:rsidRPr="003369C1">
        <w:rPr>
          <w:rStyle w:val="apple-converted-space"/>
          <w:color w:val="000000"/>
          <w:sz w:val="20"/>
          <w:szCs w:val="20"/>
        </w:rPr>
        <w:t> </w:t>
      </w:r>
      <w:r w:rsidRPr="003369C1">
        <w:rPr>
          <w:color w:val="000000"/>
          <w:sz w:val="20"/>
          <w:szCs w:val="20"/>
        </w:rPr>
        <w:t>class. You need to instantiate an object of this class by calling</w:t>
      </w:r>
      <w:r w:rsidRPr="003369C1">
        <w:rPr>
          <w:rStyle w:val="apple-converted-space"/>
          <w:color w:val="000000"/>
          <w:sz w:val="20"/>
          <w:szCs w:val="20"/>
        </w:rPr>
        <w:t> </w:t>
      </w:r>
      <w:r w:rsidRPr="003369C1">
        <w:rPr>
          <w:b/>
          <w:bCs/>
          <w:color w:val="000000"/>
          <w:sz w:val="20"/>
          <w:szCs w:val="20"/>
        </w:rPr>
        <w:t>getSystemService()</w:t>
      </w:r>
      <w:r w:rsidRPr="003369C1">
        <w:rPr>
          <w:rStyle w:val="apple-converted-space"/>
          <w:color w:val="000000"/>
          <w:sz w:val="20"/>
          <w:szCs w:val="20"/>
        </w:rPr>
        <w:t> </w:t>
      </w:r>
      <w:r w:rsidRPr="003369C1">
        <w:rPr>
          <w:color w:val="000000"/>
          <w:sz w:val="20"/>
          <w:szCs w:val="20"/>
        </w:rPr>
        <w:t>method.</w:t>
      </w:r>
      <w:r>
        <w:rPr>
          <w:color w:val="000000"/>
          <w:sz w:val="20"/>
          <w:szCs w:val="20"/>
        </w:rPr>
        <w:t xml:space="preserve"> </w:t>
      </w:r>
      <w:r w:rsidRPr="003369C1">
        <w:rPr>
          <w:color w:val="000000"/>
          <w:sz w:val="20"/>
          <w:szCs w:val="20"/>
          <w:shd w:val="clear" w:color="auto" w:fill="FFFFFF"/>
        </w:rPr>
        <w:t>After checking that you are connected to the internet, you can perform any network operation</w:t>
      </w:r>
      <w:r>
        <w:rPr>
          <w:color w:val="000000"/>
          <w:sz w:val="20"/>
          <w:szCs w:val="20"/>
          <w:shd w:val="clear" w:color="auto" w:fill="FFFFFF"/>
        </w:rPr>
        <w:t>.</w:t>
      </w:r>
    </w:p>
    <w:p w:rsidR="003369C1" w:rsidRDefault="003369C1" w:rsidP="003369C1">
      <w:pPr>
        <w:pStyle w:val="NormalWeb"/>
        <w:spacing w:before="0" w:beforeAutospacing="0" w:after="0" w:afterAutospacing="0"/>
        <w:ind w:left="48" w:right="45"/>
        <w:jc w:val="both"/>
        <w:rPr>
          <w:color w:val="000000"/>
          <w:sz w:val="20"/>
          <w:szCs w:val="20"/>
          <w:shd w:val="clear" w:color="auto" w:fill="FFFFFF"/>
        </w:rPr>
      </w:pPr>
    </w:p>
    <w:p w:rsidR="003369C1" w:rsidRPr="003369C1" w:rsidRDefault="00EA43E9" w:rsidP="003369C1">
      <w:pPr>
        <w:shd w:val="clear" w:color="auto" w:fill="FFFFFF"/>
        <w:spacing w:after="0" w:line="240" w:lineRule="auto"/>
        <w:rPr>
          <w:rFonts w:ascii="Times New Roman" w:eastAsia="Times New Roman" w:hAnsi="Times New Roman" w:cs="Times New Roman"/>
          <w:spacing w:val="-1"/>
          <w:sz w:val="20"/>
          <w:szCs w:val="20"/>
          <w:lang w:eastAsia="en-IN"/>
        </w:rPr>
      </w:pPr>
      <w:hyperlink r:id="rId517" w:tgtFrame="_blank" w:history="1">
        <w:r w:rsidR="003369C1" w:rsidRPr="003369C1">
          <w:rPr>
            <w:rFonts w:ascii="Times New Roman" w:eastAsia="Times New Roman" w:hAnsi="Times New Roman" w:cs="Times New Roman"/>
            <w:b/>
            <w:bCs/>
            <w:spacing w:val="-1"/>
            <w:sz w:val="20"/>
            <w:szCs w:val="20"/>
            <w:lang w:eastAsia="en-IN"/>
          </w:rPr>
          <w:t>Fast Android Networking Library</w:t>
        </w:r>
      </w:hyperlink>
      <w:r w:rsidR="003369C1" w:rsidRPr="003369C1">
        <w:rPr>
          <w:rFonts w:ascii="Times New Roman" w:eastAsia="Times New Roman" w:hAnsi="Times New Roman" w:cs="Times New Roman"/>
          <w:b/>
          <w:bCs/>
          <w:spacing w:val="-1"/>
          <w:sz w:val="20"/>
          <w:szCs w:val="20"/>
          <w:lang w:eastAsia="en-IN"/>
        </w:rPr>
        <w:t>?</w:t>
      </w:r>
    </w:p>
    <w:p w:rsidR="003369C1" w:rsidRPr="003369C1" w:rsidRDefault="003369C1" w:rsidP="003E3ED9">
      <w:pPr>
        <w:numPr>
          <w:ilvl w:val="0"/>
          <w:numId w:val="23"/>
        </w:numPr>
        <w:shd w:val="clear" w:color="auto" w:fill="FFFFFF"/>
        <w:spacing w:after="0" w:line="240" w:lineRule="auto"/>
        <w:ind w:left="408"/>
        <w:rPr>
          <w:rFonts w:ascii="Times New Roman" w:eastAsia="Times New Roman" w:hAnsi="Times New Roman" w:cs="Times New Roman"/>
          <w:spacing w:val="-1"/>
          <w:sz w:val="20"/>
          <w:szCs w:val="20"/>
          <w:lang w:eastAsia="en-IN"/>
        </w:rPr>
      </w:pPr>
      <w:r w:rsidRPr="003369C1">
        <w:rPr>
          <w:rFonts w:ascii="Times New Roman" w:eastAsia="Times New Roman" w:hAnsi="Times New Roman" w:cs="Times New Roman"/>
          <w:spacing w:val="-1"/>
          <w:sz w:val="20"/>
          <w:szCs w:val="20"/>
          <w:lang w:eastAsia="en-IN"/>
        </w:rPr>
        <w:t>Recent removal of HttpClient in Android Marshmallow(Android M) made other networking library obsolete.</w:t>
      </w:r>
    </w:p>
    <w:p w:rsidR="003369C1" w:rsidRPr="003369C1" w:rsidRDefault="003369C1" w:rsidP="003E3ED9">
      <w:pPr>
        <w:numPr>
          <w:ilvl w:val="0"/>
          <w:numId w:val="23"/>
        </w:numPr>
        <w:shd w:val="clear" w:color="auto" w:fill="FFFFFF"/>
        <w:spacing w:after="0" w:line="240" w:lineRule="auto"/>
        <w:ind w:left="408"/>
        <w:rPr>
          <w:rFonts w:ascii="Times New Roman" w:eastAsia="Times New Roman" w:hAnsi="Times New Roman" w:cs="Times New Roman"/>
          <w:spacing w:val="-1"/>
          <w:sz w:val="20"/>
          <w:szCs w:val="20"/>
          <w:lang w:eastAsia="en-IN"/>
        </w:rPr>
      </w:pPr>
      <w:r w:rsidRPr="003369C1">
        <w:rPr>
          <w:rFonts w:ascii="Times New Roman" w:eastAsia="Times New Roman" w:hAnsi="Times New Roman" w:cs="Times New Roman"/>
          <w:spacing w:val="-1"/>
          <w:sz w:val="20"/>
          <w:szCs w:val="20"/>
          <w:lang w:eastAsia="en-IN"/>
        </w:rPr>
        <w:t>No other single library do each and everything like making request, downloading any type of file, uploading file, loading image from network in ImageView, etc. There are libraries but they are outdated.</w:t>
      </w:r>
    </w:p>
    <w:p w:rsidR="003369C1" w:rsidRPr="003369C1" w:rsidRDefault="003369C1" w:rsidP="003E3ED9">
      <w:pPr>
        <w:numPr>
          <w:ilvl w:val="0"/>
          <w:numId w:val="23"/>
        </w:numPr>
        <w:shd w:val="clear" w:color="auto" w:fill="FFFFFF"/>
        <w:spacing w:after="0" w:line="240" w:lineRule="auto"/>
        <w:ind w:left="408"/>
        <w:rPr>
          <w:rFonts w:ascii="Times New Roman" w:eastAsia="Times New Roman" w:hAnsi="Times New Roman" w:cs="Times New Roman"/>
          <w:spacing w:val="-1"/>
          <w:sz w:val="20"/>
          <w:szCs w:val="20"/>
          <w:lang w:eastAsia="en-IN"/>
        </w:rPr>
      </w:pPr>
      <w:r w:rsidRPr="003369C1">
        <w:rPr>
          <w:rFonts w:ascii="Times New Roman" w:eastAsia="Times New Roman" w:hAnsi="Times New Roman" w:cs="Times New Roman"/>
          <w:spacing w:val="-1"/>
          <w:sz w:val="20"/>
          <w:szCs w:val="20"/>
          <w:lang w:eastAsia="en-IN"/>
        </w:rPr>
        <w:t>As it uses </w:t>
      </w:r>
      <w:hyperlink r:id="rId518" w:tgtFrame="_blank" w:history="1">
        <w:r w:rsidRPr="003369C1">
          <w:rPr>
            <w:rFonts w:ascii="Times New Roman" w:eastAsia="Times New Roman" w:hAnsi="Times New Roman" w:cs="Times New Roman"/>
            <w:spacing w:val="-1"/>
            <w:sz w:val="20"/>
            <w:szCs w:val="20"/>
            <w:lang w:eastAsia="en-IN"/>
          </w:rPr>
          <w:t>OkHttp</w:t>
        </w:r>
      </w:hyperlink>
      <w:r w:rsidRPr="003369C1">
        <w:rPr>
          <w:rFonts w:ascii="Times New Roman" w:eastAsia="Times New Roman" w:hAnsi="Times New Roman" w:cs="Times New Roman"/>
          <w:spacing w:val="-1"/>
          <w:sz w:val="20"/>
          <w:szCs w:val="20"/>
          <w:lang w:eastAsia="en-IN"/>
        </w:rPr>
        <w:t>, most important it supports </w:t>
      </w:r>
      <w:r w:rsidRPr="003369C1">
        <w:rPr>
          <w:rFonts w:ascii="Times New Roman" w:eastAsia="Times New Roman" w:hAnsi="Times New Roman" w:cs="Times New Roman"/>
          <w:b/>
          <w:bCs/>
          <w:spacing w:val="-1"/>
          <w:sz w:val="20"/>
          <w:szCs w:val="20"/>
          <w:lang w:eastAsia="en-IN"/>
        </w:rPr>
        <w:t>HTTP/2</w:t>
      </w:r>
      <w:r w:rsidRPr="003369C1">
        <w:rPr>
          <w:rFonts w:ascii="Times New Roman" w:eastAsia="Times New Roman" w:hAnsi="Times New Roman" w:cs="Times New Roman"/>
          <w:spacing w:val="-1"/>
          <w:sz w:val="20"/>
          <w:szCs w:val="20"/>
          <w:lang w:eastAsia="en-IN"/>
        </w:rPr>
        <w:t>.</w:t>
      </w:r>
    </w:p>
    <w:p w:rsidR="003369C1" w:rsidRPr="003369C1" w:rsidRDefault="003369C1" w:rsidP="003E3ED9">
      <w:pPr>
        <w:numPr>
          <w:ilvl w:val="0"/>
          <w:numId w:val="23"/>
        </w:numPr>
        <w:shd w:val="clear" w:color="auto" w:fill="FFFFFF"/>
        <w:spacing w:after="136" w:line="240" w:lineRule="auto"/>
        <w:ind w:left="408"/>
        <w:rPr>
          <w:rFonts w:ascii="Times New Roman" w:hAnsi="Times New Roman" w:cs="Times New Roman"/>
          <w:color w:val="000000"/>
          <w:sz w:val="20"/>
          <w:szCs w:val="20"/>
        </w:rPr>
      </w:pPr>
      <w:r w:rsidRPr="003369C1">
        <w:rPr>
          <w:rFonts w:ascii="Times New Roman" w:eastAsia="Times New Roman" w:hAnsi="Times New Roman" w:cs="Times New Roman"/>
          <w:spacing w:val="-1"/>
          <w:sz w:val="20"/>
          <w:szCs w:val="20"/>
          <w:lang w:eastAsia="en-IN"/>
        </w:rPr>
        <w:t>No other library provides simple interface for doing all types of things in networking like setting priority, cancelling, etc.</w:t>
      </w:r>
    </w:p>
    <w:p w:rsidR="003369C1" w:rsidRPr="003369C1" w:rsidRDefault="003369C1" w:rsidP="003369C1">
      <w:pPr>
        <w:shd w:val="clear" w:color="auto" w:fill="FFFFFF"/>
        <w:spacing w:after="136" w:line="240" w:lineRule="auto"/>
        <w:ind w:left="48"/>
        <w:rPr>
          <w:rFonts w:ascii="Times New Roman" w:hAnsi="Times New Roman" w:cs="Times New Roman"/>
          <w:color w:val="000000"/>
          <w:sz w:val="20"/>
          <w:szCs w:val="20"/>
        </w:rPr>
      </w:pPr>
      <w:r w:rsidRPr="003369C1">
        <w:rPr>
          <w:rFonts w:ascii="Times New Roman" w:hAnsi="Times New Roman" w:cs="Times New Roman"/>
          <w:color w:val="000000"/>
          <w:sz w:val="20"/>
          <w:szCs w:val="20"/>
          <w:highlight w:val="yellow"/>
        </w:rPr>
        <w:t>Fast Android Networking</w:t>
      </w:r>
      <w:r w:rsidRPr="003369C1">
        <w:rPr>
          <w:rFonts w:ascii="Times New Roman" w:hAnsi="Times New Roman" w:cs="Times New Roman"/>
          <w:color w:val="000000"/>
          <w:sz w:val="20"/>
          <w:szCs w:val="20"/>
        </w:rPr>
        <w:t xml:space="preserve"> Library is a powerful library for doing any type of networking in Android applications which is made on top of</w:t>
      </w:r>
      <w:r w:rsidRPr="003369C1">
        <w:rPr>
          <w:rStyle w:val="apple-converted-space"/>
          <w:rFonts w:ascii="Times New Roman" w:hAnsi="Times New Roman" w:cs="Times New Roman"/>
          <w:color w:val="000000"/>
          <w:sz w:val="20"/>
          <w:szCs w:val="20"/>
        </w:rPr>
        <w:t> </w:t>
      </w:r>
      <w:r w:rsidRPr="003369C1">
        <w:rPr>
          <w:rFonts w:ascii="Times New Roman" w:hAnsi="Times New Roman" w:cs="Times New Roman"/>
          <w:b/>
          <w:color w:val="000000"/>
          <w:sz w:val="20"/>
          <w:szCs w:val="20"/>
          <w:highlight w:val="yellow"/>
        </w:rPr>
        <w:t>OkHttp Networking Layer</w:t>
      </w:r>
      <w:r w:rsidRPr="003369C1">
        <w:rPr>
          <w:rFonts w:ascii="Times New Roman" w:hAnsi="Times New Roman" w:cs="Times New Roman"/>
          <w:color w:val="000000"/>
          <w:sz w:val="20"/>
          <w:szCs w:val="20"/>
        </w:rPr>
        <w:t>.</w:t>
      </w:r>
    </w:p>
    <w:p w:rsidR="003369C1" w:rsidRPr="003369C1" w:rsidRDefault="003369C1" w:rsidP="003369C1">
      <w:pPr>
        <w:pStyle w:val="Heading2"/>
        <w:shd w:val="clear" w:color="auto" w:fill="FFFFFF"/>
        <w:spacing w:before="0" w:after="136" w:line="394" w:lineRule="atLeast"/>
        <w:rPr>
          <w:rFonts w:ascii="Times New Roman" w:hAnsi="Times New Roman" w:cs="Times New Roman"/>
          <w:b w:val="0"/>
          <w:bCs w:val="0"/>
          <w:color w:val="000000"/>
          <w:sz w:val="20"/>
          <w:szCs w:val="20"/>
        </w:rPr>
      </w:pPr>
      <w:r w:rsidRPr="003369C1">
        <w:rPr>
          <w:rFonts w:ascii="Times New Roman" w:hAnsi="Times New Roman" w:cs="Times New Roman"/>
          <w:bCs w:val="0"/>
          <w:color w:val="000000"/>
          <w:sz w:val="20"/>
          <w:szCs w:val="20"/>
          <w:u w:val="single"/>
        </w:rPr>
        <w:t>Advantages of using Fast Android Networking library</w:t>
      </w:r>
      <w:r w:rsidRPr="003369C1">
        <w:rPr>
          <w:rFonts w:ascii="Times New Roman" w:hAnsi="Times New Roman" w:cs="Times New Roman"/>
          <w:b w:val="0"/>
          <w:bCs w:val="0"/>
          <w:color w:val="000000"/>
          <w:sz w:val="20"/>
          <w:szCs w:val="20"/>
        </w:rPr>
        <w:t xml:space="preserve"> over other libraries:</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b/>
          <w:color w:val="000000"/>
          <w:sz w:val="20"/>
          <w:szCs w:val="20"/>
        </w:rPr>
        <w:t>OkHttpClient</w:t>
      </w:r>
      <w:r w:rsidRPr="003369C1">
        <w:rPr>
          <w:rStyle w:val="apple-converted-space"/>
          <w:rFonts w:ascii="Times New Roman" w:hAnsi="Times New Roman" w:cs="Times New Roman"/>
          <w:color w:val="000000"/>
          <w:sz w:val="20"/>
          <w:szCs w:val="20"/>
        </w:rPr>
        <w:t> </w:t>
      </w:r>
      <w:r w:rsidRPr="003369C1">
        <w:rPr>
          <w:rFonts w:ascii="Times New Roman" w:hAnsi="Times New Roman" w:cs="Times New Roman"/>
          <w:color w:val="000000"/>
          <w:sz w:val="20"/>
          <w:szCs w:val="20"/>
        </w:rPr>
        <w:t>can be customized for every request easily — like timeout customization, etc. for each request.</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As it uses</w:t>
      </w:r>
      <w:r w:rsidRPr="003369C1">
        <w:rPr>
          <w:rStyle w:val="apple-converted-space"/>
          <w:rFonts w:ascii="Times New Roman" w:hAnsi="Times New Roman" w:cs="Times New Roman"/>
          <w:color w:val="000000"/>
          <w:sz w:val="20"/>
          <w:szCs w:val="20"/>
        </w:rPr>
        <w:t> </w:t>
      </w:r>
      <w:r w:rsidRPr="003369C1">
        <w:rPr>
          <w:rFonts w:ascii="Times New Roman" w:hAnsi="Times New Roman" w:cs="Times New Roman"/>
          <w:b/>
          <w:color w:val="000000"/>
          <w:sz w:val="20"/>
          <w:szCs w:val="20"/>
        </w:rPr>
        <w:t>OkHttpClient</w:t>
      </w:r>
      <w:r w:rsidRPr="003369C1">
        <w:rPr>
          <w:rStyle w:val="apple-converted-space"/>
          <w:rFonts w:ascii="Times New Roman" w:hAnsi="Times New Roman" w:cs="Times New Roman"/>
          <w:color w:val="000000"/>
          <w:sz w:val="20"/>
          <w:szCs w:val="20"/>
        </w:rPr>
        <w:t> </w:t>
      </w:r>
      <w:r w:rsidRPr="003369C1">
        <w:rPr>
          <w:rFonts w:ascii="Times New Roman" w:hAnsi="Times New Roman" w:cs="Times New Roman"/>
          <w:color w:val="000000"/>
          <w:sz w:val="20"/>
          <w:szCs w:val="20"/>
        </w:rPr>
        <w:t>and</w:t>
      </w:r>
      <w:r w:rsidRPr="003369C1">
        <w:rPr>
          <w:rStyle w:val="apple-converted-space"/>
          <w:rFonts w:ascii="Times New Roman" w:hAnsi="Times New Roman" w:cs="Times New Roman"/>
          <w:color w:val="000000"/>
          <w:sz w:val="20"/>
          <w:szCs w:val="20"/>
        </w:rPr>
        <w:t> </w:t>
      </w:r>
      <w:r w:rsidRPr="003369C1">
        <w:rPr>
          <w:rFonts w:ascii="Times New Roman" w:hAnsi="Times New Roman" w:cs="Times New Roman"/>
          <w:b/>
          <w:color w:val="000000"/>
          <w:sz w:val="20"/>
          <w:szCs w:val="20"/>
        </w:rPr>
        <w:t>Okio</w:t>
      </w:r>
      <w:r w:rsidRPr="003369C1">
        <w:rPr>
          <w:rFonts w:ascii="Times New Roman" w:hAnsi="Times New Roman" w:cs="Times New Roman"/>
          <w:color w:val="000000"/>
          <w:sz w:val="20"/>
          <w:szCs w:val="20"/>
        </w:rPr>
        <w:t>, it is faster.</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A single library for all types of networking — download, upload, multipart.</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 xml:space="preserve">Supports </w:t>
      </w:r>
      <w:r w:rsidRPr="00C57507">
        <w:rPr>
          <w:rFonts w:ascii="Times New Roman" w:hAnsi="Times New Roman" w:cs="Times New Roman"/>
          <w:color w:val="000000"/>
          <w:sz w:val="20"/>
          <w:szCs w:val="20"/>
          <w:highlight w:val="yellow"/>
        </w:rPr>
        <w:t>JSON Parsing</w:t>
      </w:r>
      <w:r w:rsidRPr="003369C1">
        <w:rPr>
          <w:rFonts w:ascii="Times New Roman" w:hAnsi="Times New Roman" w:cs="Times New Roman"/>
          <w:color w:val="000000"/>
          <w:sz w:val="20"/>
          <w:szCs w:val="20"/>
        </w:rPr>
        <w:t xml:space="preserve"> to Java Objects (also support Jackson Parser).</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C57507">
        <w:rPr>
          <w:rFonts w:ascii="Times New Roman" w:hAnsi="Times New Roman" w:cs="Times New Roman"/>
          <w:i/>
          <w:color w:val="000000"/>
          <w:sz w:val="20"/>
          <w:szCs w:val="20"/>
        </w:rPr>
        <w:t>Proper Response Cachi</w:t>
      </w:r>
      <w:r w:rsidRPr="00C57507">
        <w:rPr>
          <w:rFonts w:ascii="Times New Roman" w:hAnsi="Times New Roman" w:cs="Times New Roman"/>
          <w:color w:val="000000"/>
          <w:sz w:val="20"/>
          <w:szCs w:val="20"/>
        </w:rPr>
        <w:t>ng</w:t>
      </w:r>
      <w:r w:rsidRPr="003369C1">
        <w:rPr>
          <w:rFonts w:ascii="Times New Roman" w:hAnsi="Times New Roman" w:cs="Times New Roman"/>
          <w:color w:val="000000"/>
          <w:sz w:val="20"/>
          <w:szCs w:val="20"/>
        </w:rPr>
        <w:t> — which leads to reduced bandwidth usage.</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Complete analytics of any request can be obtained. You can know bytes sent, bytes received, and the time taken on any request. These analytics are important so that you can find the data usage of your application and the time taken for each request, so you can identify slow requests.</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 xml:space="preserve">You can get </w:t>
      </w:r>
      <w:r w:rsidRPr="00C57507">
        <w:rPr>
          <w:rFonts w:ascii="Times New Roman" w:hAnsi="Times New Roman" w:cs="Times New Roman"/>
          <w:color w:val="000000"/>
          <w:sz w:val="20"/>
          <w:szCs w:val="20"/>
          <w:highlight w:val="yellow"/>
        </w:rPr>
        <w:t>the current bandwidth and connection quality</w:t>
      </w:r>
      <w:r w:rsidRPr="003369C1">
        <w:rPr>
          <w:rFonts w:ascii="Times New Roman" w:hAnsi="Times New Roman" w:cs="Times New Roman"/>
          <w:color w:val="000000"/>
          <w:sz w:val="20"/>
          <w:szCs w:val="20"/>
        </w:rPr>
        <w:t xml:space="preserve"> to write better logical code — download high quality images on excellent connection quality and low on poor connection quality.</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 xml:space="preserve">An executor can be passed </w:t>
      </w:r>
      <w:r w:rsidRPr="00C57507">
        <w:rPr>
          <w:rFonts w:ascii="Times New Roman" w:hAnsi="Times New Roman" w:cs="Times New Roman"/>
          <w:color w:val="000000"/>
          <w:sz w:val="20"/>
          <w:szCs w:val="20"/>
          <w:highlight w:val="yellow"/>
        </w:rPr>
        <w:t>to any request to get a response in another thread</w:t>
      </w:r>
      <w:r w:rsidRPr="003369C1">
        <w:rPr>
          <w:rFonts w:ascii="Times New Roman" w:hAnsi="Times New Roman" w:cs="Times New Roman"/>
          <w:color w:val="000000"/>
          <w:sz w:val="20"/>
          <w:szCs w:val="20"/>
        </w:rPr>
        <w:t xml:space="preserve">. If you are doing a heavy </w:t>
      </w:r>
      <w:r w:rsidR="00C57507">
        <w:rPr>
          <w:rFonts w:ascii="Times New Roman" w:hAnsi="Times New Roman" w:cs="Times New Roman"/>
          <w:color w:val="000000"/>
          <w:sz w:val="20"/>
          <w:szCs w:val="20"/>
        </w:rPr>
        <w:t>task with the response, you can</w:t>
      </w:r>
      <w:r w:rsidRPr="003369C1">
        <w:rPr>
          <w:rFonts w:ascii="Times New Roman" w:hAnsi="Times New Roman" w:cs="Times New Roman"/>
          <w:color w:val="000000"/>
          <w:sz w:val="20"/>
          <w:szCs w:val="20"/>
        </w:rPr>
        <w:t>not do that in main thread.</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C57507">
        <w:rPr>
          <w:rFonts w:ascii="Times New Roman" w:hAnsi="Times New Roman" w:cs="Times New Roman"/>
          <w:b/>
          <w:color w:val="000000"/>
          <w:sz w:val="20"/>
          <w:szCs w:val="20"/>
          <w:highlight w:val="yellow"/>
        </w:rPr>
        <w:t>Prefetching</w:t>
      </w:r>
      <w:r w:rsidRPr="003369C1">
        <w:rPr>
          <w:rFonts w:ascii="Times New Roman" w:hAnsi="Times New Roman" w:cs="Times New Roman"/>
          <w:color w:val="000000"/>
          <w:sz w:val="20"/>
          <w:szCs w:val="20"/>
        </w:rPr>
        <w:t xml:space="preserve"> of any request can be done so that it gives instant data when required from cache.</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All types of customization are possible.</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Proper request cancelling.</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 xml:space="preserve">A </w:t>
      </w:r>
      <w:r w:rsidRPr="00C57507">
        <w:rPr>
          <w:rFonts w:ascii="Times New Roman" w:hAnsi="Times New Roman" w:cs="Times New Roman"/>
          <w:b/>
          <w:i/>
          <w:color w:val="000000"/>
          <w:sz w:val="20"/>
          <w:szCs w:val="20"/>
        </w:rPr>
        <w:t>simple interface</w:t>
      </w:r>
      <w:r w:rsidRPr="003369C1">
        <w:rPr>
          <w:rFonts w:ascii="Times New Roman" w:hAnsi="Times New Roman" w:cs="Times New Roman"/>
          <w:color w:val="000000"/>
          <w:sz w:val="20"/>
          <w:szCs w:val="20"/>
        </w:rPr>
        <w:t xml:space="preserve"> to make any type of request.</w:t>
      </w:r>
    </w:p>
    <w:p w:rsidR="003369C1" w:rsidRPr="003369C1" w:rsidRDefault="003369C1" w:rsidP="003E3ED9">
      <w:pPr>
        <w:numPr>
          <w:ilvl w:val="0"/>
          <w:numId w:val="24"/>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 xml:space="preserve">Supports </w:t>
      </w:r>
      <w:r w:rsidRPr="00C57507">
        <w:rPr>
          <w:rFonts w:ascii="Times New Roman" w:hAnsi="Times New Roman" w:cs="Times New Roman"/>
          <w:b/>
          <w:color w:val="000000"/>
          <w:sz w:val="20"/>
          <w:szCs w:val="20"/>
        </w:rPr>
        <w:t>RxJava</w:t>
      </w:r>
      <w:r w:rsidRPr="003369C1">
        <w:rPr>
          <w:rFonts w:ascii="Times New Roman" w:hAnsi="Times New Roman" w:cs="Times New Roman"/>
          <w:color w:val="000000"/>
          <w:sz w:val="20"/>
          <w:szCs w:val="20"/>
        </w:rPr>
        <w:t>.</w:t>
      </w:r>
    </w:p>
    <w:p w:rsidR="003369C1" w:rsidRPr="003369C1" w:rsidRDefault="003369C1" w:rsidP="003369C1">
      <w:pPr>
        <w:pStyle w:val="Heading2"/>
        <w:shd w:val="clear" w:color="auto" w:fill="FFFFFF"/>
        <w:spacing w:before="0" w:after="136" w:line="394" w:lineRule="atLeast"/>
        <w:rPr>
          <w:rFonts w:ascii="Times New Roman" w:hAnsi="Times New Roman" w:cs="Times New Roman"/>
          <w:b w:val="0"/>
          <w:bCs w:val="0"/>
          <w:color w:val="000000"/>
          <w:sz w:val="20"/>
          <w:szCs w:val="20"/>
        </w:rPr>
      </w:pPr>
      <w:r w:rsidRPr="003369C1">
        <w:rPr>
          <w:rFonts w:ascii="Times New Roman" w:hAnsi="Times New Roman" w:cs="Times New Roman"/>
          <w:b w:val="0"/>
          <w:bCs w:val="0"/>
          <w:color w:val="000000"/>
          <w:sz w:val="20"/>
          <w:szCs w:val="20"/>
        </w:rPr>
        <w:t xml:space="preserve">Why should you use </w:t>
      </w:r>
      <w:r w:rsidRPr="00C57507">
        <w:rPr>
          <w:rFonts w:ascii="Times New Roman" w:hAnsi="Times New Roman" w:cs="Times New Roman"/>
          <w:bCs w:val="0"/>
          <w:color w:val="000000"/>
          <w:sz w:val="20"/>
          <w:szCs w:val="20"/>
        </w:rPr>
        <w:t>Fast Android Networking</w:t>
      </w:r>
      <w:r w:rsidRPr="003369C1">
        <w:rPr>
          <w:rFonts w:ascii="Times New Roman" w:hAnsi="Times New Roman" w:cs="Times New Roman"/>
          <w:b w:val="0"/>
          <w:bCs w:val="0"/>
          <w:color w:val="000000"/>
          <w:sz w:val="20"/>
          <w:szCs w:val="20"/>
        </w:rPr>
        <w:t xml:space="preserve"> Library?</w:t>
      </w:r>
    </w:p>
    <w:p w:rsidR="003369C1" w:rsidRPr="003369C1" w:rsidRDefault="003369C1" w:rsidP="003E3ED9">
      <w:pPr>
        <w:numPr>
          <w:ilvl w:val="0"/>
          <w:numId w:val="25"/>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 xml:space="preserve">Recent removal of </w:t>
      </w:r>
      <w:r w:rsidRPr="00C57507">
        <w:rPr>
          <w:rFonts w:ascii="Times New Roman" w:hAnsi="Times New Roman" w:cs="Times New Roman"/>
          <w:color w:val="000000"/>
          <w:sz w:val="20"/>
          <w:szCs w:val="20"/>
          <w:highlight w:val="yellow"/>
        </w:rPr>
        <w:t>HttpClient</w:t>
      </w:r>
      <w:r w:rsidRPr="003369C1">
        <w:rPr>
          <w:rFonts w:ascii="Times New Roman" w:hAnsi="Times New Roman" w:cs="Times New Roman"/>
          <w:color w:val="000000"/>
          <w:sz w:val="20"/>
          <w:szCs w:val="20"/>
        </w:rPr>
        <w:t xml:space="preserve"> in Android Marshmallow(Android M) made other networking library obsolete.</w:t>
      </w:r>
    </w:p>
    <w:p w:rsidR="003369C1" w:rsidRPr="003369C1" w:rsidRDefault="003369C1" w:rsidP="003E3ED9">
      <w:pPr>
        <w:numPr>
          <w:ilvl w:val="0"/>
          <w:numId w:val="25"/>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 xml:space="preserve">No other single library do each and everything like making request, downloading any type of file, uploading file, loading image from network in </w:t>
      </w:r>
      <w:r w:rsidRPr="00C57507">
        <w:rPr>
          <w:rFonts w:ascii="Times New Roman" w:hAnsi="Times New Roman" w:cs="Times New Roman"/>
          <w:color w:val="000000"/>
          <w:sz w:val="20"/>
          <w:szCs w:val="20"/>
          <w:highlight w:val="yellow"/>
        </w:rPr>
        <w:t>ImageView</w:t>
      </w:r>
      <w:r w:rsidRPr="003369C1">
        <w:rPr>
          <w:rFonts w:ascii="Times New Roman" w:hAnsi="Times New Roman" w:cs="Times New Roman"/>
          <w:color w:val="000000"/>
          <w:sz w:val="20"/>
          <w:szCs w:val="20"/>
        </w:rPr>
        <w:t>, etc. There are libraries but they are outdated.</w:t>
      </w:r>
    </w:p>
    <w:p w:rsidR="003369C1" w:rsidRPr="003369C1" w:rsidRDefault="003369C1" w:rsidP="003E3ED9">
      <w:pPr>
        <w:numPr>
          <w:ilvl w:val="0"/>
          <w:numId w:val="25"/>
        </w:numPr>
        <w:shd w:val="clear" w:color="auto" w:fill="FFFFFF"/>
        <w:spacing w:after="0" w:line="240" w:lineRule="auto"/>
        <w:ind w:left="714" w:hanging="357"/>
        <w:rPr>
          <w:rFonts w:ascii="Times New Roman" w:hAnsi="Times New Roman" w:cs="Times New Roman"/>
          <w:color w:val="000000"/>
          <w:sz w:val="20"/>
          <w:szCs w:val="20"/>
        </w:rPr>
      </w:pPr>
      <w:r w:rsidRPr="003369C1">
        <w:rPr>
          <w:rFonts w:ascii="Times New Roman" w:hAnsi="Times New Roman" w:cs="Times New Roman"/>
          <w:color w:val="000000"/>
          <w:sz w:val="20"/>
          <w:szCs w:val="20"/>
        </w:rPr>
        <w:t>As it uses</w:t>
      </w:r>
      <w:r w:rsidRPr="003369C1">
        <w:rPr>
          <w:rStyle w:val="apple-converted-space"/>
          <w:rFonts w:ascii="Times New Roman" w:hAnsi="Times New Roman" w:cs="Times New Roman"/>
          <w:color w:val="000000"/>
          <w:sz w:val="20"/>
          <w:szCs w:val="20"/>
        </w:rPr>
        <w:t> </w:t>
      </w:r>
      <w:r w:rsidRPr="00C57507">
        <w:rPr>
          <w:rFonts w:ascii="Times New Roman" w:hAnsi="Times New Roman" w:cs="Times New Roman"/>
          <w:color w:val="000000"/>
          <w:sz w:val="20"/>
          <w:szCs w:val="20"/>
          <w:highlight w:val="yellow"/>
        </w:rPr>
        <w:t>OkHttp</w:t>
      </w:r>
      <w:r w:rsidRPr="003369C1">
        <w:rPr>
          <w:rStyle w:val="apple-converted-space"/>
          <w:rFonts w:ascii="Times New Roman" w:hAnsi="Times New Roman" w:cs="Times New Roman"/>
          <w:color w:val="000000"/>
          <w:sz w:val="20"/>
          <w:szCs w:val="20"/>
        </w:rPr>
        <w:t> </w:t>
      </w:r>
      <w:r w:rsidRPr="003369C1">
        <w:rPr>
          <w:rFonts w:ascii="Times New Roman" w:hAnsi="Times New Roman" w:cs="Times New Roman"/>
          <w:color w:val="000000"/>
          <w:sz w:val="20"/>
          <w:szCs w:val="20"/>
        </w:rPr>
        <w:t>, most important it supports HTTP/2.</w:t>
      </w:r>
    </w:p>
    <w:p w:rsidR="003369C1" w:rsidRDefault="003369C1" w:rsidP="003E3ED9">
      <w:pPr>
        <w:numPr>
          <w:ilvl w:val="0"/>
          <w:numId w:val="25"/>
        </w:numPr>
        <w:shd w:val="clear" w:color="auto" w:fill="FFFFFF"/>
        <w:spacing w:after="0" w:line="240" w:lineRule="auto"/>
        <w:rPr>
          <w:rFonts w:ascii="Times New Roman" w:hAnsi="Times New Roman" w:cs="Times New Roman"/>
          <w:color w:val="000000"/>
          <w:sz w:val="20"/>
          <w:szCs w:val="20"/>
        </w:rPr>
      </w:pPr>
      <w:r w:rsidRPr="003369C1">
        <w:rPr>
          <w:rFonts w:ascii="Times New Roman" w:hAnsi="Times New Roman" w:cs="Times New Roman"/>
          <w:color w:val="000000"/>
          <w:sz w:val="20"/>
          <w:szCs w:val="20"/>
        </w:rPr>
        <w:t>No other library provides simple interface for doing all types of things in networking like setting priority, cancelling, etc.</w:t>
      </w:r>
    </w:p>
    <w:p w:rsidR="002C41D2" w:rsidRDefault="002C41D2" w:rsidP="002C41D2">
      <w:pPr>
        <w:pStyle w:val="ListParagraph"/>
        <w:rPr>
          <w:rFonts w:ascii="Times New Roman" w:hAnsi="Times New Roman" w:cs="Times New Roman"/>
          <w:b/>
          <w:sz w:val="24"/>
          <w:szCs w:val="24"/>
          <w:lang w:val="en-US"/>
        </w:rPr>
      </w:pPr>
    </w:p>
    <w:p w:rsidR="002C41D2" w:rsidRPr="002C41D2" w:rsidRDefault="002C41D2" w:rsidP="002C41D2">
      <w:pPr>
        <w:pStyle w:val="ListParagraph"/>
        <w:ind w:left="0"/>
        <w:rPr>
          <w:rFonts w:ascii="Times New Roman" w:hAnsi="Times New Roman" w:cs="Times New Roman"/>
          <w:b/>
          <w:sz w:val="24"/>
          <w:szCs w:val="24"/>
          <w:lang w:val="en-US"/>
        </w:rPr>
      </w:pPr>
      <w:r w:rsidRPr="002C41D2">
        <w:rPr>
          <w:rFonts w:ascii="Times New Roman" w:hAnsi="Times New Roman" w:cs="Times New Roman"/>
          <w:b/>
          <w:sz w:val="24"/>
          <w:szCs w:val="24"/>
          <w:lang w:val="en-US"/>
        </w:rPr>
        <w:t>Chapter Seven</w:t>
      </w:r>
      <w:r w:rsidRPr="002C41D2">
        <w:rPr>
          <w:rFonts w:ascii="Times New Roman" w:hAnsi="Times New Roman" w:cs="Times New Roman"/>
          <w:b/>
          <w:sz w:val="24"/>
          <w:szCs w:val="24"/>
          <w:lang w:val="en-US"/>
        </w:rPr>
        <w:tab/>
      </w:r>
      <w:r w:rsidRPr="002C41D2">
        <w:rPr>
          <w:rFonts w:ascii="Times New Roman" w:hAnsi="Times New Roman" w:cs="Times New Roman"/>
          <w:b/>
          <w:sz w:val="24"/>
          <w:szCs w:val="24"/>
          <w:lang w:val="en-US"/>
        </w:rPr>
        <w:tab/>
      </w:r>
      <w:r w:rsidRPr="002C41D2">
        <w:rPr>
          <w:rFonts w:ascii="Times New Roman" w:hAnsi="Times New Roman" w:cs="Times New Roman"/>
          <w:b/>
          <w:sz w:val="24"/>
          <w:szCs w:val="24"/>
          <w:lang w:val="en-US"/>
        </w:rPr>
        <w:tab/>
        <w:t xml:space="preserve">Networking, Web Service, Remote APIs </w:t>
      </w:r>
    </w:p>
    <w:p w:rsidR="00C57507" w:rsidRPr="00C57507" w:rsidRDefault="00CF4142" w:rsidP="00CF4142">
      <w:pPr>
        <w:pStyle w:val="NormalWeb"/>
        <w:spacing w:before="0" w:beforeAutospacing="0" w:after="0" w:afterAutospacing="0"/>
        <w:ind w:right="45"/>
        <w:jc w:val="both"/>
        <w:rPr>
          <w:color w:val="000000"/>
          <w:sz w:val="20"/>
          <w:szCs w:val="20"/>
          <w:shd w:val="clear" w:color="auto" w:fill="FFFFFF"/>
        </w:rPr>
      </w:pPr>
      <w:r w:rsidRPr="00E304E3">
        <w:rPr>
          <w:b/>
          <w:color w:val="000000"/>
          <w:sz w:val="20"/>
          <w:szCs w:val="20"/>
          <w:highlight w:val="yellow"/>
        </w:rPr>
        <w:t>Web services are open standard</w:t>
      </w:r>
      <w:r w:rsidRPr="00CF4142">
        <w:rPr>
          <w:color w:val="000000"/>
          <w:sz w:val="20"/>
          <w:szCs w:val="20"/>
        </w:rPr>
        <w:t xml:space="preserve"> (XML, SOAP, HTTP etc.) based Web applications that interact with other web applications for the purpose of exchanging data.</w:t>
      </w:r>
      <w:r>
        <w:rPr>
          <w:color w:val="000000"/>
          <w:sz w:val="20"/>
          <w:szCs w:val="20"/>
        </w:rPr>
        <w:t xml:space="preserve"> </w:t>
      </w:r>
      <w:r w:rsidRPr="00CF4142">
        <w:rPr>
          <w:color w:val="000000"/>
          <w:sz w:val="20"/>
          <w:szCs w:val="20"/>
        </w:rPr>
        <w:t>Web Services can convert your existing applications into Web-applications.</w:t>
      </w:r>
      <w:r>
        <w:rPr>
          <w:color w:val="000000"/>
          <w:sz w:val="20"/>
          <w:szCs w:val="20"/>
        </w:rPr>
        <w:t xml:space="preserve"> </w:t>
      </w:r>
      <w:r w:rsidR="00C57507" w:rsidRPr="00C57507">
        <w:rPr>
          <w:color w:val="000000"/>
          <w:sz w:val="20"/>
          <w:szCs w:val="20"/>
          <w:highlight w:val="yellow"/>
          <w:shd w:val="clear" w:color="auto" w:fill="FFFFFF"/>
        </w:rPr>
        <w:t>Creating</w:t>
      </w:r>
      <w:r w:rsidR="00C57507" w:rsidRPr="00C57507">
        <w:rPr>
          <w:color w:val="000000"/>
          <w:sz w:val="20"/>
          <w:szCs w:val="20"/>
          <w:shd w:val="clear" w:color="auto" w:fill="FFFFFF"/>
        </w:rPr>
        <w:t xml:space="preserve"> </w:t>
      </w:r>
      <w:r w:rsidR="00C57507" w:rsidRPr="00B74E7D">
        <w:rPr>
          <w:b/>
          <w:color w:val="000000"/>
          <w:sz w:val="20"/>
          <w:szCs w:val="20"/>
          <w:u w:val="single"/>
          <w:shd w:val="clear" w:color="auto" w:fill="FFFFFF"/>
        </w:rPr>
        <w:t>web service application</w:t>
      </w:r>
      <w:r w:rsidR="00C57507" w:rsidRPr="00C57507">
        <w:rPr>
          <w:color w:val="000000"/>
          <w:sz w:val="20"/>
          <w:szCs w:val="20"/>
          <w:shd w:val="clear" w:color="auto" w:fill="FFFFFF"/>
        </w:rPr>
        <w:t xml:space="preserve"> in android is not a difficult task. We can easily create a restful web service application in android to authenticate or save information into the external database such as oracle, mysql, postgre sql, sql server using other application developed in java, .net, php etc languages. </w:t>
      </w:r>
    </w:p>
    <w:p w:rsidR="00C57507" w:rsidRPr="00C57507" w:rsidRDefault="00C57507" w:rsidP="003369C1">
      <w:pPr>
        <w:pStyle w:val="NormalWeb"/>
        <w:spacing w:before="0" w:beforeAutospacing="0" w:after="0" w:afterAutospacing="0"/>
        <w:ind w:left="48" w:right="45"/>
        <w:jc w:val="both"/>
        <w:rPr>
          <w:color w:val="000000"/>
          <w:sz w:val="20"/>
          <w:szCs w:val="20"/>
          <w:shd w:val="clear" w:color="auto" w:fill="FFFFFF"/>
        </w:rPr>
      </w:pPr>
    </w:p>
    <w:p w:rsidR="00C57507" w:rsidRPr="00C57507" w:rsidRDefault="00C57507" w:rsidP="00B74E7D">
      <w:pPr>
        <w:pStyle w:val="NormalWeb"/>
        <w:spacing w:before="0" w:beforeAutospacing="0" w:after="0" w:afterAutospacing="0"/>
        <w:ind w:left="48" w:right="45"/>
        <w:jc w:val="both"/>
        <w:rPr>
          <w:sz w:val="20"/>
          <w:szCs w:val="20"/>
        </w:rPr>
      </w:pPr>
      <w:r w:rsidRPr="00C57507">
        <w:rPr>
          <w:color w:val="000000"/>
          <w:sz w:val="20"/>
          <w:szCs w:val="20"/>
          <w:shd w:val="clear" w:color="auto" w:fill="FFFFFF"/>
        </w:rPr>
        <w:t xml:space="preserve">A </w:t>
      </w:r>
      <w:r w:rsidRPr="00C57507">
        <w:rPr>
          <w:color w:val="000000"/>
          <w:sz w:val="20"/>
          <w:szCs w:val="20"/>
          <w:highlight w:val="yellow"/>
          <w:shd w:val="clear" w:color="auto" w:fill="FFFFFF"/>
        </w:rPr>
        <w:t xml:space="preserve">web service is a </w:t>
      </w:r>
      <w:r w:rsidRPr="00E304E3">
        <w:rPr>
          <w:b/>
          <w:color w:val="000000"/>
          <w:sz w:val="20"/>
          <w:szCs w:val="20"/>
          <w:highlight w:val="yellow"/>
          <w:shd w:val="clear" w:color="auto" w:fill="FFFFFF"/>
        </w:rPr>
        <w:t>standard for exchanging</w:t>
      </w:r>
      <w:r w:rsidRPr="00C57507">
        <w:rPr>
          <w:color w:val="000000"/>
          <w:sz w:val="20"/>
          <w:szCs w:val="20"/>
          <w:highlight w:val="yellow"/>
          <w:shd w:val="clear" w:color="auto" w:fill="FFFFFF"/>
        </w:rPr>
        <w:t xml:space="preserve"> information between different types of applications</w:t>
      </w:r>
      <w:r w:rsidRPr="00C57507">
        <w:rPr>
          <w:color w:val="000000"/>
          <w:sz w:val="20"/>
          <w:szCs w:val="20"/>
          <w:shd w:val="clear" w:color="auto" w:fill="FFFFFF"/>
        </w:rPr>
        <w:t xml:space="preserve"> irrespective of language and platform. For example, an android application can interact with java or .net application using web services.</w:t>
      </w:r>
      <w:r w:rsidR="00B74E7D">
        <w:rPr>
          <w:color w:val="000000"/>
          <w:sz w:val="20"/>
          <w:szCs w:val="20"/>
          <w:shd w:val="clear" w:color="auto" w:fill="FFFFFF"/>
        </w:rPr>
        <w:t xml:space="preserve"> </w:t>
      </w:r>
      <w:r w:rsidRPr="00C57507">
        <w:rPr>
          <w:color w:val="333333"/>
          <w:sz w:val="20"/>
          <w:szCs w:val="20"/>
        </w:rPr>
        <w:t xml:space="preserve">A </w:t>
      </w:r>
      <w:r w:rsidRPr="00B74E7D">
        <w:rPr>
          <w:color w:val="333333"/>
          <w:sz w:val="20"/>
          <w:szCs w:val="20"/>
          <w:highlight w:val="yellow"/>
        </w:rPr>
        <w:t xml:space="preserve">web service is a standard used for exchanging information between applications or systems of heterogeneous </w:t>
      </w:r>
      <w:r w:rsidRPr="00B74E7D">
        <w:rPr>
          <w:sz w:val="20"/>
          <w:szCs w:val="20"/>
          <w:highlight w:val="yellow"/>
        </w:rPr>
        <w:t>type</w:t>
      </w:r>
      <w:r w:rsidRPr="00C57507">
        <w:rPr>
          <w:sz w:val="20"/>
          <w:szCs w:val="20"/>
        </w:rPr>
        <w:t>. Software applications written in various programming languages and running on various platforms can use web services to exchange information over Internet using http protocol.</w:t>
      </w:r>
      <w:r w:rsidR="00B74E7D">
        <w:rPr>
          <w:sz w:val="20"/>
          <w:szCs w:val="20"/>
        </w:rPr>
        <w:t xml:space="preserve"> </w:t>
      </w:r>
      <w:r w:rsidRPr="00C57507">
        <w:rPr>
          <w:sz w:val="20"/>
          <w:szCs w:val="20"/>
        </w:rPr>
        <w:t xml:space="preserve">This </w:t>
      </w:r>
      <w:r w:rsidRPr="00B74E7D">
        <w:rPr>
          <w:sz w:val="20"/>
          <w:szCs w:val="20"/>
          <w:highlight w:val="yellow"/>
        </w:rPr>
        <w:t>inter-operability</w:t>
      </w:r>
      <w:r w:rsidRPr="00C57507">
        <w:rPr>
          <w:sz w:val="20"/>
          <w:szCs w:val="20"/>
        </w:rPr>
        <w:t xml:space="preserve"> can be achieved between Java and Dot net applications, or PHP and Java applications.</w:t>
      </w:r>
    </w:p>
    <w:p w:rsidR="003369C1" w:rsidRPr="00C57507" w:rsidRDefault="003369C1" w:rsidP="00C57507">
      <w:pPr>
        <w:pStyle w:val="NormalWeb"/>
        <w:spacing w:before="0" w:beforeAutospacing="0" w:after="0" w:afterAutospacing="0"/>
        <w:ind w:left="48" w:right="45"/>
        <w:jc w:val="both"/>
        <w:rPr>
          <w:sz w:val="20"/>
          <w:szCs w:val="20"/>
        </w:rPr>
      </w:pPr>
    </w:p>
    <w:p w:rsidR="00C57507" w:rsidRPr="00C57507" w:rsidRDefault="00C57507" w:rsidP="00C57507">
      <w:pPr>
        <w:shd w:val="clear" w:color="auto" w:fill="FFFFFF"/>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highlight w:val="yellow"/>
          <w:u w:val="single"/>
          <w:lang w:eastAsia="en-IN"/>
        </w:rPr>
        <w:t>Here are the reasons for using Web Service</w:t>
      </w:r>
      <w:r w:rsidRPr="00C57507">
        <w:rPr>
          <w:rFonts w:ascii="Times New Roman" w:eastAsia="Times New Roman" w:hAnsi="Times New Roman" w:cs="Times New Roman"/>
          <w:sz w:val="20"/>
          <w:szCs w:val="20"/>
          <w:lang w:eastAsia="en-IN"/>
        </w:rPr>
        <w:t>:</w:t>
      </w:r>
    </w:p>
    <w:p w:rsidR="00C57507" w:rsidRPr="00C57507" w:rsidRDefault="00C57507" w:rsidP="003E3ED9">
      <w:pPr>
        <w:numPr>
          <w:ilvl w:val="0"/>
          <w:numId w:val="26"/>
        </w:numPr>
        <w:spacing w:after="0" w:line="240" w:lineRule="auto"/>
        <w:ind w:left="0"/>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bCs/>
          <w:sz w:val="20"/>
          <w:szCs w:val="20"/>
          <w:lang w:eastAsia="en-IN"/>
        </w:rPr>
        <w:t>Expose method as a service over network:</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 xml:space="preserve">Web service </w:t>
      </w:r>
      <w:r w:rsidRPr="00C57507">
        <w:rPr>
          <w:rFonts w:ascii="Times New Roman" w:eastAsia="Times New Roman" w:hAnsi="Times New Roman" w:cs="Times New Roman"/>
          <w:sz w:val="20"/>
          <w:szCs w:val="20"/>
          <w:highlight w:val="yellow"/>
          <w:lang w:eastAsia="en-IN"/>
        </w:rPr>
        <w:t>is a chunk of code written in some programming language (</w:t>
      </w:r>
      <w:r w:rsidRPr="00C57507">
        <w:rPr>
          <w:rFonts w:ascii="Times New Roman" w:eastAsia="Times New Roman" w:hAnsi="Times New Roman" w:cs="Times New Roman"/>
          <w:sz w:val="20"/>
          <w:szCs w:val="20"/>
          <w:lang w:eastAsia="en-IN"/>
        </w:rPr>
        <w:t xml:space="preserve">Say C# or Java) that can be invoked </w:t>
      </w:r>
      <w:r w:rsidRPr="00C57507">
        <w:rPr>
          <w:rFonts w:ascii="Times New Roman" w:eastAsia="Times New Roman" w:hAnsi="Times New Roman" w:cs="Times New Roman"/>
          <w:sz w:val="20"/>
          <w:szCs w:val="20"/>
          <w:highlight w:val="yellow"/>
          <w:lang w:eastAsia="en-IN"/>
        </w:rPr>
        <w:t>remotely through http protocol</w:t>
      </w:r>
      <w:r w:rsidRPr="00C57507">
        <w:rPr>
          <w:rFonts w:ascii="Times New Roman" w:eastAsia="Times New Roman" w:hAnsi="Times New Roman" w:cs="Times New Roman"/>
          <w:sz w:val="20"/>
          <w:szCs w:val="20"/>
          <w:lang w:eastAsia="en-IN"/>
        </w:rPr>
        <w:t>. Once the Web methods are exposed publically, any applications can invoke it and use the functionality of the web methods.</w:t>
      </w:r>
    </w:p>
    <w:p w:rsidR="00C57507" w:rsidRPr="00C57507" w:rsidRDefault="00C57507" w:rsidP="003E3ED9">
      <w:pPr>
        <w:numPr>
          <w:ilvl w:val="0"/>
          <w:numId w:val="26"/>
        </w:numPr>
        <w:spacing w:after="0" w:line="240" w:lineRule="auto"/>
        <w:ind w:left="0"/>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bCs/>
          <w:sz w:val="20"/>
          <w:szCs w:val="20"/>
          <w:lang w:eastAsia="en-IN"/>
        </w:rPr>
        <w:t>Application Inter-operability – Connect heterogeneous applications:</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With the help of web service, heterogeneo</w:t>
      </w:r>
      <w:r w:rsidR="00B74E7D">
        <w:rPr>
          <w:rFonts w:ascii="Times New Roman" w:eastAsia="Times New Roman" w:hAnsi="Times New Roman" w:cs="Times New Roman"/>
          <w:sz w:val="20"/>
          <w:szCs w:val="20"/>
          <w:lang w:eastAsia="en-IN"/>
        </w:rPr>
        <w:t>u</w:t>
      </w:r>
      <w:r w:rsidRPr="00C57507">
        <w:rPr>
          <w:rFonts w:ascii="Times New Roman" w:eastAsia="Times New Roman" w:hAnsi="Times New Roman" w:cs="Times New Roman"/>
          <w:sz w:val="20"/>
          <w:szCs w:val="20"/>
          <w:lang w:eastAsia="en-IN"/>
        </w:rPr>
        <w:t xml:space="preserve">s applications (Java and Dot Net / Java and PHP application) can </w:t>
      </w:r>
      <w:r w:rsidRPr="00C57507">
        <w:rPr>
          <w:rFonts w:ascii="Times New Roman" w:eastAsia="Times New Roman" w:hAnsi="Times New Roman" w:cs="Times New Roman"/>
          <w:sz w:val="20"/>
          <w:szCs w:val="20"/>
          <w:highlight w:val="yellow"/>
          <w:lang w:eastAsia="en-IN"/>
        </w:rPr>
        <w:t>communicate</w:t>
      </w:r>
      <w:r w:rsidRPr="00C57507">
        <w:rPr>
          <w:rFonts w:ascii="Times New Roman" w:eastAsia="Times New Roman" w:hAnsi="Times New Roman" w:cs="Times New Roman"/>
          <w:sz w:val="20"/>
          <w:szCs w:val="20"/>
          <w:lang w:eastAsia="en-IN"/>
        </w:rPr>
        <w:t xml:space="preserve"> with each other. Web service written in Java can be invoked from PHP by passing the required parameters to web methods. This makes the applications platform and technology independant.</w:t>
      </w:r>
    </w:p>
    <w:p w:rsidR="00C57507" w:rsidRPr="00C57507" w:rsidRDefault="00C57507" w:rsidP="003E3ED9">
      <w:pPr>
        <w:numPr>
          <w:ilvl w:val="0"/>
          <w:numId w:val="26"/>
        </w:numPr>
        <w:spacing w:after="0" w:line="240" w:lineRule="auto"/>
        <w:ind w:left="0"/>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bCs/>
          <w:sz w:val="20"/>
          <w:szCs w:val="20"/>
          <w:lang w:eastAsia="en-IN"/>
        </w:rPr>
        <w:t>Standardized protocol:</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 xml:space="preserve">Web Services uses </w:t>
      </w:r>
      <w:r w:rsidRPr="00C57507">
        <w:rPr>
          <w:rFonts w:ascii="Times New Roman" w:eastAsia="Times New Roman" w:hAnsi="Times New Roman" w:cs="Times New Roman"/>
          <w:sz w:val="20"/>
          <w:szCs w:val="20"/>
          <w:highlight w:val="yellow"/>
          <w:lang w:eastAsia="en-IN"/>
        </w:rPr>
        <w:t>standardized industry standard protocol</w:t>
      </w:r>
      <w:r w:rsidRPr="00C57507">
        <w:rPr>
          <w:rFonts w:ascii="Times New Roman" w:eastAsia="Times New Roman" w:hAnsi="Times New Roman" w:cs="Times New Roman"/>
          <w:sz w:val="20"/>
          <w:szCs w:val="20"/>
          <w:lang w:eastAsia="en-IN"/>
        </w:rPr>
        <w:t xml:space="preserve"> for the communication which must be adhered and followed by the applications creating Web Service.</w:t>
      </w:r>
    </w:p>
    <w:p w:rsidR="00C57507" w:rsidRPr="00C57507" w:rsidRDefault="00C57507" w:rsidP="003E3ED9">
      <w:pPr>
        <w:numPr>
          <w:ilvl w:val="0"/>
          <w:numId w:val="26"/>
        </w:numPr>
        <w:spacing w:after="0" w:line="240" w:lineRule="auto"/>
        <w:ind w:left="0"/>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bCs/>
          <w:sz w:val="20"/>
          <w:szCs w:val="20"/>
          <w:lang w:eastAsia="en-IN"/>
        </w:rPr>
        <w:t>Cost effective communication:</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Web service is using SOAP over HTTP protocol for communication which is much cheaper than systems like B2B.</w:t>
      </w:r>
    </w:p>
    <w:p w:rsidR="00C57507" w:rsidRPr="00C57507" w:rsidRDefault="00C57507" w:rsidP="00C57507">
      <w:pPr>
        <w:pStyle w:val="NormalWeb"/>
        <w:spacing w:before="0" w:beforeAutospacing="0" w:after="0" w:afterAutospacing="0"/>
        <w:ind w:left="48" w:right="45"/>
        <w:jc w:val="both"/>
        <w:rPr>
          <w:sz w:val="20"/>
          <w:szCs w:val="20"/>
        </w:rPr>
      </w:pPr>
    </w:p>
    <w:p w:rsidR="00C57507" w:rsidRDefault="00C57507" w:rsidP="00C57507">
      <w:pPr>
        <w:shd w:val="clear" w:color="auto" w:fill="FFFFFF"/>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sz w:val="20"/>
          <w:szCs w:val="20"/>
          <w:lang w:eastAsia="en-IN"/>
        </w:rPr>
        <w:t>Existing Web applications are in a need of creating mobile applications</w:t>
      </w:r>
      <w:r w:rsidRPr="00C57507">
        <w:rPr>
          <w:rFonts w:ascii="Times New Roman" w:eastAsia="Times New Roman" w:hAnsi="Times New Roman" w:cs="Times New Roman"/>
          <w:sz w:val="20"/>
          <w:szCs w:val="20"/>
          <w:lang w:eastAsia="en-IN"/>
        </w:rPr>
        <w:t xml:space="preserve"> to show their presence in mobile platform as well. Almost all web applications are having their Mobile applications created in Android, iOS or Windows platform.</w:t>
      </w:r>
      <w:r>
        <w:rPr>
          <w:rFonts w:ascii="Times New Roman" w:eastAsia="Times New Roman" w:hAnsi="Times New Roman" w:cs="Times New Roman"/>
          <w:sz w:val="20"/>
          <w:szCs w:val="20"/>
          <w:lang w:eastAsia="en-IN"/>
        </w:rPr>
        <w:t xml:space="preserve"> </w:t>
      </w:r>
      <w:r w:rsidRPr="00C57507">
        <w:rPr>
          <w:rFonts w:ascii="Times New Roman" w:eastAsia="Times New Roman" w:hAnsi="Times New Roman" w:cs="Times New Roman"/>
          <w:sz w:val="20"/>
          <w:szCs w:val="20"/>
          <w:lang w:eastAsia="en-IN"/>
        </w:rPr>
        <w:t>Exposing the existing functionalities of the applications is bit tough as all the functionalities have to re-written in the respective platforms.</w:t>
      </w:r>
      <w:r w:rsidR="00B74E7D">
        <w:rPr>
          <w:rFonts w:ascii="Times New Roman" w:eastAsia="Times New Roman" w:hAnsi="Times New Roman" w:cs="Times New Roman"/>
          <w:sz w:val="20"/>
          <w:szCs w:val="20"/>
          <w:lang w:eastAsia="en-IN"/>
        </w:rPr>
        <w:t xml:space="preserve"> </w:t>
      </w:r>
      <w:r w:rsidRPr="00C57507">
        <w:rPr>
          <w:rFonts w:ascii="Times New Roman" w:eastAsia="Times New Roman" w:hAnsi="Times New Roman" w:cs="Times New Roman"/>
          <w:sz w:val="20"/>
          <w:szCs w:val="20"/>
          <w:lang w:eastAsia="en-IN"/>
        </w:rPr>
        <w:t>But it can be easily achieved with much ease by creating Web Service and expose the existing functionalities as web methods to Mobile platforms.</w:t>
      </w:r>
    </w:p>
    <w:p w:rsidR="00B74E7D" w:rsidRPr="00C57507" w:rsidRDefault="00B74E7D" w:rsidP="00C57507">
      <w:pPr>
        <w:shd w:val="clear" w:color="auto" w:fill="FFFFFF"/>
        <w:spacing w:after="0" w:line="240" w:lineRule="auto"/>
        <w:textAlignment w:val="baseline"/>
        <w:rPr>
          <w:rFonts w:ascii="Times New Roman" w:eastAsia="Times New Roman" w:hAnsi="Times New Roman" w:cs="Times New Roman"/>
          <w:sz w:val="20"/>
          <w:szCs w:val="20"/>
          <w:lang w:eastAsia="en-IN"/>
        </w:rPr>
      </w:pPr>
    </w:p>
    <w:p w:rsidR="00C57507" w:rsidRPr="00C57507" w:rsidRDefault="00C57507" w:rsidP="00C57507">
      <w:pPr>
        <w:shd w:val="clear" w:color="auto" w:fill="FFFFFF"/>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 xml:space="preserve">Here are </w:t>
      </w:r>
      <w:r w:rsidRPr="00C57507">
        <w:rPr>
          <w:rFonts w:ascii="Times New Roman" w:eastAsia="Times New Roman" w:hAnsi="Times New Roman" w:cs="Times New Roman"/>
          <w:b/>
          <w:sz w:val="20"/>
          <w:szCs w:val="20"/>
          <w:u w:val="single"/>
          <w:lang w:eastAsia="en-IN"/>
        </w:rPr>
        <w:t>the few advantages of using Web Service in Android</w:t>
      </w:r>
      <w:r w:rsidRPr="00C57507">
        <w:rPr>
          <w:rFonts w:ascii="Times New Roman" w:eastAsia="Times New Roman" w:hAnsi="Times New Roman" w:cs="Times New Roman"/>
          <w:sz w:val="20"/>
          <w:szCs w:val="20"/>
          <w:lang w:eastAsia="en-IN"/>
        </w:rPr>
        <w:t>:</w:t>
      </w:r>
    </w:p>
    <w:p w:rsidR="00C57507" w:rsidRPr="00C57507" w:rsidRDefault="00C57507" w:rsidP="003E3ED9">
      <w:pPr>
        <w:numPr>
          <w:ilvl w:val="0"/>
          <w:numId w:val="27"/>
        </w:numPr>
        <w:spacing w:after="0" w:line="240" w:lineRule="auto"/>
        <w:ind w:left="0"/>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bCs/>
          <w:sz w:val="20"/>
          <w:szCs w:val="20"/>
          <w:lang w:eastAsia="en-IN"/>
        </w:rPr>
        <w:t>Make client more lightweight:</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Adding a web service layer makes the client more lightweight, both in terms of the required CPU power and the bandwidth used during the processing. Most of the processing to be done in client end can be separated and put inside a web service layer which will be extremely helpful for end-users in terms of:</w:t>
      </w:r>
    </w:p>
    <w:p w:rsidR="00C57507" w:rsidRPr="00C57507" w:rsidRDefault="00C57507" w:rsidP="003E3ED9">
      <w:pPr>
        <w:numPr>
          <w:ilvl w:val="2"/>
          <w:numId w:val="27"/>
        </w:num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Using less CPU increases the battery life</w:t>
      </w:r>
    </w:p>
    <w:p w:rsidR="00C57507" w:rsidRPr="00C57507" w:rsidRDefault="00C57507" w:rsidP="003E3ED9">
      <w:pPr>
        <w:numPr>
          <w:ilvl w:val="2"/>
          <w:numId w:val="27"/>
        </w:num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Using less bandwidth reduces monthly payments over data charge</w:t>
      </w:r>
    </w:p>
    <w:p w:rsidR="00C57507" w:rsidRPr="00C57507" w:rsidRDefault="00C57507" w:rsidP="003E3ED9">
      <w:pPr>
        <w:numPr>
          <w:ilvl w:val="0"/>
          <w:numId w:val="27"/>
        </w:numPr>
        <w:spacing w:after="0" w:line="240" w:lineRule="auto"/>
        <w:ind w:left="0"/>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bCs/>
          <w:sz w:val="20"/>
          <w:szCs w:val="20"/>
          <w:lang w:eastAsia="en-IN"/>
        </w:rPr>
        <w:t>Re-usage of existing functionalities:</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While designing the web service, we could also get significant benefits by reusing the existing functionalities by exposing them as web methods.</w:t>
      </w:r>
    </w:p>
    <w:p w:rsidR="00C57507" w:rsidRPr="00C57507" w:rsidRDefault="00C57507" w:rsidP="003E3ED9">
      <w:pPr>
        <w:numPr>
          <w:ilvl w:val="0"/>
          <w:numId w:val="27"/>
        </w:numPr>
        <w:spacing w:after="0" w:line="240" w:lineRule="auto"/>
        <w:ind w:left="0"/>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b/>
          <w:bCs/>
          <w:sz w:val="20"/>
          <w:szCs w:val="20"/>
          <w:lang w:eastAsia="en-IN"/>
        </w:rPr>
        <w:t>Remote DB hit made simple:</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DB residing remotely can be hit from inside Android applications through Web Service calls.</w:t>
      </w:r>
    </w:p>
    <w:p w:rsidR="00C57507" w:rsidRPr="00C57507" w:rsidRDefault="00C57507" w:rsidP="00C57507">
      <w:pPr>
        <w:spacing w:after="0" w:line="240" w:lineRule="auto"/>
        <w:textAlignment w:val="baseline"/>
        <w:rPr>
          <w:rFonts w:ascii="Times New Roman" w:eastAsia="Times New Roman" w:hAnsi="Times New Roman" w:cs="Times New Roman"/>
          <w:sz w:val="20"/>
          <w:szCs w:val="20"/>
          <w:lang w:eastAsia="en-IN"/>
        </w:rPr>
      </w:pPr>
      <w:r w:rsidRPr="00C57507">
        <w:rPr>
          <w:rFonts w:ascii="Times New Roman" w:eastAsia="Times New Roman" w:hAnsi="Times New Roman" w:cs="Times New Roman"/>
          <w:sz w:val="20"/>
          <w:szCs w:val="20"/>
          <w:lang w:eastAsia="en-IN"/>
        </w:rPr>
        <w:t>Making Web Service call from Android applications allows us to add functionality outside the scope of a DB like caching data, applying business rules over the data etc.,</w:t>
      </w:r>
    </w:p>
    <w:p w:rsidR="00C57507" w:rsidRPr="003369C1" w:rsidRDefault="00C57507" w:rsidP="003369C1">
      <w:pPr>
        <w:pStyle w:val="NormalWeb"/>
        <w:spacing w:before="0" w:beforeAutospacing="0" w:after="0" w:afterAutospacing="0"/>
        <w:ind w:left="48" w:right="45"/>
        <w:jc w:val="both"/>
        <w:rPr>
          <w:color w:val="000000"/>
          <w:sz w:val="20"/>
          <w:szCs w:val="20"/>
        </w:rPr>
      </w:pPr>
    </w:p>
    <w:p w:rsidR="00CF4142" w:rsidRDefault="00CF4142" w:rsidP="00CF4142">
      <w:pPr>
        <w:shd w:val="clear" w:color="auto" w:fill="FFFFFF"/>
        <w:spacing w:before="68" w:after="204" w:line="240" w:lineRule="auto"/>
        <w:rPr>
          <w:rFonts w:ascii="Times New Roman" w:eastAsia="Times New Roman" w:hAnsi="Times New Roman" w:cs="Times New Roman"/>
          <w:b/>
          <w:color w:val="262626"/>
          <w:sz w:val="20"/>
          <w:szCs w:val="20"/>
          <w:u w:val="single"/>
          <w:lang w:eastAsia="en-IN"/>
        </w:rPr>
      </w:pPr>
    </w:p>
    <w:p w:rsidR="00CF4142" w:rsidRDefault="00CF4142" w:rsidP="00CF4142">
      <w:pPr>
        <w:shd w:val="clear" w:color="auto" w:fill="FFFFFF"/>
        <w:spacing w:before="68" w:after="204" w:line="240" w:lineRule="auto"/>
        <w:rPr>
          <w:rFonts w:ascii="Times New Roman" w:eastAsia="Times New Roman" w:hAnsi="Times New Roman" w:cs="Times New Roman"/>
          <w:b/>
          <w:color w:val="262626"/>
          <w:sz w:val="20"/>
          <w:szCs w:val="20"/>
          <w:u w:val="single"/>
          <w:lang w:eastAsia="en-IN"/>
        </w:rPr>
      </w:pPr>
    </w:p>
    <w:p w:rsidR="00CF4142" w:rsidRDefault="00CF4142" w:rsidP="00CF4142">
      <w:pPr>
        <w:shd w:val="clear" w:color="auto" w:fill="FFFFFF"/>
        <w:spacing w:before="68" w:after="204" w:line="240" w:lineRule="auto"/>
        <w:rPr>
          <w:rFonts w:ascii="Times New Roman" w:eastAsia="Times New Roman" w:hAnsi="Times New Roman" w:cs="Times New Roman"/>
          <w:b/>
          <w:color w:val="262626"/>
          <w:sz w:val="20"/>
          <w:szCs w:val="20"/>
          <w:u w:val="single"/>
          <w:lang w:eastAsia="en-IN"/>
        </w:rPr>
      </w:pPr>
    </w:p>
    <w:p w:rsidR="00CF4142" w:rsidRDefault="00CF4142" w:rsidP="00CF4142">
      <w:pPr>
        <w:shd w:val="clear" w:color="auto" w:fill="FFFFFF"/>
        <w:spacing w:before="68" w:after="204" w:line="240" w:lineRule="auto"/>
        <w:rPr>
          <w:rFonts w:ascii="Times New Roman" w:eastAsia="Times New Roman" w:hAnsi="Times New Roman" w:cs="Times New Roman"/>
          <w:b/>
          <w:color w:val="262626"/>
          <w:sz w:val="20"/>
          <w:szCs w:val="20"/>
          <w:u w:val="single"/>
          <w:lang w:eastAsia="en-IN"/>
        </w:rPr>
      </w:pPr>
    </w:p>
    <w:p w:rsidR="002C41D2" w:rsidRPr="00D73567" w:rsidRDefault="002C41D2" w:rsidP="002C41D2">
      <w:pPr>
        <w:rPr>
          <w:rFonts w:ascii="Times New Roman" w:hAnsi="Times New Roman" w:cs="Times New Roman"/>
          <w:b/>
          <w:sz w:val="24"/>
          <w:szCs w:val="24"/>
          <w:lang w:val="en-US"/>
        </w:rPr>
      </w:pPr>
      <w:r w:rsidRPr="00D73567">
        <w:rPr>
          <w:rFonts w:ascii="Times New Roman" w:hAnsi="Times New Roman" w:cs="Times New Roman"/>
          <w:b/>
          <w:sz w:val="24"/>
          <w:szCs w:val="24"/>
          <w:lang w:val="en-US"/>
        </w:rPr>
        <w:t>Chapter Seven</w:t>
      </w:r>
      <w:r w:rsidRPr="00D73567">
        <w:rPr>
          <w:rFonts w:ascii="Times New Roman" w:hAnsi="Times New Roman" w:cs="Times New Roman"/>
          <w:b/>
          <w:sz w:val="24"/>
          <w:szCs w:val="24"/>
          <w:lang w:val="en-US"/>
        </w:rPr>
        <w:tab/>
      </w:r>
      <w:r w:rsidRPr="00D73567">
        <w:rPr>
          <w:rFonts w:ascii="Times New Roman" w:hAnsi="Times New Roman" w:cs="Times New Roman"/>
          <w:b/>
          <w:sz w:val="24"/>
          <w:szCs w:val="24"/>
          <w:lang w:val="en-US"/>
        </w:rPr>
        <w:tab/>
      </w:r>
      <w:r>
        <w:rPr>
          <w:rFonts w:ascii="Times New Roman" w:hAnsi="Times New Roman" w:cs="Times New Roman"/>
          <w:b/>
          <w:sz w:val="24"/>
          <w:szCs w:val="24"/>
          <w:lang w:val="en-US"/>
        </w:rPr>
        <w:tab/>
      </w:r>
      <w:r w:rsidRPr="00D73567">
        <w:rPr>
          <w:rFonts w:ascii="Times New Roman" w:hAnsi="Times New Roman" w:cs="Times New Roman"/>
          <w:b/>
          <w:sz w:val="24"/>
          <w:szCs w:val="24"/>
          <w:lang w:val="en-US"/>
        </w:rPr>
        <w:t xml:space="preserve">Networking, Web Service, Remote APIs </w:t>
      </w:r>
    </w:p>
    <w:p w:rsidR="00CF4142" w:rsidRPr="00CF4142" w:rsidRDefault="00CF4142" w:rsidP="00CF4142">
      <w:pPr>
        <w:shd w:val="clear" w:color="auto" w:fill="FFFFFF"/>
        <w:spacing w:before="68" w:after="204" w:line="240" w:lineRule="auto"/>
        <w:rPr>
          <w:rFonts w:ascii="Times New Roman" w:eastAsia="Times New Roman" w:hAnsi="Times New Roman" w:cs="Times New Roman"/>
          <w:b/>
          <w:color w:val="262626"/>
          <w:sz w:val="24"/>
          <w:szCs w:val="24"/>
          <w:u w:val="single"/>
          <w:lang w:eastAsia="en-IN"/>
        </w:rPr>
      </w:pPr>
      <w:r w:rsidRPr="00CF4142">
        <w:rPr>
          <w:rFonts w:ascii="Times New Roman" w:eastAsia="Times New Roman" w:hAnsi="Times New Roman" w:cs="Times New Roman"/>
          <w:b/>
          <w:color w:val="262626"/>
          <w:sz w:val="24"/>
          <w:szCs w:val="24"/>
          <w:u w:val="single"/>
          <w:lang w:eastAsia="en-IN"/>
        </w:rPr>
        <w:t>How to Invoke Web Services from Android</w:t>
      </w:r>
    </w:p>
    <w:p w:rsidR="00CF4142" w:rsidRPr="00CF4142" w:rsidRDefault="00CF4142" w:rsidP="00CF4142">
      <w:pPr>
        <w:shd w:val="clear" w:color="auto" w:fill="FFFFFF"/>
        <w:spacing w:after="0" w:line="240" w:lineRule="auto"/>
        <w:rPr>
          <w:rFonts w:ascii="Times New Roman" w:eastAsia="Times New Roman" w:hAnsi="Times New Roman" w:cs="Times New Roman"/>
          <w:color w:val="262626"/>
          <w:sz w:val="20"/>
          <w:szCs w:val="20"/>
          <w:u w:val="single"/>
          <w:lang w:eastAsia="en-IN"/>
        </w:rPr>
      </w:pPr>
      <w:r w:rsidRPr="00CF4142">
        <w:rPr>
          <w:rFonts w:ascii="Times New Roman" w:eastAsia="Times New Roman" w:hAnsi="Times New Roman" w:cs="Times New Roman"/>
          <w:color w:val="262626"/>
          <w:sz w:val="20"/>
          <w:szCs w:val="20"/>
          <w:u w:val="single"/>
          <w:lang w:eastAsia="en-IN"/>
        </w:rPr>
        <w:t>There are two ways in which invoke web services</w:t>
      </w:r>
    </w:p>
    <w:p w:rsidR="00CF4142" w:rsidRPr="00CF4142" w:rsidRDefault="00CF4142" w:rsidP="003E3ED9">
      <w:pPr>
        <w:numPr>
          <w:ilvl w:val="0"/>
          <w:numId w:val="28"/>
        </w:numPr>
        <w:shd w:val="clear" w:color="auto" w:fill="FFFFFF"/>
        <w:spacing w:after="0" w:line="240" w:lineRule="auto"/>
        <w:rPr>
          <w:rFonts w:ascii="Times New Roman" w:eastAsia="Times New Roman" w:hAnsi="Times New Roman" w:cs="Times New Roman"/>
          <w:color w:val="262626"/>
          <w:sz w:val="20"/>
          <w:szCs w:val="20"/>
          <w:lang w:eastAsia="en-IN"/>
        </w:rPr>
      </w:pPr>
      <w:r w:rsidRPr="00CF4142">
        <w:rPr>
          <w:rFonts w:ascii="Times New Roman" w:eastAsia="Times New Roman" w:hAnsi="Times New Roman" w:cs="Times New Roman"/>
          <w:b/>
          <w:color w:val="262626"/>
          <w:sz w:val="20"/>
          <w:szCs w:val="20"/>
          <w:lang w:eastAsia="en-IN"/>
        </w:rPr>
        <w:t>Raw APIs</w:t>
      </w:r>
      <w:r w:rsidRPr="00CF4142">
        <w:rPr>
          <w:rFonts w:ascii="Times New Roman" w:eastAsia="Times New Roman" w:hAnsi="Times New Roman" w:cs="Times New Roman"/>
          <w:color w:val="262626"/>
          <w:sz w:val="20"/>
          <w:szCs w:val="20"/>
          <w:lang w:eastAsia="en-IN"/>
        </w:rPr>
        <w:t>  : Use the HttpClient and XML parser to manually create a soap request and parse the soap response.</w:t>
      </w:r>
    </w:p>
    <w:p w:rsidR="00CF4142" w:rsidRPr="00CF4142" w:rsidRDefault="00CF4142" w:rsidP="003E3ED9">
      <w:pPr>
        <w:numPr>
          <w:ilvl w:val="0"/>
          <w:numId w:val="28"/>
        </w:numPr>
        <w:shd w:val="clear" w:color="auto" w:fill="FFFFFF"/>
        <w:spacing w:after="0" w:line="240" w:lineRule="auto"/>
        <w:rPr>
          <w:rFonts w:ascii="Times New Roman" w:eastAsia="Times New Roman" w:hAnsi="Times New Roman" w:cs="Times New Roman"/>
          <w:sz w:val="20"/>
          <w:szCs w:val="20"/>
          <w:lang w:eastAsia="en-IN"/>
        </w:rPr>
      </w:pPr>
      <w:r w:rsidRPr="00CF4142">
        <w:rPr>
          <w:rFonts w:ascii="Times New Roman" w:eastAsia="Times New Roman" w:hAnsi="Times New Roman" w:cs="Times New Roman"/>
          <w:sz w:val="20"/>
          <w:szCs w:val="20"/>
          <w:lang w:eastAsia="en-IN"/>
        </w:rPr>
        <w:t xml:space="preserve">Using a soap client library : like </w:t>
      </w:r>
      <w:r w:rsidRPr="00CF4142">
        <w:rPr>
          <w:rFonts w:ascii="Times New Roman" w:eastAsia="Times New Roman" w:hAnsi="Times New Roman" w:cs="Times New Roman"/>
          <w:b/>
          <w:sz w:val="20"/>
          <w:szCs w:val="20"/>
          <w:lang w:eastAsia="en-IN"/>
        </w:rPr>
        <w:t>KSOAP library</w:t>
      </w:r>
      <w:r w:rsidRPr="00CF4142">
        <w:rPr>
          <w:rFonts w:ascii="Times New Roman" w:eastAsia="Times New Roman" w:hAnsi="Times New Roman" w:cs="Times New Roman"/>
          <w:sz w:val="20"/>
          <w:szCs w:val="20"/>
          <w:lang w:eastAsia="en-IN"/>
        </w:rPr>
        <w:t xml:space="preserve"> which does the low level work for parsing and dealing with soap messages – For Android, there is library available at </w:t>
      </w:r>
      <w:hyperlink r:id="rId519" w:history="1">
        <w:r w:rsidRPr="00CF4142">
          <w:rPr>
            <w:rFonts w:ascii="Times New Roman" w:eastAsia="Times New Roman" w:hAnsi="Times New Roman" w:cs="Times New Roman"/>
            <w:sz w:val="20"/>
            <w:szCs w:val="20"/>
            <w:lang w:eastAsia="en-IN"/>
          </w:rPr>
          <w:t>http://code.google.com/p/ksoap2-android/</w:t>
        </w:r>
      </w:hyperlink>
      <w:r w:rsidRPr="00CF4142">
        <w:rPr>
          <w:rFonts w:ascii="Times New Roman" w:eastAsia="Times New Roman" w:hAnsi="Times New Roman" w:cs="Times New Roman"/>
          <w:sz w:val="20"/>
          <w:szCs w:val="20"/>
          <w:lang w:eastAsia="en-IN"/>
        </w:rPr>
        <w:t xml:space="preserve"> . Its good to see some active development for KSOAP 2, I remembered I wrote the first article on KSOAP 2 way back in 2003 </w:t>
      </w:r>
    </w:p>
    <w:p w:rsidR="00CF4142" w:rsidRPr="00CF4142" w:rsidRDefault="00CF4142" w:rsidP="003E3ED9">
      <w:pPr>
        <w:numPr>
          <w:ilvl w:val="0"/>
          <w:numId w:val="28"/>
        </w:numPr>
        <w:shd w:val="clear" w:color="auto" w:fill="FFFFFF"/>
        <w:spacing w:after="0" w:line="240" w:lineRule="auto"/>
        <w:rPr>
          <w:rFonts w:ascii="Times New Roman" w:eastAsia="Times New Roman" w:hAnsi="Times New Roman" w:cs="Times New Roman"/>
          <w:sz w:val="20"/>
          <w:szCs w:val="20"/>
          <w:lang w:eastAsia="en-IN"/>
        </w:rPr>
      </w:pPr>
      <w:r w:rsidRPr="00CF4142">
        <w:rPr>
          <w:rFonts w:ascii="Times New Roman" w:eastAsia="Times New Roman" w:hAnsi="Times New Roman" w:cs="Times New Roman"/>
          <w:sz w:val="20"/>
          <w:szCs w:val="20"/>
          <w:lang w:eastAsia="en-IN"/>
        </w:rPr>
        <w:t>( </w:t>
      </w:r>
      <w:hyperlink r:id="rId520" w:history="1">
        <w:r w:rsidRPr="00CF4142">
          <w:rPr>
            <w:rFonts w:ascii="Times New Roman" w:eastAsia="Times New Roman" w:hAnsi="Times New Roman" w:cs="Times New Roman"/>
            <w:sz w:val="20"/>
            <w:szCs w:val="20"/>
            <w:lang w:eastAsia="en-IN"/>
          </w:rPr>
          <w:t>http://naveenbalani.com/index.php/2010/05/deliver-web-services-to-mobiles/</w:t>
        </w:r>
      </w:hyperlink>
      <w:r w:rsidRPr="00CF4142">
        <w:rPr>
          <w:rFonts w:ascii="Times New Roman" w:eastAsia="Times New Roman" w:hAnsi="Times New Roman" w:cs="Times New Roman"/>
          <w:sz w:val="20"/>
          <w:szCs w:val="20"/>
          <w:lang w:eastAsia="en-IN"/>
        </w:rPr>
        <w:t>)and good to see it back in development for android.</w:t>
      </w:r>
    </w:p>
    <w:p w:rsidR="003369C1" w:rsidRPr="00071DE9" w:rsidRDefault="003369C1" w:rsidP="00215CD2">
      <w:pPr>
        <w:rPr>
          <w:rFonts w:ascii="Times New Roman" w:hAnsi="Times New Roman" w:cs="Times New Roman"/>
          <w:sz w:val="20"/>
          <w:szCs w:val="20"/>
          <w:u w:val="single"/>
          <w:lang w:val="en-US"/>
        </w:rPr>
      </w:pPr>
    </w:p>
    <w:p w:rsidR="00CF4142" w:rsidRPr="00B35C6C" w:rsidRDefault="00CF4142" w:rsidP="00215CD2">
      <w:pPr>
        <w:rPr>
          <w:rFonts w:ascii="Times New Roman" w:hAnsi="Times New Roman" w:cs="Times New Roman"/>
          <w:sz w:val="20"/>
          <w:szCs w:val="20"/>
          <w:shd w:val="clear" w:color="auto" w:fill="FFFFFF"/>
        </w:rPr>
      </w:pPr>
      <w:r w:rsidRPr="00815B49">
        <w:rPr>
          <w:rStyle w:val="apple-converted-space"/>
          <w:rFonts w:ascii="Times New Roman" w:hAnsi="Times New Roman" w:cs="Times New Roman"/>
          <w:sz w:val="20"/>
          <w:szCs w:val="20"/>
          <w:shd w:val="clear" w:color="auto" w:fill="F1F1F1"/>
        </w:rPr>
        <w:t>To </w:t>
      </w:r>
      <w:r w:rsidRPr="00815B49">
        <w:rPr>
          <w:rFonts w:ascii="Times New Roman" w:hAnsi="Times New Roman" w:cs="Times New Roman"/>
          <w:sz w:val="20"/>
          <w:szCs w:val="20"/>
          <w:shd w:val="clear" w:color="auto" w:fill="F1F1F1"/>
        </w:rPr>
        <w:t>build an Android client that consumes a Spring-based RESTful web service. Specifically, the client will consume the service created in</w:t>
      </w:r>
      <w:r w:rsidRPr="00815B49">
        <w:rPr>
          <w:rStyle w:val="apple-converted-space"/>
          <w:rFonts w:ascii="Times New Roman" w:hAnsi="Times New Roman" w:cs="Times New Roman"/>
          <w:sz w:val="20"/>
          <w:szCs w:val="20"/>
          <w:shd w:val="clear" w:color="auto" w:fill="F1F1F1"/>
        </w:rPr>
        <w:t> </w:t>
      </w:r>
      <w:r w:rsidRPr="00815B49">
        <w:rPr>
          <w:rFonts w:ascii="Times New Roman" w:hAnsi="Times New Roman" w:cs="Times New Roman"/>
          <w:sz w:val="20"/>
          <w:szCs w:val="20"/>
          <w:shd w:val="clear" w:color="auto" w:fill="F1F1F1"/>
        </w:rPr>
        <w:t xml:space="preserve">Building a </w:t>
      </w:r>
      <w:r w:rsidRPr="00815B49">
        <w:rPr>
          <w:rFonts w:ascii="Times New Roman" w:hAnsi="Times New Roman" w:cs="Times New Roman"/>
          <w:b/>
          <w:sz w:val="20"/>
          <w:szCs w:val="20"/>
          <w:shd w:val="clear" w:color="auto" w:fill="F1F1F1"/>
        </w:rPr>
        <w:t>RESTful Web Service</w:t>
      </w:r>
      <w:r w:rsidRPr="00815B49">
        <w:rPr>
          <w:rFonts w:ascii="Times New Roman" w:hAnsi="Times New Roman" w:cs="Times New Roman"/>
          <w:sz w:val="20"/>
          <w:szCs w:val="20"/>
          <w:shd w:val="clear" w:color="auto" w:fill="F1F1F1"/>
        </w:rPr>
        <w:t xml:space="preserve">. </w:t>
      </w:r>
      <w:r w:rsidR="00071DE9" w:rsidRPr="00815B49">
        <w:rPr>
          <w:rFonts w:ascii="Times New Roman" w:hAnsi="Times New Roman" w:cs="Times New Roman"/>
          <w:b/>
          <w:sz w:val="20"/>
          <w:szCs w:val="20"/>
          <w:shd w:val="clear" w:color="auto" w:fill="FFFFFF"/>
        </w:rPr>
        <w:t>RemoteControlClie</w:t>
      </w:r>
      <w:r w:rsidR="00071DE9" w:rsidRPr="00815B49">
        <w:rPr>
          <w:rFonts w:ascii="Times New Roman" w:hAnsi="Times New Roman" w:cs="Times New Roman"/>
          <w:sz w:val="20"/>
          <w:szCs w:val="20"/>
          <w:shd w:val="clear" w:color="auto" w:fill="FFFFFF"/>
        </w:rPr>
        <w:t>nt</w:t>
      </w:r>
      <w:r w:rsidR="00071DE9" w:rsidRPr="00B35C6C">
        <w:rPr>
          <w:rFonts w:ascii="Times New Roman" w:hAnsi="Times New Roman" w:cs="Times New Roman"/>
          <w:sz w:val="20"/>
          <w:szCs w:val="20"/>
          <w:shd w:val="clear" w:color="auto" w:fill="FFFFFF"/>
        </w:rPr>
        <w:t xml:space="preserve"> enables exposing information meant to be consumed by remote controls capable of displaying metadata, artwork and media transport control buttons. </w:t>
      </w:r>
    </w:p>
    <w:p w:rsidR="00071DE9" w:rsidRDefault="00071DE9" w:rsidP="00215CD2">
      <w:pPr>
        <w:rPr>
          <w:rFonts w:ascii="Times New Roman" w:hAnsi="Times New Roman" w:cs="Times New Roman"/>
          <w:color w:val="212121"/>
          <w:sz w:val="20"/>
          <w:szCs w:val="20"/>
        </w:rPr>
      </w:pPr>
      <w:r w:rsidRPr="00B35C6C">
        <w:rPr>
          <w:rFonts w:ascii="Times New Roman" w:hAnsi="Times New Roman" w:cs="Times New Roman"/>
          <w:color w:val="212121"/>
          <w:sz w:val="20"/>
          <w:szCs w:val="20"/>
        </w:rPr>
        <w:t>The Java SDK includes a library called Remote API that lets you transparently access App Engine services from any Java application. For example, you can use Remote API to access a production datastore from an app running on your local machine. You can also use Remote API to access the datastore of one App Engine app from a different App Engine app.</w:t>
      </w:r>
    </w:p>
    <w:p w:rsidR="00815B49" w:rsidRDefault="00815B49" w:rsidP="00215CD2">
      <w:pPr>
        <w:rPr>
          <w:rFonts w:ascii="Times New Roman" w:hAnsi="Times New Roman" w:cs="Times New Roman"/>
          <w:color w:val="212121"/>
          <w:sz w:val="20"/>
          <w:szCs w:val="20"/>
          <w:u w:val="single"/>
        </w:rPr>
      </w:pPr>
      <w:r w:rsidRPr="00815B49">
        <w:rPr>
          <w:rFonts w:ascii="Times New Roman" w:hAnsi="Times New Roman" w:cs="Times New Roman"/>
          <w:color w:val="212121"/>
          <w:sz w:val="20"/>
          <w:szCs w:val="20"/>
          <w:u w:val="single"/>
        </w:rPr>
        <w:t>Diagram on Remote API</w:t>
      </w:r>
    </w:p>
    <w:p w:rsidR="00815B49" w:rsidRPr="00815B49" w:rsidRDefault="00815B49" w:rsidP="00215CD2">
      <w:pPr>
        <w:rPr>
          <w:rFonts w:ascii="Times New Roman" w:hAnsi="Times New Roman" w:cs="Times New Roman"/>
          <w:color w:val="212121"/>
          <w:sz w:val="20"/>
          <w:szCs w:val="20"/>
          <w:u w:val="single"/>
        </w:rPr>
      </w:pPr>
      <w:r>
        <w:rPr>
          <w:noProof/>
          <w:lang w:eastAsia="en-IN" w:bidi="hi-IN"/>
        </w:rPr>
        <w:lastRenderedPageBreak/>
        <w:drawing>
          <wp:inline distT="0" distB="0" distL="0" distR="0">
            <wp:extent cx="3847381" cy="4627880"/>
            <wp:effectExtent l="19050" t="0" r="719" b="0"/>
            <wp:docPr id="3" name="Picture 3" descr="https://cdn.tutsplus.com/mobile/uploads/2013/07/Android-Custom-A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utsplus.com/mobile/uploads/2013/07/Android-Custom-API_1.png"/>
                    <pic:cNvPicPr>
                      <a:picLocks noChangeAspect="1" noChangeArrowheads="1"/>
                    </pic:cNvPicPr>
                  </pic:nvPicPr>
                  <pic:blipFill>
                    <a:blip r:embed="rId521"/>
                    <a:srcRect/>
                    <a:stretch>
                      <a:fillRect/>
                    </a:stretch>
                  </pic:blipFill>
                  <pic:spPr bwMode="auto">
                    <a:xfrm>
                      <a:off x="0" y="0"/>
                      <a:ext cx="3847475" cy="4627994"/>
                    </a:xfrm>
                    <a:prstGeom prst="rect">
                      <a:avLst/>
                    </a:prstGeom>
                    <a:noFill/>
                    <a:ln w="9525">
                      <a:noFill/>
                      <a:miter lim="800000"/>
                      <a:headEnd/>
                      <a:tailEnd/>
                    </a:ln>
                  </pic:spPr>
                </pic:pic>
              </a:graphicData>
            </a:graphic>
          </wp:inline>
        </w:drawing>
      </w:r>
    </w:p>
    <w:p w:rsidR="002C41D2" w:rsidRPr="00D73567" w:rsidRDefault="002C41D2" w:rsidP="002C41D2">
      <w:pPr>
        <w:rPr>
          <w:rFonts w:ascii="Times New Roman" w:hAnsi="Times New Roman" w:cs="Times New Roman"/>
          <w:b/>
          <w:sz w:val="24"/>
          <w:szCs w:val="24"/>
          <w:lang w:val="en-US"/>
        </w:rPr>
      </w:pPr>
      <w:r w:rsidRPr="00D73567">
        <w:rPr>
          <w:rFonts w:ascii="Times New Roman" w:hAnsi="Times New Roman" w:cs="Times New Roman"/>
          <w:b/>
          <w:sz w:val="24"/>
          <w:szCs w:val="24"/>
          <w:lang w:val="en-US"/>
        </w:rPr>
        <w:t>Chapter Seven</w:t>
      </w:r>
      <w:r w:rsidRPr="00D73567">
        <w:rPr>
          <w:rFonts w:ascii="Times New Roman" w:hAnsi="Times New Roman" w:cs="Times New Roman"/>
          <w:b/>
          <w:sz w:val="24"/>
          <w:szCs w:val="24"/>
          <w:lang w:val="en-US"/>
        </w:rPr>
        <w:tab/>
      </w:r>
      <w:r w:rsidRPr="00D73567">
        <w:rPr>
          <w:rFonts w:ascii="Times New Roman" w:hAnsi="Times New Roman" w:cs="Times New Roman"/>
          <w:b/>
          <w:sz w:val="24"/>
          <w:szCs w:val="24"/>
          <w:lang w:val="en-US"/>
        </w:rPr>
        <w:tab/>
      </w:r>
      <w:r>
        <w:rPr>
          <w:rFonts w:ascii="Times New Roman" w:hAnsi="Times New Roman" w:cs="Times New Roman"/>
          <w:b/>
          <w:sz w:val="24"/>
          <w:szCs w:val="24"/>
          <w:lang w:val="en-US"/>
        </w:rPr>
        <w:tab/>
      </w:r>
      <w:r w:rsidRPr="00D73567">
        <w:rPr>
          <w:rFonts w:ascii="Times New Roman" w:hAnsi="Times New Roman" w:cs="Times New Roman"/>
          <w:b/>
          <w:sz w:val="24"/>
          <w:szCs w:val="24"/>
          <w:lang w:val="en-US"/>
        </w:rPr>
        <w:t xml:space="preserve">Networking, Web Service, Remote APIs </w:t>
      </w:r>
    </w:p>
    <w:p w:rsidR="00215CD2" w:rsidRDefault="00215CD2" w:rsidP="00215CD2">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F156CB"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React to network state, check for connectivity and receive changes in connectivity</w:t>
      </w:r>
    </w:p>
    <w:p w:rsidR="00020875" w:rsidRDefault="00020875" w:rsidP="00215CD2">
      <w:pPr>
        <w:pStyle w:val="ListParagraph"/>
        <w:numPr>
          <w:ilvl w:val="1"/>
          <w:numId w:val="1"/>
        </w:numPr>
        <w:rPr>
          <w:rFonts w:ascii="Times New Roman" w:hAnsi="Times New Roman" w:cs="Times New Roman"/>
          <w:sz w:val="20"/>
          <w:szCs w:val="20"/>
          <w:lang w:val="en-US"/>
        </w:rPr>
      </w:pPr>
      <w:r w:rsidRPr="00D73567">
        <w:rPr>
          <w:rFonts w:ascii="Times New Roman" w:hAnsi="Times New Roman" w:cs="Times New Roman"/>
          <w:b/>
          <w:i/>
          <w:sz w:val="20"/>
          <w:szCs w:val="20"/>
          <w:lang w:val="en-US"/>
        </w:rPr>
        <w:t>HttpUrlConnection,</w:t>
      </w:r>
      <w:r>
        <w:rPr>
          <w:rFonts w:ascii="Times New Roman" w:hAnsi="Times New Roman" w:cs="Times New Roman"/>
          <w:sz w:val="20"/>
          <w:szCs w:val="20"/>
          <w:lang w:val="en-US"/>
        </w:rPr>
        <w:t xml:space="preserve"> Volley, OkHttp, SPDY, Web Sockets</w:t>
      </w:r>
    </w:p>
    <w:p w:rsidR="00020875"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Power Efficient Network Polling</w:t>
      </w:r>
    </w:p>
    <w:p w:rsidR="00020875"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Server-side Push</w:t>
      </w:r>
    </w:p>
    <w:p w:rsidR="00020875"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 xml:space="preserve">Android Wi-Fi - Network Service Discovery, Wi-Fi Direct, </w:t>
      </w:r>
    </w:p>
    <w:p w:rsidR="00020875"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Web Content - customize web browser, http get and post, use WebView and parse JSON and XML</w:t>
      </w:r>
    </w:p>
    <w:p w:rsidR="00020875"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Google Static Maps v2</w:t>
      </w:r>
    </w:p>
    <w:p w:rsidR="00020875"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Social Networking read owner profile, integrate twitter, Facebook, FB SDK for Android</w:t>
      </w:r>
    </w:p>
    <w:p w:rsidR="00020875"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FourSquare API using OAuth2</w:t>
      </w:r>
    </w:p>
    <w:p w:rsidR="00020875" w:rsidRPr="00F156CB" w:rsidRDefault="00020875" w:rsidP="00215CD2">
      <w:pPr>
        <w:pStyle w:val="ListParagraph"/>
        <w:numPr>
          <w:ilvl w:val="1"/>
          <w:numId w:val="1"/>
        </w:numPr>
        <w:rPr>
          <w:rFonts w:ascii="Times New Roman" w:hAnsi="Times New Roman" w:cs="Times New Roman"/>
          <w:sz w:val="20"/>
          <w:szCs w:val="20"/>
          <w:lang w:val="en-US"/>
        </w:rPr>
      </w:pPr>
      <w:r>
        <w:rPr>
          <w:rFonts w:ascii="Times New Roman" w:hAnsi="Times New Roman" w:cs="Times New Roman"/>
          <w:sz w:val="20"/>
          <w:szCs w:val="20"/>
          <w:lang w:val="en-US"/>
        </w:rPr>
        <w:t>Find Online Web Services and API</w:t>
      </w:r>
    </w:p>
    <w:p w:rsidR="00D73567" w:rsidRPr="00D73567" w:rsidRDefault="00D73567" w:rsidP="00D73567">
      <w:pPr>
        <w:rPr>
          <w:rFonts w:ascii="Times New Roman" w:hAnsi="Times New Roman" w:cs="Times New Roman"/>
          <w:sz w:val="20"/>
          <w:szCs w:val="20"/>
          <w:u w:val="single"/>
          <w:lang w:val="en-US"/>
        </w:rPr>
      </w:pPr>
      <w:r w:rsidRPr="00D73567">
        <w:rPr>
          <w:rFonts w:ascii="Times New Roman" w:hAnsi="Times New Roman" w:cs="Times New Roman"/>
          <w:sz w:val="20"/>
          <w:szCs w:val="20"/>
          <w:u w:val="single"/>
          <w:lang w:val="en-US"/>
        </w:rPr>
        <w:t xml:space="preserve">Illustrated Example </w:t>
      </w:r>
    </w:p>
    <w:p w:rsidR="00C57507" w:rsidRPr="00C57507" w:rsidRDefault="00C57507" w:rsidP="00C57507">
      <w:pPr>
        <w:pStyle w:val="ListParagraph"/>
        <w:ind w:left="1080"/>
        <w:rPr>
          <w:rFonts w:ascii="Times New Roman" w:hAnsi="Times New Roman" w:cs="Times New Roman"/>
          <w:sz w:val="20"/>
          <w:szCs w:val="20"/>
          <w:u w:val="single"/>
          <w:lang w:val="en-US"/>
        </w:rPr>
      </w:pPr>
      <w:r>
        <w:rPr>
          <w:rFonts w:ascii="Times New Roman" w:hAnsi="Times New Roman" w:cs="Times New Roman"/>
          <w:sz w:val="20"/>
          <w:szCs w:val="20"/>
          <w:u w:val="single"/>
          <w:lang w:val="en-US"/>
        </w:rPr>
        <w:t>Networking and Fast Networking</w:t>
      </w:r>
    </w:p>
    <w:p w:rsidR="003369C1" w:rsidRDefault="003369C1" w:rsidP="003E3ED9">
      <w:pPr>
        <w:pStyle w:val="ListParagraph"/>
        <w:numPr>
          <w:ilvl w:val="0"/>
          <w:numId w:val="22"/>
        </w:numPr>
        <w:rPr>
          <w:rFonts w:ascii="Times New Roman" w:hAnsi="Times New Roman" w:cs="Times New Roman"/>
          <w:sz w:val="20"/>
          <w:szCs w:val="20"/>
          <w:lang w:val="en-US"/>
        </w:rPr>
      </w:pPr>
      <w:r w:rsidRPr="003369C1">
        <w:rPr>
          <w:rFonts w:ascii="Times New Roman" w:hAnsi="Times New Roman" w:cs="Times New Roman"/>
          <w:sz w:val="20"/>
          <w:szCs w:val="20"/>
          <w:lang w:val="en-US"/>
        </w:rPr>
        <w:t>https://www.raywenderlich.com/126770/android-networking-tutorial-getting-started</w:t>
      </w:r>
    </w:p>
    <w:p w:rsidR="003369C1" w:rsidRDefault="003369C1" w:rsidP="003E3ED9">
      <w:pPr>
        <w:pStyle w:val="ListParagraph"/>
        <w:numPr>
          <w:ilvl w:val="0"/>
          <w:numId w:val="22"/>
        </w:numPr>
        <w:rPr>
          <w:rFonts w:ascii="Times New Roman" w:hAnsi="Times New Roman" w:cs="Times New Roman"/>
          <w:sz w:val="20"/>
          <w:szCs w:val="20"/>
          <w:lang w:val="en-US"/>
        </w:rPr>
      </w:pPr>
      <w:r w:rsidRPr="003369C1">
        <w:rPr>
          <w:rFonts w:ascii="Times New Roman" w:hAnsi="Times New Roman" w:cs="Times New Roman"/>
          <w:sz w:val="20"/>
          <w:szCs w:val="20"/>
          <w:lang w:val="en-US"/>
        </w:rPr>
        <w:t>https://blog.mindorks.com/simple-and-fast-android-networking-19ed860d1455</w:t>
      </w:r>
    </w:p>
    <w:p w:rsidR="003369C1" w:rsidRDefault="003369C1" w:rsidP="003E3ED9">
      <w:pPr>
        <w:pStyle w:val="ListParagraph"/>
        <w:numPr>
          <w:ilvl w:val="0"/>
          <w:numId w:val="22"/>
        </w:numPr>
        <w:rPr>
          <w:rFonts w:ascii="Times New Roman" w:hAnsi="Times New Roman" w:cs="Times New Roman"/>
          <w:sz w:val="20"/>
          <w:szCs w:val="20"/>
          <w:lang w:val="en-US"/>
        </w:rPr>
      </w:pPr>
      <w:r w:rsidRPr="003369C1">
        <w:rPr>
          <w:rFonts w:ascii="Times New Roman" w:hAnsi="Times New Roman" w:cs="Times New Roman"/>
          <w:sz w:val="20"/>
          <w:szCs w:val="20"/>
          <w:lang w:val="en-US"/>
        </w:rPr>
        <w:t>https://amitshekhariitbhu.github.io/Fast-Android-Networking/</w:t>
      </w:r>
    </w:p>
    <w:p w:rsidR="003369C1" w:rsidRDefault="00C57507" w:rsidP="003E3ED9">
      <w:pPr>
        <w:pStyle w:val="ListParagraph"/>
        <w:numPr>
          <w:ilvl w:val="0"/>
          <w:numId w:val="22"/>
        </w:numPr>
        <w:rPr>
          <w:rFonts w:ascii="Times New Roman" w:hAnsi="Times New Roman" w:cs="Times New Roman"/>
          <w:sz w:val="20"/>
          <w:szCs w:val="20"/>
          <w:lang w:val="en-US"/>
        </w:rPr>
      </w:pPr>
      <w:r w:rsidRPr="00C57507">
        <w:rPr>
          <w:rFonts w:ascii="Times New Roman" w:hAnsi="Times New Roman" w:cs="Times New Roman"/>
          <w:sz w:val="20"/>
          <w:szCs w:val="20"/>
          <w:lang w:val="en-US"/>
        </w:rPr>
        <w:lastRenderedPageBreak/>
        <w:t>http://stackoverflow.com/questions/16902716/comparison-of-android-networking-libraries-okhttp-retrofit-and-volley</w:t>
      </w:r>
    </w:p>
    <w:p w:rsidR="00C57507" w:rsidRDefault="00C57507" w:rsidP="003E3ED9">
      <w:pPr>
        <w:pStyle w:val="ListParagraph"/>
        <w:numPr>
          <w:ilvl w:val="0"/>
          <w:numId w:val="22"/>
        </w:numPr>
        <w:rPr>
          <w:rFonts w:ascii="Times New Roman" w:hAnsi="Times New Roman" w:cs="Times New Roman"/>
          <w:sz w:val="20"/>
          <w:szCs w:val="20"/>
          <w:lang w:val="en-US"/>
        </w:rPr>
      </w:pPr>
      <w:r w:rsidRPr="00C57507">
        <w:rPr>
          <w:rFonts w:ascii="Times New Roman" w:hAnsi="Times New Roman" w:cs="Times New Roman"/>
          <w:sz w:val="20"/>
          <w:szCs w:val="20"/>
          <w:lang w:val="en-US"/>
        </w:rPr>
        <w:t>http://www.vogella.com/tutorials/AndroidNetworking/article.html</w:t>
      </w:r>
    </w:p>
    <w:p w:rsidR="00C57507" w:rsidRDefault="00C57507" w:rsidP="00C57507">
      <w:pPr>
        <w:pStyle w:val="ListParagraph"/>
        <w:ind w:left="1080"/>
        <w:rPr>
          <w:rFonts w:ascii="Times New Roman" w:hAnsi="Times New Roman" w:cs="Times New Roman"/>
          <w:sz w:val="20"/>
          <w:szCs w:val="20"/>
          <w:lang w:val="en-US"/>
        </w:rPr>
      </w:pPr>
    </w:p>
    <w:p w:rsidR="00C57507" w:rsidRPr="00C57507" w:rsidRDefault="00C57507" w:rsidP="00C57507">
      <w:pPr>
        <w:pStyle w:val="ListParagraph"/>
        <w:ind w:left="1080"/>
        <w:rPr>
          <w:rFonts w:ascii="Times New Roman" w:hAnsi="Times New Roman" w:cs="Times New Roman"/>
          <w:sz w:val="20"/>
          <w:szCs w:val="20"/>
          <w:u w:val="single"/>
          <w:lang w:val="en-US"/>
        </w:rPr>
      </w:pPr>
      <w:r w:rsidRPr="00C57507">
        <w:rPr>
          <w:rFonts w:ascii="Times New Roman" w:hAnsi="Times New Roman" w:cs="Times New Roman"/>
          <w:sz w:val="20"/>
          <w:szCs w:val="20"/>
          <w:u w:val="single"/>
          <w:lang w:val="en-US"/>
        </w:rPr>
        <w:t>Web Service</w:t>
      </w:r>
    </w:p>
    <w:p w:rsidR="00C57507" w:rsidRDefault="00C57507" w:rsidP="003E3ED9">
      <w:pPr>
        <w:pStyle w:val="ListParagraph"/>
        <w:numPr>
          <w:ilvl w:val="0"/>
          <w:numId w:val="22"/>
        </w:numPr>
        <w:rPr>
          <w:rFonts w:ascii="Times New Roman" w:hAnsi="Times New Roman" w:cs="Times New Roman"/>
          <w:sz w:val="20"/>
          <w:szCs w:val="20"/>
          <w:lang w:val="en-US"/>
        </w:rPr>
      </w:pPr>
      <w:r w:rsidRPr="00C57507">
        <w:rPr>
          <w:rFonts w:ascii="Times New Roman" w:hAnsi="Times New Roman" w:cs="Times New Roman"/>
          <w:sz w:val="20"/>
          <w:szCs w:val="20"/>
          <w:lang w:val="en-US"/>
        </w:rPr>
        <w:t>https://www.javatpoint.com/android-web-service</w:t>
      </w:r>
    </w:p>
    <w:p w:rsidR="00C57507" w:rsidRDefault="00C57507" w:rsidP="003E3ED9">
      <w:pPr>
        <w:pStyle w:val="ListParagraph"/>
        <w:numPr>
          <w:ilvl w:val="0"/>
          <w:numId w:val="22"/>
        </w:numPr>
        <w:rPr>
          <w:rFonts w:ascii="Times New Roman" w:hAnsi="Times New Roman" w:cs="Times New Roman"/>
          <w:sz w:val="20"/>
          <w:szCs w:val="20"/>
          <w:lang w:val="en-US"/>
        </w:rPr>
      </w:pPr>
      <w:r w:rsidRPr="00C57507">
        <w:rPr>
          <w:rFonts w:ascii="Times New Roman" w:hAnsi="Times New Roman" w:cs="Times New Roman"/>
          <w:sz w:val="20"/>
          <w:szCs w:val="20"/>
          <w:lang w:val="en-US"/>
        </w:rPr>
        <w:t>http://programmerguru.com/android-tutorial/android-webservice-tutorial/</w:t>
      </w:r>
    </w:p>
    <w:p w:rsidR="00C57507" w:rsidRDefault="00CF4142" w:rsidP="003E3ED9">
      <w:pPr>
        <w:pStyle w:val="ListParagraph"/>
        <w:numPr>
          <w:ilvl w:val="0"/>
          <w:numId w:val="22"/>
        </w:numPr>
        <w:rPr>
          <w:rFonts w:ascii="Times New Roman" w:hAnsi="Times New Roman" w:cs="Times New Roman"/>
          <w:sz w:val="20"/>
          <w:szCs w:val="20"/>
          <w:lang w:val="en-US"/>
        </w:rPr>
      </w:pPr>
      <w:r w:rsidRPr="00CF4142">
        <w:rPr>
          <w:rFonts w:ascii="Times New Roman" w:hAnsi="Times New Roman" w:cs="Times New Roman"/>
          <w:sz w:val="20"/>
          <w:szCs w:val="20"/>
          <w:lang w:val="en-US"/>
        </w:rPr>
        <w:t>https://www.codeproject.com/Articles/112381/Step-by-Step-Method-to-Access-Webservice-from-Andr</w:t>
      </w:r>
      <w:r>
        <w:rPr>
          <w:rFonts w:ascii="Times New Roman" w:hAnsi="Times New Roman" w:cs="Times New Roman"/>
          <w:sz w:val="20"/>
          <w:szCs w:val="20"/>
          <w:lang w:val="en-US"/>
        </w:rPr>
        <w:t>oid</w:t>
      </w:r>
    </w:p>
    <w:p w:rsidR="00CF4142" w:rsidRDefault="00CF4142" w:rsidP="003E3ED9">
      <w:pPr>
        <w:pStyle w:val="ListParagraph"/>
        <w:numPr>
          <w:ilvl w:val="0"/>
          <w:numId w:val="22"/>
        </w:numPr>
        <w:rPr>
          <w:rFonts w:ascii="Times New Roman" w:hAnsi="Times New Roman" w:cs="Times New Roman"/>
          <w:sz w:val="20"/>
          <w:szCs w:val="20"/>
          <w:lang w:val="en-US"/>
        </w:rPr>
      </w:pPr>
      <w:r w:rsidRPr="00CF4142">
        <w:rPr>
          <w:rFonts w:ascii="Times New Roman" w:hAnsi="Times New Roman" w:cs="Times New Roman"/>
          <w:sz w:val="20"/>
          <w:szCs w:val="20"/>
          <w:lang w:val="en-US"/>
        </w:rPr>
        <w:t>https://dzone.com/articles/invoke-webservices-android</w:t>
      </w:r>
    </w:p>
    <w:p w:rsidR="00CF4142" w:rsidRDefault="00CF4142" w:rsidP="003E3ED9">
      <w:pPr>
        <w:pStyle w:val="ListParagraph"/>
        <w:numPr>
          <w:ilvl w:val="0"/>
          <w:numId w:val="22"/>
        </w:numPr>
        <w:rPr>
          <w:rFonts w:ascii="Times New Roman" w:hAnsi="Times New Roman" w:cs="Times New Roman"/>
          <w:sz w:val="20"/>
          <w:szCs w:val="20"/>
          <w:lang w:val="en-US"/>
        </w:rPr>
      </w:pPr>
      <w:r w:rsidRPr="00CF4142">
        <w:rPr>
          <w:rFonts w:ascii="Times New Roman" w:hAnsi="Times New Roman" w:cs="Times New Roman"/>
          <w:sz w:val="20"/>
          <w:szCs w:val="20"/>
          <w:lang w:val="en-US"/>
        </w:rPr>
        <w:t>https://spring.io/guides/gs/consuming-rest-android/</w:t>
      </w:r>
    </w:p>
    <w:p w:rsidR="00CF4142" w:rsidRDefault="00CF4142" w:rsidP="003E3ED9">
      <w:pPr>
        <w:pStyle w:val="ListParagraph"/>
        <w:numPr>
          <w:ilvl w:val="0"/>
          <w:numId w:val="22"/>
        </w:numPr>
        <w:rPr>
          <w:rFonts w:ascii="Times New Roman" w:hAnsi="Times New Roman" w:cs="Times New Roman"/>
          <w:sz w:val="20"/>
          <w:szCs w:val="20"/>
          <w:lang w:val="en-US"/>
        </w:rPr>
      </w:pPr>
      <w:r w:rsidRPr="00CF4142">
        <w:rPr>
          <w:rFonts w:ascii="Times New Roman" w:hAnsi="Times New Roman" w:cs="Times New Roman"/>
          <w:sz w:val="20"/>
          <w:szCs w:val="20"/>
          <w:lang w:val="en-US"/>
        </w:rPr>
        <w:t>http://stackoverflow.com/questions/10588311/android-web-service-tutorial</w:t>
      </w:r>
    </w:p>
    <w:p w:rsidR="00CF4142" w:rsidRPr="00CF4142" w:rsidRDefault="00CF4142" w:rsidP="003E3ED9">
      <w:pPr>
        <w:pStyle w:val="ListParagraph"/>
        <w:numPr>
          <w:ilvl w:val="0"/>
          <w:numId w:val="22"/>
        </w:numPr>
        <w:rPr>
          <w:rFonts w:ascii="Times New Roman" w:hAnsi="Times New Roman" w:cs="Times New Roman"/>
          <w:sz w:val="20"/>
          <w:szCs w:val="20"/>
          <w:lang w:val="en-US"/>
        </w:rPr>
      </w:pPr>
      <w:r w:rsidRPr="00CF4142">
        <w:rPr>
          <w:rFonts w:ascii="Arial" w:hAnsi="Arial" w:cs="Arial"/>
          <w:sz w:val="20"/>
          <w:szCs w:val="20"/>
          <w:bdr w:val="none" w:sz="0" w:space="0" w:color="auto" w:frame="1"/>
          <w:shd w:val="clear" w:color="auto" w:fill="FFFFFF"/>
        </w:rPr>
        <w:t>http://www.androidhive.info/2012/01/android-login-and-registration-with-php-mysql-and-sqlite/</w:t>
      </w:r>
    </w:p>
    <w:p w:rsidR="00CF4142" w:rsidRDefault="00CF4142" w:rsidP="003E3ED9">
      <w:pPr>
        <w:pStyle w:val="ListParagraph"/>
        <w:numPr>
          <w:ilvl w:val="0"/>
          <w:numId w:val="22"/>
        </w:numPr>
        <w:rPr>
          <w:rFonts w:ascii="Times New Roman" w:hAnsi="Times New Roman" w:cs="Times New Roman"/>
          <w:sz w:val="20"/>
          <w:szCs w:val="20"/>
          <w:lang w:val="en-US"/>
        </w:rPr>
      </w:pPr>
      <w:r w:rsidRPr="00CF4142">
        <w:rPr>
          <w:rFonts w:ascii="Times New Roman" w:hAnsi="Times New Roman" w:cs="Times New Roman"/>
          <w:sz w:val="20"/>
          <w:szCs w:val="20"/>
          <w:lang w:val="en-US"/>
        </w:rPr>
        <w:t>http://androidexample.com/Restful_Webservice_Call_And_Get_And_Parse_JSON_Data-_Android_Example/index.php?view=article_discription&amp;aid=101</w:t>
      </w:r>
    </w:p>
    <w:p w:rsidR="00CF4142" w:rsidRDefault="00CF4142" w:rsidP="003E3ED9">
      <w:pPr>
        <w:pStyle w:val="ListParagraph"/>
        <w:numPr>
          <w:ilvl w:val="0"/>
          <w:numId w:val="22"/>
        </w:numPr>
        <w:rPr>
          <w:rFonts w:ascii="Times New Roman" w:hAnsi="Times New Roman" w:cs="Times New Roman"/>
          <w:sz w:val="20"/>
          <w:szCs w:val="20"/>
          <w:lang w:val="en-US"/>
        </w:rPr>
      </w:pPr>
      <w:r w:rsidRPr="00CF4142">
        <w:rPr>
          <w:rFonts w:ascii="Times New Roman" w:hAnsi="Times New Roman" w:cs="Times New Roman"/>
          <w:sz w:val="20"/>
          <w:szCs w:val="20"/>
          <w:lang w:val="en-US"/>
        </w:rPr>
        <w:t>https://www.tutorialspoint.com/webservices/</w:t>
      </w:r>
    </w:p>
    <w:p w:rsidR="00071DE9" w:rsidRPr="00071DE9" w:rsidRDefault="00071DE9" w:rsidP="00071DE9">
      <w:pPr>
        <w:pStyle w:val="ListParagraph"/>
        <w:ind w:left="1080"/>
        <w:rPr>
          <w:rFonts w:ascii="Times New Roman" w:hAnsi="Times New Roman" w:cs="Times New Roman"/>
          <w:sz w:val="20"/>
          <w:szCs w:val="20"/>
          <w:u w:val="single"/>
          <w:lang w:val="en-US"/>
        </w:rPr>
      </w:pPr>
    </w:p>
    <w:p w:rsidR="00071DE9" w:rsidRPr="00071DE9" w:rsidRDefault="00071DE9" w:rsidP="00071DE9">
      <w:pPr>
        <w:pStyle w:val="ListParagraph"/>
        <w:ind w:left="1080"/>
        <w:rPr>
          <w:rFonts w:ascii="Times New Roman" w:hAnsi="Times New Roman" w:cs="Times New Roman"/>
          <w:sz w:val="20"/>
          <w:szCs w:val="20"/>
          <w:u w:val="single"/>
          <w:lang w:val="en-US"/>
        </w:rPr>
      </w:pPr>
      <w:r w:rsidRPr="00071DE9">
        <w:rPr>
          <w:rFonts w:ascii="Times New Roman" w:hAnsi="Times New Roman" w:cs="Times New Roman"/>
          <w:sz w:val="20"/>
          <w:szCs w:val="20"/>
          <w:u w:val="single"/>
          <w:lang w:val="en-US"/>
        </w:rPr>
        <w:t>Android Remote APIs</w:t>
      </w:r>
    </w:p>
    <w:p w:rsidR="00CF4142" w:rsidRDefault="00071DE9" w:rsidP="003E3ED9">
      <w:pPr>
        <w:pStyle w:val="ListParagraph"/>
        <w:numPr>
          <w:ilvl w:val="0"/>
          <w:numId w:val="22"/>
        </w:numPr>
        <w:rPr>
          <w:rFonts w:ascii="Times New Roman" w:hAnsi="Times New Roman" w:cs="Times New Roman"/>
          <w:sz w:val="20"/>
          <w:szCs w:val="20"/>
          <w:lang w:val="en-US"/>
        </w:rPr>
      </w:pPr>
      <w:r w:rsidRPr="00071DE9">
        <w:rPr>
          <w:rFonts w:ascii="Times New Roman" w:hAnsi="Times New Roman" w:cs="Times New Roman"/>
          <w:sz w:val="20"/>
          <w:szCs w:val="20"/>
          <w:lang w:val="en-US"/>
        </w:rPr>
        <w:t>https://code.tutsplus.com/tutorials/android-sdk-making-remote-api-calls--mobile-17568</w:t>
      </w:r>
    </w:p>
    <w:p w:rsidR="00071DE9" w:rsidRDefault="00071DE9" w:rsidP="003E3ED9">
      <w:pPr>
        <w:pStyle w:val="ListParagraph"/>
        <w:numPr>
          <w:ilvl w:val="0"/>
          <w:numId w:val="22"/>
        </w:numPr>
        <w:rPr>
          <w:rFonts w:ascii="Times New Roman" w:hAnsi="Times New Roman" w:cs="Times New Roman"/>
          <w:sz w:val="20"/>
          <w:szCs w:val="20"/>
          <w:lang w:val="en-US"/>
        </w:rPr>
      </w:pPr>
      <w:r w:rsidRPr="00071DE9">
        <w:rPr>
          <w:rFonts w:ascii="Times New Roman" w:hAnsi="Times New Roman" w:cs="Times New Roman"/>
          <w:sz w:val="20"/>
          <w:szCs w:val="20"/>
          <w:lang w:val="en-US"/>
        </w:rPr>
        <w:t>https://cloud.google.com/appengine/docs/standard/java/tools/remoteapi</w:t>
      </w:r>
    </w:p>
    <w:p w:rsidR="00071DE9" w:rsidRDefault="00071DE9" w:rsidP="003E3ED9">
      <w:pPr>
        <w:pStyle w:val="ListParagraph"/>
        <w:numPr>
          <w:ilvl w:val="0"/>
          <w:numId w:val="22"/>
        </w:numPr>
        <w:rPr>
          <w:rFonts w:ascii="Times New Roman" w:hAnsi="Times New Roman" w:cs="Times New Roman"/>
          <w:sz w:val="20"/>
          <w:szCs w:val="20"/>
          <w:lang w:val="en-US"/>
        </w:rPr>
      </w:pPr>
      <w:r w:rsidRPr="00071DE9">
        <w:rPr>
          <w:rFonts w:ascii="Times New Roman" w:hAnsi="Times New Roman" w:cs="Times New Roman"/>
          <w:sz w:val="20"/>
          <w:szCs w:val="20"/>
          <w:lang w:val="en-US"/>
        </w:rPr>
        <w:t>https://www.chrisblunt.com/android-consuming-a-remote-json-api-with-volley/</w:t>
      </w:r>
    </w:p>
    <w:p w:rsidR="00071DE9" w:rsidRPr="00CF4142" w:rsidRDefault="00071DE9" w:rsidP="00815B49">
      <w:pPr>
        <w:pStyle w:val="ListParagraph"/>
        <w:ind w:left="1080"/>
        <w:rPr>
          <w:rFonts w:ascii="Times New Roman" w:hAnsi="Times New Roman" w:cs="Times New Roman"/>
          <w:sz w:val="20"/>
          <w:szCs w:val="20"/>
          <w:lang w:val="en-US"/>
        </w:rPr>
      </w:pPr>
    </w:p>
    <w:p w:rsidR="00215CD2" w:rsidRPr="003369C1" w:rsidRDefault="00215CD2" w:rsidP="003E3ED9">
      <w:pPr>
        <w:pStyle w:val="ListParagraph"/>
        <w:numPr>
          <w:ilvl w:val="0"/>
          <w:numId w:val="22"/>
        </w:numPr>
        <w:rPr>
          <w:rFonts w:ascii="Times New Roman" w:hAnsi="Times New Roman" w:cs="Times New Roman"/>
          <w:sz w:val="20"/>
          <w:szCs w:val="20"/>
          <w:lang w:val="en-US"/>
        </w:rPr>
      </w:pPr>
      <w:r w:rsidRPr="003369C1">
        <w:rPr>
          <w:rFonts w:ascii="Times New Roman" w:hAnsi="Times New Roman" w:cs="Times New Roman"/>
          <w:sz w:val="20"/>
          <w:szCs w:val="20"/>
          <w:lang w:val="en-US"/>
        </w:rPr>
        <w:br w:type="page"/>
      </w:r>
    </w:p>
    <w:p w:rsidR="00224125" w:rsidRPr="005342AD" w:rsidRDefault="0094505E" w:rsidP="005342AD">
      <w:pPr>
        <w:rPr>
          <w:rFonts w:ascii="Times New Roman" w:hAnsi="Times New Roman" w:cs="Times New Roman"/>
          <w:b/>
          <w:lang w:val="en-US"/>
        </w:rPr>
      </w:pPr>
      <w:r w:rsidRPr="005342AD">
        <w:rPr>
          <w:rFonts w:ascii="Times New Roman" w:hAnsi="Times New Roman" w:cs="Times New Roman"/>
          <w:b/>
          <w:sz w:val="24"/>
          <w:szCs w:val="24"/>
          <w:lang w:val="en-US"/>
        </w:rPr>
        <w:lastRenderedPageBreak/>
        <w:t>Chapter Eight</w:t>
      </w:r>
      <w:r w:rsidR="007B6BCA" w:rsidRPr="005342AD">
        <w:rPr>
          <w:rFonts w:ascii="Times New Roman" w:hAnsi="Times New Roman" w:cs="Times New Roman"/>
          <w:b/>
          <w:sz w:val="24"/>
          <w:szCs w:val="24"/>
          <w:lang w:val="en-US"/>
        </w:rPr>
        <w:t xml:space="preserve"> - Part One</w:t>
      </w:r>
      <w:r w:rsidR="005342AD">
        <w:rPr>
          <w:rFonts w:ascii="Times New Roman" w:hAnsi="Times New Roman" w:cs="Times New Roman"/>
          <w:b/>
          <w:sz w:val="24"/>
          <w:szCs w:val="24"/>
          <w:lang w:val="en-US"/>
        </w:rPr>
        <w:tab/>
      </w:r>
      <w:r w:rsidR="00CD0FC1" w:rsidRPr="005342AD">
        <w:rPr>
          <w:rFonts w:ascii="Times New Roman" w:hAnsi="Times New Roman" w:cs="Times New Roman"/>
          <w:b/>
          <w:sz w:val="24"/>
          <w:szCs w:val="24"/>
          <w:lang w:val="en-US"/>
        </w:rPr>
        <w:tab/>
        <w:t>Maps, Location and Activity APIs</w:t>
      </w:r>
      <w:r w:rsidR="00CD0FC1" w:rsidRPr="005342AD">
        <w:rPr>
          <w:rFonts w:ascii="Times New Roman" w:hAnsi="Times New Roman" w:cs="Times New Roman"/>
          <w:b/>
          <w:lang w:val="en-US"/>
        </w:rPr>
        <w:t xml:space="preserve"> </w:t>
      </w:r>
    </w:p>
    <w:p w:rsidR="00215CD2" w:rsidRPr="00970116" w:rsidRDefault="00215CD2" w:rsidP="00BD0886">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r>
      <w:r w:rsidR="00BD0886">
        <w:rPr>
          <w:rFonts w:ascii="Times New Roman" w:hAnsi="Times New Roman" w:cs="Times New Roman"/>
          <w:sz w:val="20"/>
          <w:szCs w:val="20"/>
          <w:lang w:val="en-US"/>
        </w:rPr>
        <w:tab/>
      </w:r>
      <w:r>
        <w:rPr>
          <w:rFonts w:ascii="Times New Roman" w:hAnsi="Times New Roman" w:cs="Times New Roman"/>
          <w:sz w:val="20"/>
          <w:szCs w:val="20"/>
          <w:lang w:val="en-US"/>
        </w:rPr>
        <w:t xml:space="preserve"> </w:t>
      </w:r>
      <w:r w:rsidR="00BD0886">
        <w:rPr>
          <w:rFonts w:ascii="Times New Roman" w:hAnsi="Times New Roman" w:cs="Times New Roman"/>
          <w:sz w:val="20"/>
          <w:szCs w:val="20"/>
          <w:lang w:val="en-US"/>
        </w:rPr>
        <w:t>Learn about how to incorporate Google Maps and Geo Fencing and other APIs.</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D81366" w:rsidRPr="00D81366" w:rsidRDefault="00D81366" w:rsidP="00215CD2">
      <w:pPr>
        <w:rPr>
          <w:rFonts w:ascii="Times New Roman" w:hAnsi="Times New Roman" w:cs="Times New Roman"/>
          <w:sz w:val="20"/>
          <w:szCs w:val="20"/>
          <w:shd w:val="clear" w:color="auto" w:fill="FFFFFF"/>
        </w:rPr>
      </w:pPr>
      <w:r w:rsidRPr="00D81366">
        <w:rPr>
          <w:rFonts w:ascii="Times New Roman" w:hAnsi="Times New Roman" w:cs="Times New Roman"/>
          <w:sz w:val="20"/>
          <w:szCs w:val="20"/>
          <w:highlight w:val="yellow"/>
          <w:shd w:val="clear" w:color="auto" w:fill="FFFFFF"/>
        </w:rPr>
        <w:t>The Google Location Services API</w:t>
      </w:r>
      <w:r w:rsidRPr="00D81366">
        <w:rPr>
          <w:rFonts w:ascii="Times New Roman" w:hAnsi="Times New Roman" w:cs="Times New Roman"/>
          <w:sz w:val="20"/>
          <w:szCs w:val="20"/>
          <w:shd w:val="clear" w:color="auto" w:fill="FFFFFF"/>
        </w:rPr>
        <w:t>, part of Google Play Services, provides a more powerful, high-level framework that automatically handles location providers, user movement, and location accuracy. It also handles location update scheduling based on power consumption parameters you provide. In most cases, you'll get better battery performance, as well as more appropriate accuracy, by using the Location Services API.</w:t>
      </w:r>
    </w:p>
    <w:p w:rsidR="00D81366" w:rsidRPr="00D81366" w:rsidRDefault="00D81366" w:rsidP="00D81366">
      <w:pPr>
        <w:shd w:val="clear" w:color="auto" w:fill="FFFFFF"/>
        <w:spacing w:after="163" w:line="240" w:lineRule="auto"/>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 xml:space="preserve">Obtaining user </w:t>
      </w:r>
      <w:r w:rsidRPr="00D81366">
        <w:rPr>
          <w:rFonts w:ascii="Times New Roman" w:eastAsia="Times New Roman" w:hAnsi="Times New Roman" w:cs="Times New Roman"/>
          <w:b/>
          <w:sz w:val="20"/>
          <w:szCs w:val="20"/>
          <w:lang w:eastAsia="en-IN"/>
        </w:rPr>
        <w:t>location from a mobile device can be complicated</w:t>
      </w:r>
      <w:r w:rsidRPr="00D81366">
        <w:rPr>
          <w:rFonts w:ascii="Times New Roman" w:eastAsia="Times New Roman" w:hAnsi="Times New Roman" w:cs="Times New Roman"/>
          <w:sz w:val="20"/>
          <w:szCs w:val="20"/>
          <w:lang w:eastAsia="en-IN"/>
        </w:rPr>
        <w:t>. There are several reasons why a location reading (regardless of the source) can contain errors and be inaccurate. Some sources of error in the user location include:</w:t>
      </w:r>
    </w:p>
    <w:p w:rsidR="00D81366" w:rsidRPr="00D81366" w:rsidRDefault="00D81366" w:rsidP="003E3ED9">
      <w:pPr>
        <w:numPr>
          <w:ilvl w:val="0"/>
          <w:numId w:val="19"/>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b/>
          <w:bCs/>
          <w:sz w:val="20"/>
          <w:szCs w:val="20"/>
          <w:lang w:eastAsia="en-IN"/>
        </w:rPr>
        <w:t>Multitude of location sources</w:t>
      </w:r>
    </w:p>
    <w:p w:rsidR="00D81366" w:rsidRPr="00D81366" w:rsidRDefault="00D81366" w:rsidP="00D81366">
      <w:pPr>
        <w:shd w:val="clear" w:color="auto" w:fill="FFFFFF"/>
        <w:spacing w:before="82" w:after="82"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GPS, Cell-ID, and Wi-Fi can each provide a clue to users location. Determining which to use and trust is a matter of trade-offs in accuracy, speed, and battery-efficiency.</w:t>
      </w:r>
    </w:p>
    <w:p w:rsidR="00D81366" w:rsidRPr="00D81366" w:rsidRDefault="00D81366" w:rsidP="003E3ED9">
      <w:pPr>
        <w:numPr>
          <w:ilvl w:val="0"/>
          <w:numId w:val="19"/>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b/>
          <w:bCs/>
          <w:sz w:val="20"/>
          <w:szCs w:val="20"/>
          <w:lang w:eastAsia="en-IN"/>
        </w:rPr>
        <w:t>User movement</w:t>
      </w:r>
    </w:p>
    <w:p w:rsidR="00D81366" w:rsidRPr="00D81366" w:rsidRDefault="00D81366" w:rsidP="00D81366">
      <w:pPr>
        <w:shd w:val="clear" w:color="auto" w:fill="FFFFFF"/>
        <w:spacing w:before="82" w:after="82"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Because the user location changes, you must account for movement by re-estimating user location every so often.</w:t>
      </w:r>
    </w:p>
    <w:p w:rsidR="00D81366" w:rsidRPr="00D81366" w:rsidRDefault="00D81366" w:rsidP="003E3ED9">
      <w:pPr>
        <w:numPr>
          <w:ilvl w:val="0"/>
          <w:numId w:val="19"/>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b/>
          <w:bCs/>
          <w:sz w:val="20"/>
          <w:szCs w:val="20"/>
          <w:lang w:eastAsia="en-IN"/>
        </w:rPr>
        <w:t>Varying accuracy</w:t>
      </w:r>
    </w:p>
    <w:p w:rsidR="00D81366" w:rsidRPr="00D81366" w:rsidRDefault="00D81366" w:rsidP="00D81366">
      <w:pPr>
        <w:shd w:val="clear" w:color="auto" w:fill="FFFFFF"/>
        <w:spacing w:before="82" w:after="82"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Location estimates coming from each location source are not consistent in their accuracy. A location obtained 10 seconds ago from one source might be more accurate than the newest location from another or same source.</w:t>
      </w:r>
    </w:p>
    <w:p w:rsidR="00D81366" w:rsidRPr="00D81366" w:rsidRDefault="00D81366" w:rsidP="00D81366">
      <w:pPr>
        <w:shd w:val="clear" w:color="auto" w:fill="FFFFFF"/>
        <w:spacing w:after="163" w:line="240" w:lineRule="auto"/>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These problems can make it difficult to obtain a reliable user location reading. This document provides information to help you meet these challenges to obtain a reliable location reading. It also provides ideas that you can use in your application to provide the user with an accurate and responsive geo-location experience</w:t>
      </w:r>
    </w:p>
    <w:p w:rsidR="00D81366" w:rsidRPr="00D81366" w:rsidRDefault="00D81366" w:rsidP="00D81366">
      <w:pPr>
        <w:shd w:val="clear" w:color="auto" w:fill="FFFFFF"/>
        <w:spacing w:after="163" w:line="240" w:lineRule="auto"/>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 xml:space="preserve">Here's the </w:t>
      </w:r>
      <w:r w:rsidRPr="00D81366">
        <w:rPr>
          <w:rFonts w:ascii="Times New Roman" w:eastAsia="Times New Roman" w:hAnsi="Times New Roman" w:cs="Times New Roman"/>
          <w:sz w:val="20"/>
          <w:szCs w:val="20"/>
          <w:highlight w:val="yellow"/>
          <w:lang w:eastAsia="en-IN"/>
        </w:rPr>
        <w:t>typical flow of procedures for obtaining the user</w:t>
      </w:r>
      <w:r w:rsidRPr="00D81366">
        <w:rPr>
          <w:rFonts w:ascii="Times New Roman" w:eastAsia="Times New Roman" w:hAnsi="Times New Roman" w:cs="Times New Roman"/>
          <w:sz w:val="20"/>
          <w:szCs w:val="20"/>
          <w:lang w:eastAsia="en-IN"/>
        </w:rPr>
        <w:t xml:space="preserve"> location:</w:t>
      </w:r>
    </w:p>
    <w:p w:rsidR="00D81366" w:rsidRPr="00D81366" w:rsidRDefault="00D81366" w:rsidP="003E3ED9">
      <w:pPr>
        <w:numPr>
          <w:ilvl w:val="0"/>
          <w:numId w:val="20"/>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Start application.</w:t>
      </w:r>
    </w:p>
    <w:p w:rsidR="00D81366" w:rsidRPr="00D81366" w:rsidRDefault="00D81366" w:rsidP="003E3ED9">
      <w:pPr>
        <w:numPr>
          <w:ilvl w:val="0"/>
          <w:numId w:val="20"/>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Sometime later, start listening for updates from desired location providers.</w:t>
      </w:r>
    </w:p>
    <w:p w:rsidR="00D81366" w:rsidRPr="00D81366" w:rsidRDefault="00D81366" w:rsidP="003E3ED9">
      <w:pPr>
        <w:numPr>
          <w:ilvl w:val="0"/>
          <w:numId w:val="20"/>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Maintain a "current best estimate" of location by filtering out new, but less accurate fixes.</w:t>
      </w:r>
    </w:p>
    <w:p w:rsidR="00D81366" w:rsidRPr="00D81366" w:rsidRDefault="00D81366" w:rsidP="003E3ED9">
      <w:pPr>
        <w:numPr>
          <w:ilvl w:val="0"/>
          <w:numId w:val="20"/>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Stop listening for location updates.</w:t>
      </w:r>
    </w:p>
    <w:p w:rsidR="00D81366" w:rsidRPr="00D81366" w:rsidRDefault="00D81366" w:rsidP="003E3ED9">
      <w:pPr>
        <w:numPr>
          <w:ilvl w:val="0"/>
          <w:numId w:val="20"/>
        </w:numPr>
        <w:shd w:val="clear" w:color="auto" w:fill="FFFFFF"/>
        <w:spacing w:after="163" w:line="240" w:lineRule="auto"/>
        <w:ind w:left="272"/>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Take advantage of the last best location estimate.</w:t>
      </w:r>
    </w:p>
    <w:p w:rsidR="00D81366" w:rsidRPr="00D81366" w:rsidRDefault="00D81366" w:rsidP="00D81366">
      <w:pPr>
        <w:shd w:val="clear" w:color="auto" w:fill="FFFFFF"/>
        <w:spacing w:after="163" w:line="240" w:lineRule="auto"/>
        <w:rPr>
          <w:rFonts w:ascii="Times New Roman" w:eastAsia="Times New Roman" w:hAnsi="Times New Roman" w:cs="Times New Roman"/>
          <w:sz w:val="20"/>
          <w:szCs w:val="20"/>
          <w:lang w:eastAsia="en-IN"/>
        </w:rPr>
      </w:pPr>
      <w:r w:rsidRPr="00D81366">
        <w:rPr>
          <w:rFonts w:ascii="Times New Roman" w:eastAsia="Times New Roman" w:hAnsi="Times New Roman" w:cs="Times New Roman"/>
          <w:sz w:val="20"/>
          <w:szCs w:val="20"/>
          <w:lang w:eastAsia="en-IN"/>
        </w:rPr>
        <w:t xml:space="preserve">Figure </w:t>
      </w:r>
      <w:r>
        <w:rPr>
          <w:rFonts w:ascii="Times New Roman" w:eastAsia="Times New Roman" w:hAnsi="Times New Roman" w:cs="Times New Roman"/>
          <w:sz w:val="20"/>
          <w:szCs w:val="20"/>
          <w:lang w:eastAsia="en-IN"/>
        </w:rPr>
        <w:t>below</w:t>
      </w:r>
      <w:r w:rsidRPr="00D81366">
        <w:rPr>
          <w:rFonts w:ascii="Times New Roman" w:eastAsia="Times New Roman" w:hAnsi="Times New Roman" w:cs="Times New Roman"/>
          <w:sz w:val="20"/>
          <w:szCs w:val="20"/>
          <w:lang w:eastAsia="en-IN"/>
        </w:rPr>
        <w:t xml:space="preserve"> demonstrates </w:t>
      </w:r>
      <w:r w:rsidRPr="00D81366">
        <w:rPr>
          <w:rFonts w:ascii="Times New Roman" w:eastAsia="Times New Roman" w:hAnsi="Times New Roman" w:cs="Times New Roman"/>
          <w:b/>
          <w:sz w:val="20"/>
          <w:szCs w:val="20"/>
          <w:lang w:eastAsia="en-IN"/>
        </w:rPr>
        <w:t>this model in a timeline that visualizes the period</w:t>
      </w:r>
      <w:r w:rsidRPr="00D81366">
        <w:rPr>
          <w:rFonts w:ascii="Times New Roman" w:eastAsia="Times New Roman" w:hAnsi="Times New Roman" w:cs="Times New Roman"/>
          <w:sz w:val="20"/>
          <w:szCs w:val="20"/>
          <w:lang w:eastAsia="en-IN"/>
        </w:rPr>
        <w:t xml:space="preserve"> in which an application is listening for location updates and the events that occur during that time.</w:t>
      </w:r>
    </w:p>
    <w:p w:rsidR="00D81366" w:rsidRPr="00D81366" w:rsidRDefault="00D81366" w:rsidP="00D81366">
      <w:pPr>
        <w:rPr>
          <w:rFonts w:ascii="Times New Roman" w:hAnsi="Times New Roman" w:cs="Times New Roman"/>
          <w:sz w:val="20"/>
          <w:szCs w:val="20"/>
          <w:lang w:val="en-US"/>
        </w:rPr>
      </w:pPr>
      <w:r>
        <w:rPr>
          <w:rFonts w:ascii="Times New Roman" w:eastAsia="Times New Roman" w:hAnsi="Times New Roman" w:cs="Times New Roman"/>
          <w:noProof/>
          <w:sz w:val="24"/>
          <w:szCs w:val="24"/>
          <w:lang w:eastAsia="en-IN" w:bidi="hi-IN"/>
        </w:rPr>
        <w:drawing>
          <wp:inline distT="0" distB="0" distL="0" distR="0">
            <wp:extent cx="5674384" cy="1914852"/>
            <wp:effectExtent l="19050" t="0" r="2516" b="0"/>
            <wp:docPr id="1" name="Picture 1" descr="https://developer.android.com/images/location/getting-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location/getting-location.png"/>
                    <pic:cNvPicPr>
                      <a:picLocks noChangeAspect="1" noChangeArrowheads="1"/>
                    </pic:cNvPicPr>
                  </pic:nvPicPr>
                  <pic:blipFill>
                    <a:blip r:embed="rId522"/>
                    <a:srcRect/>
                    <a:stretch>
                      <a:fillRect/>
                    </a:stretch>
                  </pic:blipFill>
                  <pic:spPr bwMode="auto">
                    <a:xfrm>
                      <a:off x="0" y="0"/>
                      <a:ext cx="5676109" cy="1915434"/>
                    </a:xfrm>
                    <a:prstGeom prst="rect">
                      <a:avLst/>
                    </a:prstGeom>
                    <a:noFill/>
                    <a:ln w="9525">
                      <a:noFill/>
                      <a:miter lim="800000"/>
                      <a:headEnd/>
                      <a:tailEnd/>
                    </a:ln>
                  </pic:spPr>
                </pic:pic>
              </a:graphicData>
            </a:graphic>
          </wp:inline>
        </w:drawing>
      </w:r>
    </w:p>
    <w:p w:rsidR="002C41D2" w:rsidRPr="005342AD" w:rsidRDefault="002C41D2" w:rsidP="002C41D2">
      <w:pPr>
        <w:rPr>
          <w:rFonts w:ascii="Times New Roman" w:hAnsi="Times New Roman" w:cs="Times New Roman"/>
          <w:b/>
          <w:lang w:val="en-US"/>
        </w:rPr>
      </w:pPr>
      <w:r w:rsidRPr="005342AD">
        <w:rPr>
          <w:rFonts w:ascii="Times New Roman" w:hAnsi="Times New Roman" w:cs="Times New Roman"/>
          <w:b/>
          <w:sz w:val="24"/>
          <w:szCs w:val="24"/>
          <w:lang w:val="en-US"/>
        </w:rPr>
        <w:lastRenderedPageBreak/>
        <w:t>Chapter Eight - Part One</w:t>
      </w:r>
      <w:r>
        <w:rPr>
          <w:rFonts w:ascii="Times New Roman" w:hAnsi="Times New Roman" w:cs="Times New Roman"/>
          <w:b/>
          <w:sz w:val="24"/>
          <w:szCs w:val="24"/>
          <w:lang w:val="en-US"/>
        </w:rPr>
        <w:tab/>
      </w:r>
      <w:r w:rsidRPr="005342AD">
        <w:rPr>
          <w:rFonts w:ascii="Times New Roman" w:hAnsi="Times New Roman" w:cs="Times New Roman"/>
          <w:b/>
          <w:sz w:val="24"/>
          <w:szCs w:val="24"/>
          <w:lang w:val="en-US"/>
        </w:rPr>
        <w:tab/>
        <w:t xml:space="preserve">Maps, </w:t>
      </w:r>
      <w:r w:rsidRPr="002C41D2">
        <w:rPr>
          <w:rFonts w:ascii="Times New Roman" w:hAnsi="Times New Roman" w:cs="Times New Roman"/>
          <w:b/>
          <w:sz w:val="24"/>
          <w:szCs w:val="24"/>
          <w:highlight w:val="green"/>
          <w:lang w:val="en-US"/>
        </w:rPr>
        <w:t>Location</w:t>
      </w:r>
      <w:r w:rsidRPr="005342AD">
        <w:rPr>
          <w:rFonts w:ascii="Times New Roman" w:hAnsi="Times New Roman" w:cs="Times New Roman"/>
          <w:b/>
          <w:sz w:val="24"/>
          <w:szCs w:val="24"/>
          <w:lang w:val="en-US"/>
        </w:rPr>
        <w:t xml:space="preserve"> and Activity APIs</w:t>
      </w:r>
      <w:r w:rsidRPr="005342AD">
        <w:rPr>
          <w:rFonts w:ascii="Times New Roman" w:hAnsi="Times New Roman" w:cs="Times New Roman"/>
          <w:b/>
          <w:lang w:val="en-US"/>
        </w:rPr>
        <w:t xml:space="preserve"> </w:t>
      </w:r>
    </w:p>
    <w:p w:rsidR="00D81366" w:rsidRPr="00D81366" w:rsidRDefault="00D81366" w:rsidP="00215CD2">
      <w:pPr>
        <w:rPr>
          <w:rFonts w:ascii="Times New Roman" w:hAnsi="Times New Roman" w:cs="Times New Roman"/>
          <w:sz w:val="20"/>
          <w:szCs w:val="20"/>
          <w:shd w:val="clear" w:color="auto" w:fill="FFFFFF"/>
        </w:rPr>
      </w:pPr>
      <w:r w:rsidRPr="00D81366">
        <w:rPr>
          <w:rFonts w:ascii="Times New Roman" w:hAnsi="Times New Roman" w:cs="Times New Roman"/>
          <w:sz w:val="20"/>
          <w:szCs w:val="20"/>
          <w:shd w:val="clear" w:color="auto" w:fill="FFFFFF"/>
        </w:rPr>
        <w:t>Android gives your applications access to the location services supported by the device through classes in the</w:t>
      </w:r>
      <w:r w:rsidRPr="00D81366">
        <w:rPr>
          <w:rStyle w:val="apple-converted-space"/>
          <w:rFonts w:ascii="Times New Roman" w:hAnsi="Times New Roman" w:cs="Times New Roman"/>
          <w:sz w:val="20"/>
          <w:szCs w:val="20"/>
          <w:shd w:val="clear" w:color="auto" w:fill="FFFFFF"/>
        </w:rPr>
        <w:t> </w:t>
      </w:r>
      <w:r w:rsidRPr="00D81366">
        <w:rPr>
          <w:rStyle w:val="HTMLCode"/>
          <w:rFonts w:ascii="Times New Roman" w:eastAsiaTheme="minorHAnsi" w:hAnsi="Times New Roman" w:cs="Times New Roman"/>
          <w:b/>
          <w:i/>
          <w:shd w:val="clear" w:color="auto" w:fill="FFFFFF"/>
        </w:rPr>
        <w:t>android.location</w:t>
      </w:r>
      <w:r w:rsidRPr="00D81366">
        <w:rPr>
          <w:rStyle w:val="apple-converted-space"/>
          <w:rFonts w:ascii="Times New Roman" w:hAnsi="Times New Roman" w:cs="Times New Roman"/>
          <w:sz w:val="20"/>
          <w:szCs w:val="20"/>
          <w:shd w:val="clear" w:color="auto" w:fill="FFFFFF"/>
        </w:rPr>
        <w:t> </w:t>
      </w:r>
      <w:r w:rsidRPr="00D81366">
        <w:rPr>
          <w:rFonts w:ascii="Times New Roman" w:hAnsi="Times New Roman" w:cs="Times New Roman"/>
          <w:sz w:val="20"/>
          <w:szCs w:val="20"/>
          <w:shd w:val="clear" w:color="auto" w:fill="FFFFFF"/>
        </w:rPr>
        <w:t>package. The central component of the location framework is the</w:t>
      </w:r>
      <w:r w:rsidRPr="00D81366">
        <w:rPr>
          <w:rStyle w:val="apple-converted-space"/>
          <w:rFonts w:ascii="Times New Roman" w:hAnsi="Times New Roman" w:cs="Times New Roman"/>
          <w:sz w:val="20"/>
          <w:szCs w:val="20"/>
          <w:shd w:val="clear" w:color="auto" w:fill="FFFFFF"/>
        </w:rPr>
        <w:t> </w:t>
      </w:r>
      <w:r w:rsidRPr="00D81366">
        <w:rPr>
          <w:rStyle w:val="HTMLCode"/>
          <w:rFonts w:ascii="Times New Roman" w:eastAsiaTheme="minorHAnsi" w:hAnsi="Times New Roman" w:cs="Times New Roman"/>
          <w:b/>
          <w:shd w:val="clear" w:color="auto" w:fill="FFFFFF"/>
        </w:rPr>
        <w:t>LocationManager</w:t>
      </w:r>
      <w:r w:rsidRPr="00D81366">
        <w:rPr>
          <w:rStyle w:val="apple-converted-space"/>
          <w:rFonts w:ascii="Times New Roman" w:hAnsi="Times New Roman" w:cs="Times New Roman"/>
          <w:sz w:val="20"/>
          <w:szCs w:val="20"/>
          <w:shd w:val="clear" w:color="auto" w:fill="FFFFFF"/>
        </w:rPr>
        <w:t> </w:t>
      </w:r>
      <w:r w:rsidRPr="00D81366">
        <w:rPr>
          <w:rFonts w:ascii="Times New Roman" w:hAnsi="Times New Roman" w:cs="Times New Roman"/>
          <w:sz w:val="20"/>
          <w:szCs w:val="20"/>
          <w:shd w:val="clear" w:color="auto" w:fill="FFFFFF"/>
        </w:rPr>
        <w:t>system service, which provides APIs to determine location and bearing of the underlying device.</w:t>
      </w:r>
    </w:p>
    <w:p w:rsidR="00FB143F" w:rsidRDefault="00D81366" w:rsidP="00215CD2">
      <w:pPr>
        <w:rPr>
          <w:rFonts w:ascii="Times New Roman" w:hAnsi="Times New Roman" w:cs="Times New Roman"/>
          <w:sz w:val="20"/>
          <w:szCs w:val="20"/>
          <w:shd w:val="clear" w:color="auto" w:fill="FFFFFF"/>
        </w:rPr>
      </w:pPr>
      <w:r w:rsidRPr="00D81366">
        <w:rPr>
          <w:rFonts w:ascii="Times New Roman" w:hAnsi="Times New Roman" w:cs="Times New Roman"/>
          <w:sz w:val="20"/>
          <w:szCs w:val="20"/>
          <w:shd w:val="clear" w:color="auto" w:fill="FFFFFF"/>
        </w:rPr>
        <w:t>With the</w:t>
      </w:r>
      <w:r w:rsidRPr="00D81366">
        <w:rPr>
          <w:rStyle w:val="apple-converted-space"/>
          <w:rFonts w:ascii="Times New Roman" w:hAnsi="Times New Roman" w:cs="Times New Roman"/>
          <w:sz w:val="20"/>
          <w:szCs w:val="20"/>
          <w:shd w:val="clear" w:color="auto" w:fill="FFFFFF"/>
        </w:rPr>
        <w:t> </w:t>
      </w:r>
      <w:r w:rsidRPr="00D81366">
        <w:rPr>
          <w:rFonts w:ascii="Times New Roman" w:hAnsi="Times New Roman" w:cs="Times New Roman"/>
          <w:b/>
          <w:sz w:val="20"/>
          <w:szCs w:val="20"/>
          <w:shd w:val="clear" w:color="auto" w:fill="FFFFFF"/>
        </w:rPr>
        <w:t>Google Maps Android API</w:t>
      </w:r>
      <w:r w:rsidRPr="00D81366">
        <w:rPr>
          <w:rFonts w:ascii="Times New Roman" w:hAnsi="Times New Roman" w:cs="Times New Roman"/>
          <w:sz w:val="20"/>
          <w:szCs w:val="20"/>
          <w:shd w:val="clear" w:color="auto" w:fill="FFFFFF"/>
        </w:rPr>
        <w:t>, you can add maps to your app that are based on Google Maps data. The API automatically handles access to Google Maps servers, data downloading, map display, and touch gestures on the map. You can also use API calls to add markers, polygons and overlays, and to change the user's view of a particular map area.</w:t>
      </w:r>
      <w:r w:rsidR="00FB143F">
        <w:rPr>
          <w:rFonts w:ascii="Times New Roman" w:hAnsi="Times New Roman" w:cs="Times New Roman"/>
          <w:sz w:val="20"/>
          <w:szCs w:val="20"/>
          <w:shd w:val="clear" w:color="auto" w:fill="FFFFFF"/>
        </w:rPr>
        <w:t xml:space="preserve"> </w:t>
      </w:r>
      <w:r w:rsidRPr="00D81366">
        <w:rPr>
          <w:rFonts w:ascii="Times New Roman" w:hAnsi="Times New Roman" w:cs="Times New Roman"/>
          <w:sz w:val="20"/>
          <w:szCs w:val="20"/>
          <w:shd w:val="clear" w:color="auto" w:fill="FFFFFF"/>
        </w:rPr>
        <w:t xml:space="preserve">To </w:t>
      </w:r>
      <w:r w:rsidRPr="00FB143F">
        <w:rPr>
          <w:rFonts w:ascii="Times New Roman" w:hAnsi="Times New Roman" w:cs="Times New Roman"/>
          <w:sz w:val="20"/>
          <w:szCs w:val="20"/>
          <w:highlight w:val="yellow"/>
          <w:shd w:val="clear" w:color="auto" w:fill="FFFFFF"/>
        </w:rPr>
        <w:t>integrate Google Maps into your app</w:t>
      </w:r>
      <w:r w:rsidRPr="00D81366">
        <w:rPr>
          <w:rFonts w:ascii="Times New Roman" w:hAnsi="Times New Roman" w:cs="Times New Roman"/>
          <w:sz w:val="20"/>
          <w:szCs w:val="20"/>
          <w:shd w:val="clear" w:color="auto" w:fill="FFFFFF"/>
        </w:rPr>
        <w:t>, you need to install the Google Play services libraries for your Android SDK</w:t>
      </w:r>
      <w:r w:rsidR="00FB143F">
        <w:rPr>
          <w:rFonts w:ascii="Times New Roman" w:hAnsi="Times New Roman" w:cs="Times New Roman"/>
          <w:sz w:val="20"/>
          <w:szCs w:val="20"/>
          <w:shd w:val="clear" w:color="auto" w:fill="FFFFFF"/>
        </w:rPr>
        <w:t>.</w:t>
      </w:r>
    </w:p>
    <w:p w:rsidR="00D667F4" w:rsidRPr="00D667F4" w:rsidRDefault="00D667F4" w:rsidP="00D667F4">
      <w:pPr>
        <w:pStyle w:val="NormalWeb"/>
        <w:spacing w:before="217" w:beforeAutospacing="0" w:after="168" w:afterAutospacing="0"/>
        <w:rPr>
          <w:color w:val="000000"/>
          <w:sz w:val="20"/>
          <w:szCs w:val="20"/>
          <w:shd w:val="clear" w:color="auto" w:fill="FFFFFF"/>
        </w:rPr>
      </w:pPr>
      <w:r w:rsidRPr="00D667F4">
        <w:rPr>
          <w:b/>
          <w:color w:val="212121"/>
          <w:sz w:val="20"/>
          <w:szCs w:val="20"/>
        </w:rPr>
        <w:t>A View which displays a map</w:t>
      </w:r>
      <w:r w:rsidRPr="00D667F4">
        <w:rPr>
          <w:color w:val="212121"/>
          <w:sz w:val="20"/>
          <w:szCs w:val="20"/>
        </w:rPr>
        <w:t xml:space="preserve"> (with data obtained from the Google Maps service). When focused, it will capture </w:t>
      </w:r>
      <w:r w:rsidRPr="00D667F4">
        <w:rPr>
          <w:b/>
          <w:color w:val="212121"/>
          <w:sz w:val="20"/>
          <w:szCs w:val="20"/>
          <w:highlight w:val="yellow"/>
        </w:rPr>
        <w:t>keypresses and touch gestures</w:t>
      </w:r>
      <w:r w:rsidRPr="00D667F4">
        <w:rPr>
          <w:color w:val="212121"/>
          <w:sz w:val="20"/>
          <w:szCs w:val="20"/>
        </w:rPr>
        <w:t xml:space="preserve"> to move the map.</w:t>
      </w:r>
      <w:r>
        <w:rPr>
          <w:color w:val="212121"/>
          <w:sz w:val="20"/>
          <w:szCs w:val="20"/>
        </w:rPr>
        <w:t xml:space="preserve"> </w:t>
      </w:r>
      <w:r w:rsidRPr="00D667F4">
        <w:rPr>
          <w:color w:val="212121"/>
          <w:sz w:val="20"/>
          <w:szCs w:val="20"/>
        </w:rPr>
        <w:t>Users of this class must forward all the life cycle methods from the</w:t>
      </w:r>
      <w:r w:rsidRPr="00D667F4">
        <w:rPr>
          <w:rStyle w:val="apple-converted-space"/>
          <w:color w:val="212121"/>
          <w:sz w:val="20"/>
          <w:szCs w:val="20"/>
        </w:rPr>
        <w:t> </w:t>
      </w:r>
      <w:r w:rsidRPr="00D667F4">
        <w:rPr>
          <w:rStyle w:val="HTMLCode"/>
          <w:rFonts w:ascii="Times New Roman" w:hAnsi="Times New Roman" w:cs="Times New Roman"/>
          <w:color w:val="37474F"/>
          <w:shd w:val="clear" w:color="auto" w:fill="F7F7F7"/>
        </w:rPr>
        <w:t>Activity</w:t>
      </w:r>
      <w:r w:rsidRPr="00D667F4">
        <w:rPr>
          <w:rStyle w:val="apple-converted-space"/>
          <w:color w:val="212121"/>
          <w:sz w:val="20"/>
          <w:szCs w:val="20"/>
        </w:rPr>
        <w:t> </w:t>
      </w:r>
      <w:r w:rsidRPr="00D667F4">
        <w:rPr>
          <w:color w:val="212121"/>
          <w:sz w:val="20"/>
          <w:szCs w:val="20"/>
        </w:rPr>
        <w:t>or</w:t>
      </w:r>
      <w:r w:rsidRPr="00D667F4">
        <w:rPr>
          <w:rStyle w:val="apple-converted-space"/>
          <w:color w:val="212121"/>
          <w:sz w:val="20"/>
          <w:szCs w:val="20"/>
        </w:rPr>
        <w:t> </w:t>
      </w:r>
      <w:r w:rsidRPr="00D667F4">
        <w:rPr>
          <w:rStyle w:val="HTMLCode"/>
          <w:rFonts w:ascii="Times New Roman" w:hAnsi="Times New Roman" w:cs="Times New Roman"/>
          <w:color w:val="37474F"/>
          <w:shd w:val="clear" w:color="auto" w:fill="F7F7F7"/>
        </w:rPr>
        <w:t>Fragment</w:t>
      </w:r>
      <w:r w:rsidRPr="00D667F4">
        <w:rPr>
          <w:rStyle w:val="apple-converted-space"/>
          <w:color w:val="212121"/>
          <w:sz w:val="20"/>
          <w:szCs w:val="20"/>
        </w:rPr>
        <w:t> </w:t>
      </w:r>
      <w:r w:rsidRPr="00D667F4">
        <w:rPr>
          <w:color w:val="212121"/>
          <w:sz w:val="20"/>
          <w:szCs w:val="20"/>
        </w:rPr>
        <w:t>containing this view to the corresponding ones in this class.</w:t>
      </w:r>
      <w:r>
        <w:rPr>
          <w:color w:val="212121"/>
          <w:sz w:val="20"/>
          <w:szCs w:val="20"/>
        </w:rPr>
        <w:t xml:space="preserve"> </w:t>
      </w:r>
      <w:r>
        <w:rPr>
          <w:color w:val="000000"/>
          <w:sz w:val="20"/>
          <w:szCs w:val="20"/>
          <w:shd w:val="clear" w:color="auto" w:fill="FFFFFF"/>
        </w:rPr>
        <w:t>Android allows us to integrate G</w:t>
      </w:r>
      <w:r w:rsidRPr="00D667F4">
        <w:rPr>
          <w:color w:val="000000"/>
          <w:sz w:val="20"/>
          <w:szCs w:val="20"/>
          <w:shd w:val="clear" w:color="auto" w:fill="FFFFFF"/>
        </w:rPr>
        <w:t>oogle maps in our application. You can show any location on the map , or can show different routes on the map etc. You can also customize the map according to your choices.</w:t>
      </w:r>
    </w:p>
    <w:p w:rsidR="00D667F4" w:rsidRPr="00D667F4" w:rsidRDefault="00D667F4" w:rsidP="000F179A">
      <w:pPr>
        <w:rPr>
          <w:rFonts w:ascii="Times New Roman" w:hAnsi="Times New Roman" w:cs="Times New Roman"/>
          <w:spacing w:val="-1"/>
          <w:sz w:val="20"/>
          <w:szCs w:val="20"/>
        </w:rPr>
      </w:pPr>
      <w:r w:rsidRPr="00D667F4">
        <w:rPr>
          <w:rFonts w:ascii="Times New Roman" w:hAnsi="Times New Roman" w:cs="Times New Roman"/>
          <w:color w:val="252525"/>
          <w:sz w:val="20"/>
          <w:szCs w:val="20"/>
          <w:highlight w:val="yellow"/>
          <w:shd w:val="clear" w:color="auto" w:fill="FFFFFF"/>
        </w:rPr>
        <w:t>Google made new Maps V2 API</w:t>
      </w:r>
      <w:r w:rsidRPr="00D667F4">
        <w:rPr>
          <w:rFonts w:ascii="Times New Roman" w:hAnsi="Times New Roman" w:cs="Times New Roman"/>
          <w:color w:val="252525"/>
          <w:sz w:val="20"/>
          <w:szCs w:val="20"/>
          <w:shd w:val="clear" w:color="auto" w:fill="FFFFFF"/>
        </w:rPr>
        <w:t xml:space="preserve"> as a part of</w:t>
      </w:r>
      <w:r w:rsidRPr="00D667F4">
        <w:rPr>
          <w:rStyle w:val="apple-converted-space"/>
          <w:rFonts w:ascii="Times New Roman" w:hAnsi="Times New Roman" w:cs="Times New Roman"/>
          <w:color w:val="252525"/>
          <w:sz w:val="20"/>
          <w:szCs w:val="20"/>
          <w:shd w:val="clear" w:color="auto" w:fill="FFFFFF"/>
        </w:rPr>
        <w:t> </w:t>
      </w:r>
      <w:r w:rsidRPr="00D667F4">
        <w:rPr>
          <w:rStyle w:val="Emphasis"/>
          <w:rFonts w:ascii="Times New Roman" w:hAnsi="Times New Roman" w:cs="Times New Roman"/>
          <w:b/>
          <w:bCs/>
          <w:i w:val="0"/>
          <w:iCs w:val="0"/>
          <w:color w:val="EA1F00"/>
          <w:spacing w:val="20"/>
          <w:sz w:val="20"/>
          <w:szCs w:val="20"/>
          <w:bdr w:val="single" w:sz="6" w:space="1" w:color="E1E1E8" w:frame="1"/>
          <w:shd w:val="clear" w:color="auto" w:fill="F7F7F7"/>
        </w:rPr>
        <w:t>Google Play Services</w:t>
      </w:r>
      <w:r w:rsidRPr="00D667F4">
        <w:rPr>
          <w:rStyle w:val="apple-converted-space"/>
          <w:rFonts w:ascii="Times New Roman" w:hAnsi="Times New Roman" w:cs="Times New Roman"/>
          <w:color w:val="252525"/>
          <w:sz w:val="20"/>
          <w:szCs w:val="20"/>
          <w:shd w:val="clear" w:color="auto" w:fill="FFFFFF"/>
        </w:rPr>
        <w:t> </w:t>
      </w:r>
      <w:r w:rsidRPr="00D667F4">
        <w:rPr>
          <w:rFonts w:ascii="Times New Roman" w:hAnsi="Times New Roman" w:cs="Times New Roman"/>
          <w:color w:val="252525"/>
          <w:sz w:val="20"/>
          <w:szCs w:val="20"/>
          <w:shd w:val="clear" w:color="auto" w:fill="FFFFFF"/>
        </w:rPr>
        <w:t>SDK. So before we start developing maps we need to download google play services from SDK manger. You can open SDK manager either from Eclipse or from android sdk folder.</w:t>
      </w:r>
      <w:r w:rsidR="000F179A">
        <w:rPr>
          <w:rFonts w:ascii="Times New Roman" w:hAnsi="Times New Roman" w:cs="Times New Roman"/>
          <w:color w:val="252525"/>
          <w:sz w:val="20"/>
          <w:szCs w:val="20"/>
          <w:shd w:val="clear" w:color="auto" w:fill="FFFFFF"/>
        </w:rPr>
        <w:t xml:space="preserve"> </w:t>
      </w:r>
      <w:r w:rsidRPr="00D667F4">
        <w:rPr>
          <w:rFonts w:ascii="Times New Roman" w:hAnsi="Times New Roman" w:cs="Times New Roman"/>
          <w:spacing w:val="-1"/>
          <w:sz w:val="20"/>
          <w:szCs w:val="20"/>
        </w:rPr>
        <w:t xml:space="preserve">Google provides via </w:t>
      </w:r>
      <w:r w:rsidRPr="00D667F4">
        <w:rPr>
          <w:rFonts w:ascii="Times New Roman" w:hAnsi="Times New Roman" w:cs="Times New Roman"/>
          <w:spacing w:val="-1"/>
          <w:sz w:val="20"/>
          <w:szCs w:val="20"/>
          <w:highlight w:val="yellow"/>
        </w:rPr>
        <w:t>Google play a library for using Google Maps</w:t>
      </w:r>
      <w:r w:rsidRPr="00D667F4">
        <w:rPr>
          <w:rFonts w:ascii="Times New Roman" w:hAnsi="Times New Roman" w:cs="Times New Roman"/>
          <w:spacing w:val="-1"/>
          <w:sz w:val="20"/>
          <w:szCs w:val="20"/>
        </w:rPr>
        <w:t xml:space="preserve"> in your application. The following description is based on the Google Maps Android API v2 which provides significant improvements to the older API version.</w:t>
      </w:r>
      <w:r>
        <w:rPr>
          <w:spacing w:val="-1"/>
          <w:sz w:val="20"/>
          <w:szCs w:val="20"/>
        </w:rPr>
        <w:t xml:space="preserve"> </w:t>
      </w:r>
      <w:r w:rsidRPr="00D667F4">
        <w:rPr>
          <w:rFonts w:ascii="Times New Roman" w:hAnsi="Times New Roman" w:cs="Times New Roman"/>
          <w:spacing w:val="-1"/>
          <w:sz w:val="20"/>
          <w:szCs w:val="20"/>
        </w:rPr>
        <w:t>The library provides the</w:t>
      </w:r>
      <w:r w:rsidRPr="00D667F4">
        <w:rPr>
          <w:rStyle w:val="apple-converted-space"/>
          <w:rFonts w:ascii="Times New Roman" w:hAnsi="Times New Roman" w:cs="Times New Roman"/>
          <w:spacing w:val="-1"/>
          <w:sz w:val="20"/>
          <w:szCs w:val="20"/>
        </w:rPr>
        <w:t> </w:t>
      </w:r>
      <w:r w:rsidRPr="000F179A">
        <w:rPr>
          <w:rStyle w:val="HTMLCode"/>
          <w:rFonts w:ascii="Times New Roman" w:eastAsiaTheme="minorHAnsi" w:hAnsi="Times New Roman" w:cs="Times New Roman"/>
          <w:b/>
          <w:i/>
          <w:shd w:val="clear" w:color="auto" w:fill="F7F7F8"/>
        </w:rPr>
        <w:t>com.google.android.gms.maps.MapFragment</w:t>
      </w:r>
      <w:r w:rsidRPr="00D667F4">
        <w:rPr>
          <w:rStyle w:val="apple-converted-space"/>
          <w:rFonts w:ascii="Times New Roman" w:hAnsi="Times New Roman" w:cs="Times New Roman"/>
          <w:spacing w:val="-1"/>
          <w:sz w:val="20"/>
          <w:szCs w:val="20"/>
        </w:rPr>
        <w:t> </w:t>
      </w:r>
      <w:r w:rsidRPr="00D667F4">
        <w:rPr>
          <w:rFonts w:ascii="Times New Roman" w:hAnsi="Times New Roman" w:cs="Times New Roman"/>
          <w:spacing w:val="-1"/>
          <w:sz w:val="20"/>
          <w:szCs w:val="20"/>
        </w:rPr>
        <w:t>class and the</w:t>
      </w:r>
      <w:r w:rsidRPr="00D667F4">
        <w:rPr>
          <w:rStyle w:val="apple-converted-space"/>
          <w:rFonts w:ascii="Times New Roman" w:hAnsi="Times New Roman" w:cs="Times New Roman"/>
          <w:spacing w:val="-1"/>
          <w:sz w:val="20"/>
          <w:szCs w:val="20"/>
        </w:rPr>
        <w:t> </w:t>
      </w:r>
      <w:r w:rsidRPr="00D667F4">
        <w:rPr>
          <w:rStyle w:val="HTMLCode"/>
          <w:rFonts w:ascii="Times New Roman" w:eastAsiaTheme="minorHAnsi" w:hAnsi="Times New Roman" w:cs="Times New Roman"/>
          <w:shd w:val="clear" w:color="auto" w:fill="F7F7F8"/>
        </w:rPr>
        <w:t>MapView</w:t>
      </w:r>
      <w:r w:rsidRPr="00D667F4">
        <w:rPr>
          <w:rStyle w:val="apple-converted-space"/>
          <w:rFonts w:ascii="Times New Roman" w:hAnsi="Times New Roman" w:cs="Times New Roman"/>
          <w:spacing w:val="-1"/>
          <w:sz w:val="20"/>
          <w:szCs w:val="20"/>
        </w:rPr>
        <w:t> </w:t>
      </w:r>
      <w:r w:rsidRPr="00D667F4">
        <w:rPr>
          <w:rFonts w:ascii="Times New Roman" w:hAnsi="Times New Roman" w:cs="Times New Roman"/>
          <w:spacing w:val="-1"/>
          <w:sz w:val="20"/>
          <w:szCs w:val="20"/>
        </w:rPr>
        <w:t>class for displaying the map component.</w:t>
      </w:r>
      <w:r>
        <w:rPr>
          <w:spacing w:val="-1"/>
          <w:sz w:val="20"/>
          <w:szCs w:val="20"/>
        </w:rPr>
        <w:t xml:space="preserve"> </w:t>
      </w:r>
      <w:r w:rsidRPr="00D667F4">
        <w:rPr>
          <w:rFonts w:ascii="Times New Roman" w:hAnsi="Times New Roman" w:cs="Times New Roman"/>
          <w:spacing w:val="-1"/>
          <w:sz w:val="20"/>
          <w:szCs w:val="20"/>
        </w:rPr>
        <w:t>You need to add additional information to your</w:t>
      </w:r>
      <w:r w:rsidRPr="00D667F4">
        <w:rPr>
          <w:rStyle w:val="apple-converted-space"/>
          <w:rFonts w:ascii="Times New Roman" w:hAnsi="Times New Roman" w:cs="Times New Roman"/>
          <w:spacing w:val="-1"/>
          <w:sz w:val="20"/>
          <w:szCs w:val="20"/>
        </w:rPr>
        <w:t> </w:t>
      </w:r>
      <w:r w:rsidRPr="00D667F4">
        <w:rPr>
          <w:rStyle w:val="Emphasis"/>
          <w:rFonts w:ascii="Times New Roman" w:hAnsi="Times New Roman" w:cs="Times New Roman"/>
          <w:spacing w:val="-1"/>
          <w:sz w:val="20"/>
          <w:szCs w:val="20"/>
        </w:rPr>
        <w:t>AndroidManifest.xml</w:t>
      </w:r>
      <w:r w:rsidRPr="00D667F4">
        <w:rPr>
          <w:rStyle w:val="apple-converted-space"/>
          <w:rFonts w:ascii="Times New Roman" w:hAnsi="Times New Roman" w:cs="Times New Roman"/>
          <w:spacing w:val="-1"/>
          <w:sz w:val="20"/>
          <w:szCs w:val="20"/>
        </w:rPr>
        <w:t> </w:t>
      </w:r>
      <w:r w:rsidRPr="00D667F4">
        <w:rPr>
          <w:rFonts w:ascii="Times New Roman" w:hAnsi="Times New Roman" w:cs="Times New Roman"/>
          <w:spacing w:val="-1"/>
          <w:sz w:val="20"/>
          <w:szCs w:val="20"/>
        </w:rPr>
        <w:t>file to use Google Maps.</w:t>
      </w:r>
    </w:p>
    <w:p w:rsidR="000F179A" w:rsidRDefault="000F179A" w:rsidP="000F179A">
      <w:pPr>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w:t>
      </w:r>
    </w:p>
    <w:p w:rsidR="000F179A" w:rsidRPr="00FB143F" w:rsidRDefault="000F179A" w:rsidP="000F179A">
      <w:pPr>
        <w:rPr>
          <w:rFonts w:ascii="Times New Roman" w:hAnsi="Times New Roman" w:cs="Times New Roman"/>
          <w:sz w:val="20"/>
          <w:szCs w:val="20"/>
        </w:rPr>
      </w:pPr>
      <w:r w:rsidRPr="00FB143F">
        <w:rPr>
          <w:rFonts w:ascii="Times New Roman" w:hAnsi="Times New Roman" w:cs="Times New Roman"/>
          <w:b/>
          <w:sz w:val="20"/>
          <w:szCs w:val="20"/>
          <w:shd w:val="clear" w:color="auto" w:fill="FFFFFF"/>
        </w:rPr>
        <w:t>Geofencing</w:t>
      </w:r>
      <w:r w:rsidRPr="00FB143F">
        <w:rPr>
          <w:rFonts w:ascii="Times New Roman" w:hAnsi="Times New Roman" w:cs="Times New Roman"/>
          <w:sz w:val="20"/>
          <w:szCs w:val="20"/>
          <w:shd w:val="clear" w:color="auto" w:fill="FFFFFF"/>
        </w:rPr>
        <w:t xml:space="preserve"> combines awareness of the user's current location with awareness of the user's proximity to locations that may be of interest. To mark a location of interest, you specify its latitude and longitude. To adjust the proximity for the location, you add a radius. The </w:t>
      </w:r>
      <w:r w:rsidRPr="00FB143F">
        <w:rPr>
          <w:rFonts w:ascii="Times New Roman" w:hAnsi="Times New Roman" w:cs="Times New Roman"/>
          <w:b/>
          <w:sz w:val="20"/>
          <w:szCs w:val="20"/>
          <w:highlight w:val="yellow"/>
          <w:shd w:val="clear" w:color="auto" w:fill="FFFFFF"/>
        </w:rPr>
        <w:t>latitude, longitude, and radius define a geofence,</w:t>
      </w:r>
      <w:r w:rsidRPr="00FB143F">
        <w:rPr>
          <w:rFonts w:ascii="Times New Roman" w:hAnsi="Times New Roman" w:cs="Times New Roman"/>
          <w:sz w:val="20"/>
          <w:szCs w:val="20"/>
          <w:shd w:val="clear" w:color="auto" w:fill="FFFFFF"/>
        </w:rPr>
        <w:t xml:space="preserve"> creating a circular area, or fence, around the location of interest.</w:t>
      </w:r>
      <w:r>
        <w:rPr>
          <w:rFonts w:ascii="Times New Roman" w:hAnsi="Times New Roman" w:cs="Times New Roman"/>
          <w:sz w:val="20"/>
          <w:szCs w:val="20"/>
          <w:shd w:val="clear" w:color="auto" w:fill="FFFFFF"/>
        </w:rPr>
        <w:t xml:space="preserve"> </w:t>
      </w:r>
      <w:r w:rsidRPr="00FB143F">
        <w:rPr>
          <w:rFonts w:ascii="Times New Roman" w:hAnsi="Times New Roman" w:cs="Times New Roman"/>
          <w:sz w:val="20"/>
          <w:szCs w:val="20"/>
        </w:rPr>
        <w:t>Location aware resources allow your application to interact with the physical world and they are ideal for increasing user engagement. Although many mobile apps use them, the topic of this tutorial is a feature that is often overlooked,</w:t>
      </w:r>
      <w:r w:rsidRPr="00FB143F">
        <w:rPr>
          <w:rStyle w:val="apple-converted-space"/>
          <w:rFonts w:ascii="Times New Roman" w:hAnsi="Times New Roman" w:cs="Times New Roman"/>
          <w:sz w:val="20"/>
          <w:szCs w:val="20"/>
        </w:rPr>
        <w:t> </w:t>
      </w:r>
      <w:hyperlink r:id="rId523" w:tgtFrame="_self" w:history="1">
        <w:r w:rsidRPr="00FB143F">
          <w:rPr>
            <w:rStyle w:val="Hyperlink"/>
            <w:rFonts w:ascii="Times New Roman" w:hAnsi="Times New Roman" w:cs="Times New Roman"/>
            <w:color w:val="auto"/>
            <w:sz w:val="20"/>
            <w:szCs w:val="20"/>
            <w:bdr w:val="none" w:sz="0" w:space="0" w:color="auto" w:frame="1"/>
          </w:rPr>
          <w:t>geofencing</w:t>
        </w:r>
      </w:hyperlink>
      <w:r w:rsidRPr="00FB143F">
        <w:rPr>
          <w:rFonts w:ascii="Times New Roman" w:hAnsi="Times New Roman" w:cs="Times New Roman"/>
          <w:sz w:val="20"/>
          <w:szCs w:val="20"/>
        </w:rPr>
        <w:t>.</w:t>
      </w:r>
      <w:r>
        <w:rPr>
          <w:sz w:val="20"/>
          <w:szCs w:val="20"/>
        </w:rPr>
        <w:t xml:space="preserve"> </w:t>
      </w:r>
      <w:r w:rsidRPr="00FB143F">
        <w:rPr>
          <w:rFonts w:ascii="Times New Roman" w:hAnsi="Times New Roman" w:cs="Times New Roman"/>
          <w:sz w:val="20"/>
          <w:szCs w:val="20"/>
        </w:rPr>
        <w:t xml:space="preserve">A </w:t>
      </w:r>
      <w:r w:rsidRPr="00FB143F">
        <w:rPr>
          <w:rFonts w:ascii="Times New Roman" w:hAnsi="Times New Roman" w:cs="Times New Roman"/>
          <w:b/>
          <w:sz w:val="20"/>
          <w:szCs w:val="20"/>
        </w:rPr>
        <w:t>geofence</w:t>
      </w:r>
      <w:r w:rsidRPr="00FB143F">
        <w:rPr>
          <w:rFonts w:ascii="Times New Roman" w:hAnsi="Times New Roman" w:cs="Times New Roman"/>
          <w:sz w:val="20"/>
          <w:szCs w:val="20"/>
        </w:rPr>
        <w:t xml:space="preserve"> is a virtual perimeter set on a real geographic area. Combining a user position with a geofence perimeter, it is possible to know if the user is inside or outside the geofence or even if he is exiting or entering the area.</w:t>
      </w:r>
    </w:p>
    <w:p w:rsidR="000F179A" w:rsidRDefault="000F179A" w:rsidP="000F179A">
      <w:pPr>
        <w:rPr>
          <w:rFonts w:ascii="Times New Roman" w:hAnsi="Times New Roman" w:cs="Times New Roman"/>
          <w:sz w:val="20"/>
          <w:szCs w:val="20"/>
        </w:rPr>
      </w:pPr>
      <w:r w:rsidRPr="00FB143F">
        <w:rPr>
          <w:rFonts w:ascii="Times New Roman" w:hAnsi="Times New Roman" w:cs="Times New Roman"/>
          <w:sz w:val="20"/>
          <w:szCs w:val="20"/>
          <w:shd w:val="clear" w:color="auto" w:fill="FEFEFE"/>
        </w:rPr>
        <w:t xml:space="preserve">How </w:t>
      </w:r>
      <w:r w:rsidRPr="00FB143F">
        <w:rPr>
          <w:rFonts w:ascii="Times New Roman" w:hAnsi="Times New Roman" w:cs="Times New Roman"/>
          <w:sz w:val="20"/>
          <w:szCs w:val="20"/>
          <w:highlight w:val="yellow"/>
          <w:shd w:val="clear" w:color="auto" w:fill="FEFEFE"/>
        </w:rPr>
        <w:t>to use geofences on Android by creating an application</w:t>
      </w:r>
      <w:r w:rsidRPr="00FB143F">
        <w:rPr>
          <w:rFonts w:ascii="Times New Roman" w:hAnsi="Times New Roman" w:cs="Times New Roman"/>
          <w:sz w:val="20"/>
          <w:szCs w:val="20"/>
          <w:shd w:val="clear" w:color="auto" w:fill="FEFEFE"/>
        </w:rPr>
        <w:t xml:space="preserve"> that shows the user a notification when they enter or exit a geofence</w:t>
      </w:r>
      <w:r>
        <w:rPr>
          <w:rFonts w:ascii="Times New Roman" w:hAnsi="Times New Roman" w:cs="Times New Roman"/>
          <w:sz w:val="20"/>
          <w:szCs w:val="20"/>
          <w:shd w:val="clear" w:color="auto" w:fill="FEFEFE"/>
        </w:rPr>
        <w:t xml:space="preserve">. </w:t>
      </w:r>
      <w:r w:rsidRPr="00FB143F">
        <w:rPr>
          <w:rFonts w:ascii="Times New Roman" w:hAnsi="Times New Roman" w:cs="Times New Roman"/>
          <w:sz w:val="20"/>
          <w:szCs w:val="20"/>
          <w:shd w:val="clear" w:color="auto" w:fill="FEFEFE"/>
        </w:rPr>
        <w:t xml:space="preserve">On Android, there are several ways to work with geofences. You could even create your own implementation to work with geofences, but it is easier to use </w:t>
      </w:r>
      <w:r w:rsidRPr="00FB143F">
        <w:rPr>
          <w:rFonts w:ascii="Times New Roman" w:hAnsi="Times New Roman" w:cs="Times New Roman"/>
          <w:sz w:val="20"/>
          <w:szCs w:val="20"/>
          <w:highlight w:val="yellow"/>
          <w:shd w:val="clear" w:color="auto" w:fill="FEFEFE"/>
        </w:rPr>
        <w:t>Google's </w:t>
      </w:r>
      <w:r w:rsidRPr="00FB143F">
        <w:rPr>
          <w:rFonts w:ascii="Times New Roman" w:hAnsi="Times New Roman" w:cs="Times New Roman"/>
          <w:sz w:val="20"/>
          <w:szCs w:val="20"/>
          <w:highlight w:val="yellow"/>
        </w:rPr>
        <w:t>Geofencing API</w:t>
      </w:r>
      <w:r>
        <w:rPr>
          <w:rFonts w:ascii="Times New Roman" w:hAnsi="Times New Roman" w:cs="Times New Roman"/>
          <w:sz w:val="20"/>
          <w:szCs w:val="20"/>
        </w:rPr>
        <w:t>.</w:t>
      </w:r>
    </w:p>
    <w:p w:rsidR="00D81366" w:rsidRDefault="00FB143F" w:rsidP="00215CD2">
      <w:pPr>
        <w:rPr>
          <w:rFonts w:ascii="Times New Roman" w:hAnsi="Times New Roman" w:cs="Times New Roman"/>
          <w:sz w:val="20"/>
          <w:szCs w:val="20"/>
          <w:shd w:val="clear" w:color="auto" w:fill="FEFEFE"/>
        </w:rPr>
      </w:pPr>
      <w:r w:rsidRPr="00FB143F">
        <w:rPr>
          <w:rStyle w:val="HTMLCode"/>
          <w:rFonts w:ascii="Times New Roman" w:eastAsiaTheme="minorHAnsi" w:hAnsi="Times New Roman" w:cs="Times New Roman"/>
          <w:b/>
          <w:bdr w:val="none" w:sz="0" w:space="0" w:color="auto" w:frame="1"/>
          <w:shd w:val="clear" w:color="auto" w:fill="F5F7F8"/>
        </w:rPr>
        <w:t>Geofence</w:t>
      </w:r>
      <w:r w:rsidRPr="00FB143F">
        <w:rPr>
          <w:rFonts w:ascii="Times New Roman" w:hAnsi="Times New Roman" w:cs="Times New Roman"/>
          <w:sz w:val="20"/>
          <w:szCs w:val="20"/>
          <w:shd w:val="clear" w:color="auto" w:fill="FEFEFE"/>
        </w:rPr>
        <w:t> is an interface that represents a geographical area that should be monitored. It is created by using the</w:t>
      </w:r>
      <w:r w:rsidRPr="00FB143F">
        <w:rPr>
          <w:rStyle w:val="apple-converted-space"/>
          <w:rFonts w:ascii="Times New Roman" w:hAnsi="Times New Roman" w:cs="Times New Roman"/>
          <w:sz w:val="20"/>
          <w:szCs w:val="20"/>
          <w:shd w:val="clear" w:color="auto" w:fill="FEFEFE"/>
        </w:rPr>
        <w:t> </w:t>
      </w:r>
      <w:r w:rsidRPr="00FB143F">
        <w:rPr>
          <w:rStyle w:val="HTMLCode"/>
          <w:rFonts w:ascii="Times New Roman" w:eastAsiaTheme="minorHAnsi" w:hAnsi="Times New Roman" w:cs="Times New Roman"/>
          <w:bdr w:val="none" w:sz="0" w:space="0" w:color="auto" w:frame="1"/>
          <w:shd w:val="clear" w:color="auto" w:fill="F5F7F8"/>
        </w:rPr>
        <w:t>Geofence.Builder</w:t>
      </w:r>
      <w:r w:rsidRPr="00FB143F">
        <w:rPr>
          <w:rFonts w:ascii="Times New Roman" w:hAnsi="Times New Roman" w:cs="Times New Roman"/>
          <w:sz w:val="20"/>
          <w:szCs w:val="20"/>
          <w:shd w:val="clear" w:color="auto" w:fill="FEFEFE"/>
        </w:rPr>
        <w:t>. During its creation, you set the monitored region, the geofence's expiration date, responsiveness, an identifier, and the kind of transitions that it should be looking for.</w:t>
      </w:r>
    </w:p>
    <w:p w:rsidR="00FB143F" w:rsidRPr="00D667F4" w:rsidRDefault="00FB143F" w:rsidP="00215CD2">
      <w:pPr>
        <w:rPr>
          <w:rFonts w:ascii="Times New Roman" w:hAnsi="Times New Roman" w:cs="Times New Roman"/>
          <w:sz w:val="20"/>
          <w:szCs w:val="20"/>
        </w:rPr>
      </w:pPr>
      <w:r w:rsidRPr="00D667F4">
        <w:rPr>
          <w:rFonts w:ascii="Times New Roman" w:hAnsi="Times New Roman" w:cs="Times New Roman"/>
          <w:b/>
          <w:sz w:val="20"/>
          <w:szCs w:val="20"/>
          <w:shd w:val="clear" w:color="auto" w:fill="FFFFFF"/>
        </w:rPr>
        <w:t>Geo-fencing</w:t>
      </w:r>
      <w:r w:rsidRPr="00D667F4">
        <w:rPr>
          <w:rFonts w:ascii="Times New Roman" w:hAnsi="Times New Roman" w:cs="Times New Roman"/>
          <w:sz w:val="20"/>
          <w:szCs w:val="20"/>
          <w:shd w:val="clear" w:color="auto" w:fill="FFFFFF"/>
        </w:rPr>
        <w:t xml:space="preserve"> is a feature in a software program that uses the</w:t>
      </w:r>
      <w:r w:rsidRPr="00D667F4">
        <w:rPr>
          <w:rStyle w:val="apple-converted-space"/>
          <w:rFonts w:ascii="Times New Roman" w:hAnsi="Times New Roman" w:cs="Times New Roman"/>
          <w:sz w:val="20"/>
          <w:szCs w:val="20"/>
          <w:shd w:val="clear" w:color="auto" w:fill="FFFFFF"/>
        </w:rPr>
        <w:t> </w:t>
      </w:r>
      <w:r w:rsidRPr="00D667F4">
        <w:rPr>
          <w:rStyle w:val="ilad"/>
          <w:rFonts w:ascii="Times New Roman" w:hAnsi="Times New Roman" w:cs="Times New Roman"/>
          <w:sz w:val="20"/>
          <w:szCs w:val="20"/>
          <w:bdr w:val="none" w:sz="0" w:space="0" w:color="auto" w:frame="1"/>
          <w:shd w:val="clear" w:color="auto" w:fill="FFFFFF"/>
        </w:rPr>
        <w:t>global positioning</w:t>
      </w:r>
      <w:r w:rsidRPr="00D667F4">
        <w:rPr>
          <w:rStyle w:val="apple-converted-space"/>
          <w:rFonts w:ascii="Times New Roman" w:hAnsi="Times New Roman" w:cs="Times New Roman"/>
          <w:sz w:val="20"/>
          <w:szCs w:val="20"/>
          <w:shd w:val="clear" w:color="auto" w:fill="FFFFFF"/>
        </w:rPr>
        <w:t> </w:t>
      </w:r>
      <w:r w:rsidRPr="00D667F4">
        <w:rPr>
          <w:rFonts w:ascii="Times New Roman" w:hAnsi="Times New Roman" w:cs="Times New Roman"/>
          <w:sz w:val="20"/>
          <w:szCs w:val="20"/>
          <w:shd w:val="clear" w:color="auto" w:fill="FFFFFF"/>
        </w:rPr>
        <w:t xml:space="preserve">system (GPS) or radio frequency identification (RFID) to define geographical boundaries. </w:t>
      </w:r>
      <w:r w:rsidRPr="00D667F4">
        <w:rPr>
          <w:rFonts w:ascii="Times New Roman" w:hAnsi="Times New Roman" w:cs="Times New Roman"/>
          <w:sz w:val="20"/>
          <w:szCs w:val="20"/>
          <w:highlight w:val="yellow"/>
          <w:shd w:val="clear" w:color="auto" w:fill="FFFFFF"/>
        </w:rPr>
        <w:t>A geofence is a virtual barrier</w:t>
      </w:r>
      <w:r w:rsidRPr="00D667F4">
        <w:rPr>
          <w:rFonts w:ascii="Times New Roman" w:hAnsi="Times New Roman" w:cs="Times New Roman"/>
          <w:sz w:val="20"/>
          <w:szCs w:val="20"/>
          <w:shd w:val="clear" w:color="auto" w:fill="FFFFFF"/>
        </w:rPr>
        <w:t>.</w:t>
      </w:r>
      <w:r w:rsidR="00D667F4">
        <w:rPr>
          <w:rFonts w:ascii="Times New Roman" w:hAnsi="Times New Roman" w:cs="Times New Roman"/>
          <w:sz w:val="20"/>
          <w:szCs w:val="20"/>
          <w:shd w:val="clear" w:color="auto" w:fill="FFFFFF"/>
        </w:rPr>
        <w:t xml:space="preserve"> </w:t>
      </w:r>
      <w:r w:rsidRPr="00D667F4">
        <w:rPr>
          <w:rFonts w:ascii="Times New Roman" w:hAnsi="Times New Roman" w:cs="Times New Roman"/>
          <w:sz w:val="20"/>
          <w:szCs w:val="20"/>
        </w:rPr>
        <w:t xml:space="preserve">Represents a geographical region, also known as a geofence. Geofences can be monitored by </w:t>
      </w:r>
      <w:r w:rsidRPr="00D667F4">
        <w:rPr>
          <w:rFonts w:ascii="Times New Roman" w:hAnsi="Times New Roman" w:cs="Times New Roman"/>
          <w:b/>
          <w:sz w:val="20"/>
          <w:szCs w:val="20"/>
        </w:rPr>
        <w:t>geofencer</w:t>
      </w:r>
      <w:r w:rsidRPr="00D667F4">
        <w:rPr>
          <w:rFonts w:ascii="Times New Roman" w:hAnsi="Times New Roman" w:cs="Times New Roman"/>
          <w:sz w:val="20"/>
          <w:szCs w:val="20"/>
        </w:rPr>
        <w:t xml:space="preserve"> service. And when the user crosses the boundary of a geofence, an alert will be generated.</w:t>
      </w:r>
    </w:p>
    <w:p w:rsidR="00FB143F" w:rsidRDefault="00FB143F" w:rsidP="00215CD2">
      <w:pPr>
        <w:rPr>
          <w:rFonts w:ascii="Times New Roman" w:hAnsi="Times New Roman" w:cs="Times New Roman"/>
          <w:sz w:val="20"/>
          <w:szCs w:val="20"/>
          <w:shd w:val="clear" w:color="auto" w:fill="FFFFFF"/>
        </w:rPr>
      </w:pPr>
    </w:p>
    <w:p w:rsidR="00BD0886" w:rsidRPr="00FB143F" w:rsidRDefault="00BD0886" w:rsidP="00215CD2">
      <w:pPr>
        <w:rPr>
          <w:rFonts w:ascii="Times New Roman" w:hAnsi="Times New Roman" w:cs="Times New Roman"/>
          <w:sz w:val="20"/>
          <w:szCs w:val="20"/>
          <w:shd w:val="clear" w:color="auto" w:fill="FFFFFF"/>
        </w:rPr>
      </w:pPr>
    </w:p>
    <w:p w:rsidR="002C41D2" w:rsidRPr="005342AD" w:rsidRDefault="002C41D2" w:rsidP="002C41D2">
      <w:pPr>
        <w:rPr>
          <w:rFonts w:ascii="Times New Roman" w:hAnsi="Times New Roman" w:cs="Times New Roman"/>
          <w:b/>
          <w:lang w:val="en-US"/>
        </w:rPr>
      </w:pPr>
      <w:r w:rsidRPr="005342AD">
        <w:rPr>
          <w:rFonts w:ascii="Times New Roman" w:hAnsi="Times New Roman" w:cs="Times New Roman"/>
          <w:b/>
          <w:sz w:val="24"/>
          <w:szCs w:val="24"/>
          <w:lang w:val="en-US"/>
        </w:rPr>
        <w:lastRenderedPageBreak/>
        <w:t>Chapter Eight - Part One</w:t>
      </w:r>
      <w:r>
        <w:rPr>
          <w:rFonts w:ascii="Times New Roman" w:hAnsi="Times New Roman" w:cs="Times New Roman"/>
          <w:b/>
          <w:sz w:val="24"/>
          <w:szCs w:val="24"/>
          <w:lang w:val="en-US"/>
        </w:rPr>
        <w:tab/>
      </w:r>
      <w:r w:rsidRPr="005342AD">
        <w:rPr>
          <w:rFonts w:ascii="Times New Roman" w:hAnsi="Times New Roman" w:cs="Times New Roman"/>
          <w:b/>
          <w:sz w:val="24"/>
          <w:szCs w:val="24"/>
          <w:lang w:val="en-US"/>
        </w:rPr>
        <w:tab/>
        <w:t>Maps, Location and Activity APIs</w:t>
      </w:r>
      <w:r w:rsidRPr="005342AD">
        <w:rPr>
          <w:rFonts w:ascii="Times New Roman" w:hAnsi="Times New Roman" w:cs="Times New Roman"/>
          <w:b/>
          <w:lang w:val="en-US"/>
        </w:rPr>
        <w:t xml:space="preserve"> </w:t>
      </w:r>
    </w:p>
    <w:p w:rsidR="00215CD2" w:rsidRPr="002C41D2" w:rsidRDefault="00215CD2" w:rsidP="00215CD2">
      <w:pPr>
        <w:rPr>
          <w:rFonts w:ascii="Times New Roman" w:hAnsi="Times New Roman" w:cs="Times New Roman"/>
          <w:sz w:val="24"/>
          <w:szCs w:val="24"/>
          <w:u w:val="single"/>
          <w:lang w:val="en-US"/>
        </w:rPr>
      </w:pPr>
      <w:r w:rsidRPr="002C41D2">
        <w:rPr>
          <w:rFonts w:ascii="Times New Roman" w:hAnsi="Times New Roman" w:cs="Times New Roman"/>
          <w:sz w:val="24"/>
          <w:szCs w:val="24"/>
          <w:u w:val="single"/>
          <w:lang w:val="en-US"/>
        </w:rPr>
        <w:t>Topics to learn</w:t>
      </w:r>
    </w:p>
    <w:p w:rsidR="00224125" w:rsidRPr="002C41D2" w:rsidRDefault="00224125"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 xml:space="preserve">Location, retrieve last location, update location upon change, list all enabled providers, translate a location to an address (reverse geo-coding) and translate address to location (geocoding) </w:t>
      </w:r>
    </w:p>
    <w:p w:rsidR="00224125" w:rsidRPr="002C41D2" w:rsidRDefault="00224125"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Access GPS information and mocking GPS coordinates</w:t>
      </w:r>
    </w:p>
    <w:p w:rsidR="00224125" w:rsidRPr="002C41D2" w:rsidRDefault="00224125"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Use Google Maps - add maps to app, add markets, view, set up proximity alert</w:t>
      </w:r>
    </w:p>
    <w:p w:rsidR="002F59BB" w:rsidRPr="002C41D2" w:rsidRDefault="00224125"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 xml:space="preserve">Add multiple location markets on </w:t>
      </w:r>
      <w:r w:rsidR="002F59BB" w:rsidRPr="002C41D2">
        <w:rPr>
          <w:rFonts w:ascii="Times New Roman" w:hAnsi="Times New Roman" w:cs="Times New Roman"/>
          <w:sz w:val="24"/>
          <w:szCs w:val="24"/>
          <w:lang w:val="en-US"/>
        </w:rPr>
        <w:t xml:space="preserve">Google </w:t>
      </w:r>
      <w:r w:rsidRPr="002C41D2">
        <w:rPr>
          <w:rFonts w:ascii="Times New Roman" w:hAnsi="Times New Roman" w:cs="Times New Roman"/>
          <w:sz w:val="24"/>
          <w:szCs w:val="24"/>
          <w:lang w:val="en-US"/>
        </w:rPr>
        <w:t xml:space="preserve">MapView </w:t>
      </w:r>
    </w:p>
    <w:p w:rsidR="00224125" w:rsidRPr="002C41D2" w:rsidRDefault="00224125"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Create overlays</w:t>
      </w:r>
      <w:r w:rsidR="002F59BB" w:rsidRPr="002C41D2">
        <w:rPr>
          <w:rFonts w:ascii="Times New Roman" w:hAnsi="Times New Roman" w:cs="Times New Roman"/>
          <w:sz w:val="24"/>
          <w:szCs w:val="24"/>
          <w:lang w:val="en-US"/>
        </w:rPr>
        <w:t xml:space="preserve"> and change modes</w:t>
      </w:r>
      <w:r w:rsidRPr="002C41D2">
        <w:rPr>
          <w:rFonts w:ascii="Times New Roman" w:hAnsi="Times New Roman" w:cs="Times New Roman"/>
          <w:sz w:val="24"/>
          <w:szCs w:val="24"/>
          <w:lang w:val="en-US"/>
        </w:rPr>
        <w:t xml:space="preserve"> for Google MapView</w:t>
      </w:r>
      <w:r w:rsidR="002F59BB" w:rsidRPr="002C41D2">
        <w:rPr>
          <w:rFonts w:ascii="Times New Roman" w:hAnsi="Times New Roman" w:cs="Times New Roman"/>
          <w:sz w:val="24"/>
          <w:szCs w:val="24"/>
          <w:lang w:val="en-US"/>
        </w:rPr>
        <w:t>, implement location search on Google Maps</w:t>
      </w:r>
    </w:p>
    <w:p w:rsidR="002F59BB" w:rsidRPr="002C41D2" w:rsidRDefault="002F59BB"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Use OpenStreetMap, create overlays, use a scale, handle touch events, get location updates, etc.</w:t>
      </w:r>
    </w:p>
    <w:p w:rsidR="002F59BB" w:rsidRPr="002C41D2" w:rsidRDefault="002F59BB"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Fused Location Manager</w:t>
      </w:r>
    </w:p>
    <w:p w:rsidR="002F59BB" w:rsidRPr="002C41D2" w:rsidRDefault="002F59BB"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Google Maps v2, Work with markers, draw circles, polygons, useful location API utilities, Geocoding</w:t>
      </w:r>
    </w:p>
    <w:p w:rsidR="002F59BB" w:rsidRPr="002C41D2" w:rsidRDefault="002F59BB"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Use LocationClient</w:t>
      </w:r>
    </w:p>
    <w:p w:rsidR="002F59BB" w:rsidRPr="002C41D2" w:rsidRDefault="002F59BB"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Geo Fencing</w:t>
      </w:r>
    </w:p>
    <w:p w:rsidR="002F59BB" w:rsidRPr="002C41D2" w:rsidRDefault="002F59BB" w:rsidP="00215CD2">
      <w:pPr>
        <w:pStyle w:val="ListParagraph"/>
        <w:numPr>
          <w:ilvl w:val="5"/>
          <w:numId w:val="1"/>
        </w:numPr>
        <w:ind w:left="900"/>
        <w:rPr>
          <w:rFonts w:ascii="Times New Roman" w:hAnsi="Times New Roman" w:cs="Times New Roman"/>
          <w:b/>
          <w:sz w:val="24"/>
          <w:szCs w:val="24"/>
          <w:lang w:val="en-US"/>
        </w:rPr>
      </w:pPr>
      <w:r w:rsidRPr="002C41D2">
        <w:rPr>
          <w:rFonts w:ascii="Times New Roman" w:hAnsi="Times New Roman" w:cs="Times New Roman"/>
          <w:sz w:val="24"/>
          <w:szCs w:val="24"/>
          <w:lang w:val="en-US"/>
        </w:rPr>
        <w:t>Activity Recognition</w:t>
      </w:r>
    </w:p>
    <w:p w:rsidR="00215CD2" w:rsidRPr="00D81366" w:rsidRDefault="00215CD2" w:rsidP="005342AD">
      <w:pPr>
        <w:rPr>
          <w:rFonts w:ascii="Times New Roman" w:hAnsi="Times New Roman" w:cs="Times New Roman"/>
          <w:sz w:val="20"/>
          <w:szCs w:val="20"/>
          <w:lang w:val="en-US"/>
        </w:rPr>
      </w:pPr>
      <w:r w:rsidRPr="00215CD2">
        <w:rPr>
          <w:rFonts w:ascii="Times New Roman" w:hAnsi="Times New Roman" w:cs="Times New Roman"/>
          <w:sz w:val="20"/>
          <w:szCs w:val="20"/>
          <w:u w:val="single"/>
          <w:lang w:val="en-US"/>
        </w:rPr>
        <w:t xml:space="preserve">Illustrated Example </w:t>
      </w:r>
    </w:p>
    <w:p w:rsidR="00D81366" w:rsidRDefault="00D81366" w:rsidP="003E3ED9">
      <w:pPr>
        <w:pStyle w:val="ListParagraph"/>
        <w:numPr>
          <w:ilvl w:val="0"/>
          <w:numId w:val="21"/>
        </w:numPr>
        <w:rPr>
          <w:rFonts w:ascii="Times New Roman" w:hAnsi="Times New Roman" w:cs="Times New Roman"/>
          <w:b/>
          <w:sz w:val="24"/>
          <w:szCs w:val="24"/>
          <w:lang w:val="en-US"/>
        </w:rPr>
      </w:pPr>
      <w:r w:rsidRPr="00D81366">
        <w:rPr>
          <w:rFonts w:ascii="Times New Roman" w:hAnsi="Times New Roman" w:cs="Times New Roman"/>
          <w:sz w:val="20"/>
          <w:szCs w:val="20"/>
          <w:lang w:val="en-US"/>
        </w:rPr>
        <w:t>https://developer.android.com/guide/topics/location/index.html</w:t>
      </w:r>
      <w:r w:rsidRPr="00D81366">
        <w:rPr>
          <w:rFonts w:ascii="Times New Roman" w:hAnsi="Times New Roman" w:cs="Times New Roman"/>
          <w:b/>
          <w:sz w:val="24"/>
          <w:szCs w:val="24"/>
          <w:lang w:val="en-US"/>
        </w:rPr>
        <w:t xml:space="preserve"> </w:t>
      </w:r>
    </w:p>
    <w:p w:rsidR="00D81366" w:rsidRPr="00D81366" w:rsidRDefault="00D81366" w:rsidP="003E3ED9">
      <w:pPr>
        <w:pStyle w:val="ListParagraph"/>
        <w:numPr>
          <w:ilvl w:val="0"/>
          <w:numId w:val="21"/>
        </w:numPr>
        <w:rPr>
          <w:rFonts w:ascii="Times New Roman" w:hAnsi="Times New Roman" w:cs="Times New Roman"/>
          <w:sz w:val="20"/>
          <w:szCs w:val="20"/>
          <w:lang w:val="en-US"/>
        </w:rPr>
      </w:pPr>
      <w:r w:rsidRPr="00D81366">
        <w:rPr>
          <w:rFonts w:ascii="Times New Roman" w:hAnsi="Times New Roman" w:cs="Times New Roman"/>
          <w:sz w:val="20"/>
          <w:szCs w:val="20"/>
          <w:lang w:val="en-US"/>
        </w:rPr>
        <w:t xml:space="preserve">http://www.cs.dartmouth.edu/~campbell/cs65/lecture17/lecture17.html </w:t>
      </w:r>
    </w:p>
    <w:p w:rsidR="00D81366" w:rsidRPr="00D81366" w:rsidRDefault="00D81366" w:rsidP="003E3ED9">
      <w:pPr>
        <w:pStyle w:val="ListParagraph"/>
        <w:numPr>
          <w:ilvl w:val="0"/>
          <w:numId w:val="21"/>
        </w:numPr>
        <w:rPr>
          <w:rFonts w:ascii="Times New Roman" w:hAnsi="Times New Roman" w:cs="Times New Roman"/>
          <w:sz w:val="20"/>
          <w:szCs w:val="20"/>
          <w:lang w:val="en-US"/>
        </w:rPr>
      </w:pPr>
      <w:r w:rsidRPr="00D81366">
        <w:rPr>
          <w:rFonts w:ascii="Times New Roman" w:hAnsi="Times New Roman" w:cs="Times New Roman"/>
          <w:sz w:val="20"/>
          <w:szCs w:val="20"/>
          <w:lang w:val="en-US"/>
        </w:rPr>
        <w:t xml:space="preserve">http://www.vogella.com/tutorials/AndroidLocationAPI/article.html </w:t>
      </w:r>
    </w:p>
    <w:p w:rsidR="00D81366" w:rsidRPr="00D81366" w:rsidRDefault="00D81366" w:rsidP="003E3ED9">
      <w:pPr>
        <w:pStyle w:val="ListParagraph"/>
        <w:numPr>
          <w:ilvl w:val="0"/>
          <w:numId w:val="21"/>
        </w:numPr>
        <w:rPr>
          <w:rFonts w:ascii="Times New Roman" w:hAnsi="Times New Roman" w:cs="Times New Roman"/>
          <w:sz w:val="20"/>
          <w:szCs w:val="20"/>
          <w:lang w:val="en-US"/>
        </w:rPr>
      </w:pPr>
      <w:r w:rsidRPr="00D81366">
        <w:rPr>
          <w:rFonts w:ascii="Times New Roman" w:hAnsi="Times New Roman" w:cs="Times New Roman"/>
          <w:sz w:val="20"/>
          <w:szCs w:val="20"/>
          <w:lang w:val="en-US"/>
        </w:rPr>
        <w:t xml:space="preserve">https://dzone.com/articles/android-location-based </w:t>
      </w:r>
    </w:p>
    <w:p w:rsidR="00D81366" w:rsidRDefault="00D81366" w:rsidP="003E3ED9">
      <w:pPr>
        <w:pStyle w:val="ListParagraph"/>
        <w:numPr>
          <w:ilvl w:val="0"/>
          <w:numId w:val="21"/>
        </w:numPr>
        <w:rPr>
          <w:rFonts w:ascii="Times New Roman" w:hAnsi="Times New Roman" w:cs="Times New Roman"/>
          <w:sz w:val="20"/>
          <w:szCs w:val="20"/>
          <w:lang w:val="en-US"/>
        </w:rPr>
      </w:pPr>
      <w:r w:rsidRPr="00D81366">
        <w:rPr>
          <w:rFonts w:ascii="Times New Roman" w:hAnsi="Times New Roman" w:cs="Times New Roman"/>
          <w:sz w:val="20"/>
          <w:szCs w:val="20"/>
          <w:lang w:val="en-US"/>
        </w:rPr>
        <w:t xml:space="preserve">https://examples.javacodegeeks.com/android/core/location/android-location-based-services-example/ </w:t>
      </w:r>
    </w:p>
    <w:p w:rsidR="00D81366" w:rsidRDefault="00D81366" w:rsidP="003E3ED9">
      <w:pPr>
        <w:pStyle w:val="ListParagraph"/>
        <w:numPr>
          <w:ilvl w:val="0"/>
          <w:numId w:val="21"/>
        </w:numPr>
        <w:rPr>
          <w:rFonts w:ascii="Times New Roman" w:hAnsi="Times New Roman" w:cs="Times New Roman"/>
          <w:sz w:val="20"/>
          <w:szCs w:val="20"/>
          <w:lang w:val="en-US"/>
        </w:rPr>
      </w:pPr>
      <w:r w:rsidRPr="00D81366">
        <w:rPr>
          <w:rFonts w:ascii="Times New Roman" w:hAnsi="Times New Roman" w:cs="Times New Roman"/>
          <w:sz w:val="20"/>
          <w:szCs w:val="20"/>
          <w:lang w:val="en-US"/>
        </w:rPr>
        <w:t>https://www.tutorialspoint.com/android/android_location_based_services.htm</w:t>
      </w:r>
    </w:p>
    <w:p w:rsidR="00FB143F" w:rsidRPr="00FB143F" w:rsidRDefault="00FB143F" w:rsidP="00FB143F">
      <w:pPr>
        <w:pStyle w:val="ListParagraph"/>
        <w:ind w:left="1080"/>
        <w:rPr>
          <w:rFonts w:ascii="Times New Roman" w:hAnsi="Times New Roman" w:cs="Times New Roman"/>
          <w:sz w:val="20"/>
          <w:szCs w:val="20"/>
          <w:u w:val="single"/>
          <w:lang w:val="en-US"/>
        </w:rPr>
      </w:pPr>
      <w:r w:rsidRPr="00FB143F">
        <w:rPr>
          <w:rFonts w:ascii="Times New Roman" w:hAnsi="Times New Roman" w:cs="Times New Roman"/>
          <w:sz w:val="20"/>
          <w:szCs w:val="20"/>
          <w:u w:val="single"/>
          <w:lang w:val="en-US"/>
        </w:rPr>
        <w:t>Geo Fencing</w:t>
      </w:r>
    </w:p>
    <w:p w:rsidR="00FB143F" w:rsidRDefault="00FB143F" w:rsidP="003E3ED9">
      <w:pPr>
        <w:pStyle w:val="ListParagraph"/>
        <w:numPr>
          <w:ilvl w:val="0"/>
          <w:numId w:val="21"/>
        </w:numPr>
        <w:rPr>
          <w:rFonts w:ascii="Times New Roman" w:hAnsi="Times New Roman" w:cs="Times New Roman"/>
          <w:sz w:val="20"/>
          <w:szCs w:val="20"/>
          <w:lang w:val="en-US"/>
        </w:rPr>
      </w:pPr>
      <w:r w:rsidRPr="00FB143F">
        <w:rPr>
          <w:rFonts w:ascii="Times New Roman" w:hAnsi="Times New Roman" w:cs="Times New Roman"/>
          <w:sz w:val="20"/>
          <w:szCs w:val="20"/>
          <w:lang w:val="en-US"/>
        </w:rPr>
        <w:t>https://developer.android.com/training/location/geofencing.html</w:t>
      </w:r>
    </w:p>
    <w:p w:rsidR="00FB143F" w:rsidRDefault="00FB143F" w:rsidP="003E3ED9">
      <w:pPr>
        <w:pStyle w:val="ListParagraph"/>
        <w:numPr>
          <w:ilvl w:val="0"/>
          <w:numId w:val="21"/>
        </w:numPr>
        <w:rPr>
          <w:rFonts w:ascii="Times New Roman" w:hAnsi="Times New Roman" w:cs="Times New Roman"/>
          <w:sz w:val="20"/>
          <w:szCs w:val="20"/>
          <w:lang w:val="en-US"/>
        </w:rPr>
      </w:pPr>
      <w:r w:rsidRPr="00FB143F">
        <w:rPr>
          <w:rFonts w:ascii="Times New Roman" w:hAnsi="Times New Roman" w:cs="Times New Roman"/>
          <w:sz w:val="20"/>
          <w:szCs w:val="20"/>
          <w:lang w:val="en-US"/>
        </w:rPr>
        <w:t>https://code.tutsplus.com/tutorials/how-to-work-with-geofences-on-android--cms-26639</w:t>
      </w:r>
    </w:p>
    <w:p w:rsidR="00FB143F" w:rsidRPr="00D667F4" w:rsidRDefault="00FB143F"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https://dzone.com/articles/android-geofencing-google-maps</w:t>
      </w:r>
    </w:p>
    <w:p w:rsidR="00FB143F" w:rsidRPr="00D667F4" w:rsidRDefault="00FB143F"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https://developers.google.com/android/reference/com/google/android/gms/location/Geofence</w:t>
      </w:r>
    </w:p>
    <w:p w:rsidR="00FB143F" w:rsidRPr="00D667F4" w:rsidRDefault="00FB143F"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https://software.intel.com/en-us/android/articles/implementing-map-and-geofence-features-in-android-business-apps</w:t>
      </w:r>
    </w:p>
    <w:p w:rsidR="00FB143F" w:rsidRPr="00D667F4" w:rsidRDefault="00FB143F"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http://stackoverflow.com/questions/26507424/very-easy-android-geofence-example</w:t>
      </w:r>
    </w:p>
    <w:p w:rsidR="00D667F4" w:rsidRPr="00D667F4" w:rsidRDefault="00D667F4" w:rsidP="00D667F4">
      <w:pPr>
        <w:pStyle w:val="ListParagraph"/>
        <w:ind w:left="1080"/>
        <w:rPr>
          <w:rFonts w:ascii="Times New Roman" w:hAnsi="Times New Roman" w:cs="Times New Roman"/>
          <w:sz w:val="20"/>
          <w:szCs w:val="20"/>
          <w:u w:val="single"/>
          <w:lang w:val="en-US"/>
        </w:rPr>
      </w:pPr>
      <w:r w:rsidRPr="00D667F4">
        <w:rPr>
          <w:rFonts w:ascii="Times New Roman" w:hAnsi="Times New Roman" w:cs="Times New Roman"/>
          <w:sz w:val="20"/>
          <w:szCs w:val="20"/>
          <w:u w:val="single"/>
          <w:lang w:val="en-US"/>
        </w:rPr>
        <w:t>Google Maps</w:t>
      </w:r>
    </w:p>
    <w:p w:rsidR="00D667F4" w:rsidRDefault="00D667F4"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https://developers.google.com/android/reference/com/google/android/gms/maps/MapView</w:t>
      </w:r>
    </w:p>
    <w:p w:rsidR="00D667F4" w:rsidRDefault="00D667F4"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http://stackoverflow.com/questions/16536414/how-to-use-mapview-in-android-using-google-map-v2</w:t>
      </w:r>
    </w:p>
    <w:p w:rsidR="00D667F4" w:rsidRDefault="00D667F4"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https://www.tutorialspoint.com/android/android_gestures.htm</w:t>
      </w:r>
    </w:p>
    <w:p w:rsidR="00D667F4" w:rsidRDefault="00D667F4"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http://www.vogella.com/tutorials/AndroidGoogleMaps/article.html</w:t>
      </w:r>
    </w:p>
    <w:p w:rsidR="00D667F4" w:rsidRDefault="00D667F4"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http://www.androidhive.info/2013/08/android-working-with-google-maps-v2/</w:t>
      </w:r>
    </w:p>
    <w:p w:rsidR="00D667F4" w:rsidRDefault="00D667F4" w:rsidP="003E3ED9">
      <w:pPr>
        <w:pStyle w:val="ListParagraph"/>
        <w:numPr>
          <w:ilvl w:val="0"/>
          <w:numId w:val="21"/>
        </w:numPr>
        <w:rPr>
          <w:rFonts w:ascii="Times New Roman" w:hAnsi="Times New Roman" w:cs="Times New Roman"/>
          <w:sz w:val="20"/>
          <w:szCs w:val="20"/>
          <w:lang w:val="en-US"/>
        </w:rPr>
      </w:pPr>
      <w:r w:rsidRPr="00D667F4">
        <w:rPr>
          <w:rFonts w:ascii="Times New Roman" w:hAnsi="Times New Roman" w:cs="Times New Roman"/>
          <w:sz w:val="20"/>
          <w:szCs w:val="20"/>
          <w:lang w:val="en-US"/>
        </w:rPr>
        <w:t>https://inducesmile.com/android/android-mapview-example-tutorial/</w:t>
      </w:r>
    </w:p>
    <w:p w:rsidR="00D667F4" w:rsidRDefault="00BD0886" w:rsidP="003E3ED9">
      <w:pPr>
        <w:pStyle w:val="ListParagraph"/>
        <w:numPr>
          <w:ilvl w:val="0"/>
          <w:numId w:val="21"/>
        </w:numPr>
        <w:rPr>
          <w:rFonts w:ascii="Times New Roman" w:hAnsi="Times New Roman" w:cs="Times New Roman"/>
          <w:sz w:val="20"/>
          <w:szCs w:val="20"/>
          <w:lang w:val="en-US"/>
        </w:rPr>
      </w:pPr>
      <w:r w:rsidRPr="00BD0886">
        <w:rPr>
          <w:rFonts w:ascii="Times New Roman" w:hAnsi="Times New Roman" w:cs="Times New Roman"/>
          <w:sz w:val="20"/>
          <w:szCs w:val="20"/>
          <w:lang w:val="en-US"/>
        </w:rPr>
        <w:t>http://www.vogella.com/tutorials/AndroidGoogleMaps/article.html</w:t>
      </w:r>
    </w:p>
    <w:p w:rsidR="00BD0886" w:rsidRDefault="00BD0886" w:rsidP="00BD0886">
      <w:pPr>
        <w:pStyle w:val="ListParagraph"/>
        <w:ind w:left="1080"/>
        <w:rPr>
          <w:rFonts w:ascii="Times New Roman" w:hAnsi="Times New Roman" w:cs="Times New Roman"/>
          <w:sz w:val="20"/>
          <w:szCs w:val="20"/>
          <w:lang w:val="en-US"/>
        </w:rPr>
      </w:pPr>
    </w:p>
    <w:p w:rsidR="007B6BCA" w:rsidRPr="002C41D2" w:rsidRDefault="005342AD" w:rsidP="002C41D2">
      <w:pPr>
        <w:pStyle w:val="ListParagraph"/>
        <w:ind w:left="0"/>
        <w:rPr>
          <w:rFonts w:ascii="Times New Roman" w:hAnsi="Times New Roman" w:cs="Times New Roman"/>
          <w:b/>
          <w:sz w:val="24"/>
          <w:szCs w:val="24"/>
          <w:lang w:val="en-US"/>
        </w:rPr>
      </w:pPr>
      <w:r w:rsidRPr="002C41D2">
        <w:rPr>
          <w:rFonts w:ascii="Times New Roman" w:hAnsi="Times New Roman" w:cs="Times New Roman"/>
          <w:b/>
          <w:sz w:val="24"/>
          <w:szCs w:val="24"/>
          <w:lang w:val="en-US"/>
        </w:rPr>
        <w:br w:type="page"/>
      </w:r>
      <w:r w:rsidR="007B6BCA" w:rsidRPr="002C41D2">
        <w:rPr>
          <w:rFonts w:ascii="Times New Roman" w:hAnsi="Times New Roman" w:cs="Times New Roman"/>
          <w:b/>
          <w:sz w:val="24"/>
          <w:szCs w:val="24"/>
          <w:lang w:val="en-US"/>
        </w:rPr>
        <w:lastRenderedPageBreak/>
        <w:t>Chapter Eight - Part Two</w:t>
      </w:r>
      <w:r w:rsidR="007B6BCA" w:rsidRPr="002C41D2">
        <w:rPr>
          <w:rFonts w:ascii="Times New Roman" w:hAnsi="Times New Roman" w:cs="Times New Roman"/>
          <w:b/>
          <w:sz w:val="24"/>
          <w:szCs w:val="24"/>
          <w:lang w:val="en-US"/>
        </w:rPr>
        <w:tab/>
      </w:r>
      <w:r w:rsidRPr="002C41D2">
        <w:rPr>
          <w:rFonts w:ascii="Times New Roman" w:hAnsi="Times New Roman" w:cs="Times New Roman"/>
          <w:b/>
          <w:sz w:val="24"/>
          <w:szCs w:val="24"/>
          <w:lang w:val="en-US"/>
        </w:rPr>
        <w:tab/>
        <w:t>String Localization and</w:t>
      </w:r>
      <w:r w:rsidR="007B6BCA" w:rsidRPr="002C41D2">
        <w:rPr>
          <w:rFonts w:ascii="Times New Roman" w:hAnsi="Times New Roman" w:cs="Times New Roman"/>
          <w:b/>
          <w:sz w:val="24"/>
          <w:szCs w:val="24"/>
          <w:lang w:val="en-US"/>
        </w:rPr>
        <w:t xml:space="preserve"> Internationalization</w:t>
      </w:r>
    </w:p>
    <w:p w:rsidR="00215CD2" w:rsidRPr="00970116" w:rsidRDefault="00215CD2" w:rsidP="00215CD2">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r w:rsidR="0036679B">
        <w:rPr>
          <w:rFonts w:ascii="Times New Roman" w:hAnsi="Times New Roman" w:cs="Times New Roman"/>
          <w:sz w:val="20"/>
          <w:szCs w:val="20"/>
          <w:lang w:val="en-US"/>
        </w:rPr>
        <w:t xml:space="preserve">To learn how to </w:t>
      </w:r>
      <w:r w:rsidR="007850D8">
        <w:rPr>
          <w:rFonts w:ascii="Times New Roman" w:hAnsi="Times New Roman" w:cs="Times New Roman"/>
          <w:sz w:val="20"/>
          <w:szCs w:val="20"/>
          <w:lang w:val="en-US"/>
        </w:rPr>
        <w:t>manage localization of string in layout, dates, times, etc.</w:t>
      </w:r>
    </w:p>
    <w:p w:rsidR="00215CD2" w:rsidRDefault="00215CD2" w:rsidP="00215CD2">
      <w:pPr>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r w:rsidRPr="00C073BC">
        <w:rPr>
          <w:rFonts w:ascii="Times New Roman" w:hAnsi="Times New Roman" w:cs="Times New Roman"/>
          <w:sz w:val="20"/>
          <w:szCs w:val="20"/>
          <w:u w:val="single"/>
          <w:lang w:val="en-US"/>
        </w:rPr>
        <w:t xml:space="preserve"> </w:t>
      </w:r>
    </w:p>
    <w:p w:rsidR="005342AD" w:rsidRDefault="005342AD" w:rsidP="00215CD2">
      <w:pPr>
        <w:rPr>
          <w:rFonts w:ascii="Times New Roman" w:hAnsi="Times New Roman" w:cs="Times New Roman"/>
          <w:sz w:val="20"/>
          <w:szCs w:val="20"/>
          <w:shd w:val="clear" w:color="auto" w:fill="FFFFFF"/>
        </w:rPr>
      </w:pPr>
      <w:r w:rsidRPr="005342AD">
        <w:rPr>
          <w:rFonts w:ascii="Times New Roman" w:hAnsi="Times New Roman" w:cs="Times New Roman"/>
          <w:sz w:val="20"/>
          <w:szCs w:val="20"/>
          <w:shd w:val="clear" w:color="auto" w:fill="FFFFFF"/>
        </w:rPr>
        <w:t xml:space="preserve">Android will run on many devices in many regions. To reach the most users, your application should handle text, audio files, numbers, currency, and graphics </w:t>
      </w:r>
      <w:r w:rsidRPr="000C7F77">
        <w:rPr>
          <w:rFonts w:ascii="Times New Roman" w:hAnsi="Times New Roman" w:cs="Times New Roman"/>
          <w:sz w:val="20"/>
          <w:szCs w:val="20"/>
          <w:highlight w:val="yellow"/>
          <w:shd w:val="clear" w:color="auto" w:fill="FFFFFF"/>
        </w:rPr>
        <w:t>in ways appropriate to the locales</w:t>
      </w:r>
      <w:r w:rsidRPr="005342AD">
        <w:rPr>
          <w:rFonts w:ascii="Times New Roman" w:hAnsi="Times New Roman" w:cs="Times New Roman"/>
          <w:sz w:val="20"/>
          <w:szCs w:val="20"/>
          <w:shd w:val="clear" w:color="auto" w:fill="FFFFFF"/>
        </w:rPr>
        <w:t xml:space="preserve"> where your application will be used.</w:t>
      </w:r>
    </w:p>
    <w:p w:rsidR="005342AD" w:rsidRDefault="005342AD" w:rsidP="00215CD2">
      <w:pPr>
        <w:rPr>
          <w:rFonts w:ascii="Times New Roman" w:hAnsi="Times New Roman" w:cs="Times New Roman"/>
          <w:sz w:val="20"/>
          <w:szCs w:val="20"/>
          <w:shd w:val="clear" w:color="auto" w:fill="FFFFFF"/>
        </w:rPr>
      </w:pPr>
      <w:r w:rsidRPr="005342AD">
        <w:rPr>
          <w:rFonts w:ascii="Times New Roman" w:hAnsi="Times New Roman" w:cs="Times New Roman"/>
          <w:sz w:val="20"/>
          <w:szCs w:val="20"/>
          <w:shd w:val="clear" w:color="auto" w:fill="FFFFFF"/>
        </w:rPr>
        <w:t xml:space="preserve">Apps </w:t>
      </w:r>
      <w:r w:rsidRPr="002C41D2">
        <w:rPr>
          <w:rFonts w:ascii="Times New Roman" w:hAnsi="Times New Roman" w:cs="Times New Roman"/>
          <w:sz w:val="20"/>
          <w:szCs w:val="20"/>
          <w:highlight w:val="green"/>
          <w:shd w:val="clear" w:color="auto" w:fill="FFFFFF"/>
        </w:rPr>
        <w:t>include resources that can be specific to a particular culture</w:t>
      </w:r>
      <w:r w:rsidRPr="005342AD">
        <w:rPr>
          <w:rFonts w:ascii="Times New Roman" w:hAnsi="Times New Roman" w:cs="Times New Roman"/>
          <w:sz w:val="20"/>
          <w:szCs w:val="20"/>
          <w:shd w:val="clear" w:color="auto" w:fill="FFFFFF"/>
        </w:rPr>
        <w:t>. For example, an app can include culture-specific strings that are translated to the language of the current locale. It's a good practice to keep culture-specific resources separated from the rest of your app. Android resolves language- and culture-specific resources based on the system locale setting. You can provide support for different locales by using the resources directory in your Android project.</w:t>
      </w:r>
    </w:p>
    <w:p w:rsidR="005342AD" w:rsidRDefault="005342AD" w:rsidP="00215CD2">
      <w:pPr>
        <w:rPr>
          <w:rFonts w:ascii="Times New Roman" w:hAnsi="Times New Roman" w:cs="Times New Roman"/>
          <w:color w:val="000000"/>
          <w:sz w:val="20"/>
          <w:szCs w:val="20"/>
          <w:shd w:val="clear" w:color="auto" w:fill="FFFFFF"/>
        </w:rPr>
      </w:pPr>
      <w:r w:rsidRPr="005342AD">
        <w:rPr>
          <w:rFonts w:ascii="Times New Roman" w:hAnsi="Times New Roman" w:cs="Times New Roman"/>
          <w:color w:val="000000"/>
          <w:sz w:val="20"/>
          <w:szCs w:val="20"/>
          <w:shd w:val="clear" w:color="auto" w:fill="FFFFFF"/>
        </w:rPr>
        <w:t xml:space="preserve">An android application can run on </w:t>
      </w:r>
      <w:r w:rsidRPr="002C41D2">
        <w:rPr>
          <w:rFonts w:ascii="Times New Roman" w:hAnsi="Times New Roman" w:cs="Times New Roman"/>
          <w:color w:val="000000"/>
          <w:sz w:val="20"/>
          <w:szCs w:val="20"/>
          <w:highlight w:val="green"/>
          <w:shd w:val="clear" w:color="auto" w:fill="FFFFFF"/>
        </w:rPr>
        <w:t>many devices in many different regions</w:t>
      </w:r>
      <w:r w:rsidRPr="005342AD">
        <w:rPr>
          <w:rFonts w:ascii="Times New Roman" w:hAnsi="Times New Roman" w:cs="Times New Roman"/>
          <w:color w:val="000000"/>
          <w:sz w:val="20"/>
          <w:szCs w:val="20"/>
          <w:shd w:val="clear" w:color="auto" w:fill="FFFFFF"/>
        </w:rPr>
        <w:t>. In order to make your application more interactive, your application should handle text,</w:t>
      </w:r>
      <w:r>
        <w:rPr>
          <w:rFonts w:ascii="Times New Roman" w:hAnsi="Times New Roman" w:cs="Times New Roman"/>
          <w:color w:val="000000"/>
          <w:sz w:val="20"/>
          <w:szCs w:val="20"/>
          <w:shd w:val="clear" w:color="auto" w:fill="FFFFFF"/>
        </w:rPr>
        <w:t xml:space="preserve"> </w:t>
      </w:r>
      <w:r w:rsidRPr="005342AD">
        <w:rPr>
          <w:rFonts w:ascii="Times New Roman" w:hAnsi="Times New Roman" w:cs="Times New Roman"/>
          <w:color w:val="000000"/>
          <w:sz w:val="20"/>
          <w:szCs w:val="20"/>
          <w:shd w:val="clear" w:color="auto" w:fill="FFFFFF"/>
        </w:rPr>
        <w:t>numbers,</w:t>
      </w:r>
      <w:r>
        <w:rPr>
          <w:rFonts w:ascii="Times New Roman" w:hAnsi="Times New Roman" w:cs="Times New Roman"/>
          <w:color w:val="000000"/>
          <w:sz w:val="20"/>
          <w:szCs w:val="20"/>
          <w:shd w:val="clear" w:color="auto" w:fill="FFFFFF"/>
        </w:rPr>
        <w:t xml:space="preserve"> </w:t>
      </w:r>
      <w:r w:rsidRPr="005342AD">
        <w:rPr>
          <w:rFonts w:ascii="Times New Roman" w:hAnsi="Times New Roman" w:cs="Times New Roman"/>
          <w:color w:val="000000"/>
          <w:sz w:val="20"/>
          <w:szCs w:val="20"/>
          <w:shd w:val="clear" w:color="auto" w:fill="FFFFFF"/>
        </w:rPr>
        <w:t>files</w:t>
      </w:r>
      <w:r>
        <w:rPr>
          <w:rFonts w:ascii="Times New Roman" w:hAnsi="Times New Roman" w:cs="Times New Roman"/>
          <w:color w:val="000000"/>
          <w:sz w:val="20"/>
          <w:szCs w:val="20"/>
          <w:shd w:val="clear" w:color="auto" w:fill="FFFFFF"/>
        </w:rPr>
        <w:t>, et</w:t>
      </w:r>
      <w:r w:rsidRPr="005342AD">
        <w:rPr>
          <w:rFonts w:ascii="Times New Roman" w:hAnsi="Times New Roman" w:cs="Times New Roman"/>
          <w:color w:val="000000"/>
          <w:sz w:val="20"/>
          <w:szCs w:val="20"/>
          <w:shd w:val="clear" w:color="auto" w:fill="FFFFFF"/>
        </w:rPr>
        <w:t>c</w:t>
      </w:r>
      <w:r>
        <w:rPr>
          <w:rFonts w:ascii="Times New Roman" w:hAnsi="Times New Roman" w:cs="Times New Roman"/>
          <w:color w:val="000000"/>
          <w:sz w:val="20"/>
          <w:szCs w:val="20"/>
          <w:shd w:val="clear" w:color="auto" w:fill="FFFFFF"/>
        </w:rPr>
        <w:t>.</w:t>
      </w:r>
      <w:r w:rsidRPr="005342AD">
        <w:rPr>
          <w:rFonts w:ascii="Times New Roman" w:hAnsi="Times New Roman" w:cs="Times New Roman"/>
          <w:color w:val="000000"/>
          <w:sz w:val="20"/>
          <w:szCs w:val="20"/>
          <w:shd w:val="clear" w:color="auto" w:fill="FFFFFF"/>
        </w:rPr>
        <w:t xml:space="preserve"> in ways appropriate to the locales where your application will be used</w:t>
      </w:r>
      <w:r>
        <w:rPr>
          <w:rFonts w:ascii="Times New Roman" w:hAnsi="Times New Roman" w:cs="Times New Roman"/>
          <w:color w:val="000000"/>
          <w:sz w:val="20"/>
          <w:szCs w:val="20"/>
          <w:shd w:val="clear" w:color="auto" w:fill="FFFFFF"/>
        </w:rPr>
        <w:t>.</w:t>
      </w:r>
    </w:p>
    <w:p w:rsidR="005342AD" w:rsidRPr="005342AD" w:rsidRDefault="005342AD" w:rsidP="00215CD2">
      <w:pPr>
        <w:rPr>
          <w:rFonts w:ascii="Times New Roman" w:hAnsi="Times New Roman" w:cs="Times New Roman"/>
          <w:sz w:val="20"/>
          <w:szCs w:val="20"/>
          <w:u w:val="single"/>
          <w:lang w:val="en-US"/>
        </w:rPr>
      </w:pPr>
      <w:r w:rsidRPr="000C7F77">
        <w:rPr>
          <w:rFonts w:ascii="Times New Roman" w:hAnsi="Times New Roman" w:cs="Times New Roman"/>
          <w:sz w:val="20"/>
          <w:szCs w:val="20"/>
          <w:highlight w:val="yellow"/>
          <w:shd w:val="clear" w:color="auto" w:fill="FEFEFE"/>
        </w:rPr>
        <w:t>Localization is more than just the translation of the strings</w:t>
      </w:r>
      <w:r w:rsidRPr="005342AD">
        <w:rPr>
          <w:rFonts w:ascii="Times New Roman" w:hAnsi="Times New Roman" w:cs="Times New Roman"/>
          <w:sz w:val="20"/>
          <w:szCs w:val="20"/>
          <w:shd w:val="clear" w:color="auto" w:fill="FEFEFE"/>
        </w:rPr>
        <w:t xml:space="preserve"> in your application in other languages. It also involves displaying data, such as dates and times, in the right format for your users. Even if you only want an English version of your application it's good to know what localization involves. That way you'll be ready if you decide to add support for additional locales and you won't have to look for strings and values all over your application's code base.</w:t>
      </w:r>
    </w:p>
    <w:p w:rsidR="00215CD2" w:rsidRPr="002C41D2" w:rsidRDefault="00215CD2" w:rsidP="00215CD2">
      <w:pPr>
        <w:rPr>
          <w:rFonts w:ascii="Times New Roman" w:hAnsi="Times New Roman" w:cs="Times New Roman"/>
          <w:sz w:val="24"/>
          <w:szCs w:val="24"/>
          <w:u w:val="single"/>
          <w:lang w:val="en-US"/>
        </w:rPr>
      </w:pPr>
      <w:r w:rsidRPr="002C41D2">
        <w:rPr>
          <w:rFonts w:ascii="Times New Roman" w:hAnsi="Times New Roman" w:cs="Times New Roman"/>
          <w:sz w:val="24"/>
          <w:szCs w:val="24"/>
          <w:u w:val="single"/>
          <w:lang w:val="en-US"/>
        </w:rPr>
        <w:t>Topics to learn</w:t>
      </w:r>
    </w:p>
    <w:p w:rsidR="005342AD" w:rsidRPr="002C41D2" w:rsidRDefault="00EA43E9" w:rsidP="003E3ED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hyperlink r:id="rId524" w:anchor="1" w:history="1">
        <w:r w:rsidR="005342AD" w:rsidRPr="002C41D2">
          <w:rPr>
            <w:rFonts w:ascii="Times New Roman" w:eastAsia="Times New Roman" w:hAnsi="Times New Roman" w:cs="Times New Roman"/>
            <w:sz w:val="24"/>
            <w:szCs w:val="24"/>
            <w:lang w:eastAsia="en-IN"/>
          </w:rPr>
          <w:t>Application localization process</w:t>
        </w:r>
      </w:hyperlink>
    </w:p>
    <w:p w:rsidR="00164912" w:rsidRPr="002C41D2" w:rsidRDefault="00164912" w:rsidP="003E3ED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C41D2">
        <w:rPr>
          <w:rFonts w:ascii="Times New Roman" w:eastAsia="Times New Roman" w:hAnsi="Times New Roman" w:cs="Times New Roman"/>
          <w:sz w:val="24"/>
          <w:szCs w:val="24"/>
          <w:lang w:eastAsia="en-IN"/>
        </w:rPr>
        <w:t>Localizing strings in layouts</w:t>
      </w:r>
    </w:p>
    <w:p w:rsidR="005342AD" w:rsidRPr="002C41D2" w:rsidRDefault="00EA43E9" w:rsidP="003E3ED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hyperlink r:id="rId525" w:anchor="2" w:history="1">
        <w:r w:rsidR="005342AD" w:rsidRPr="002C41D2">
          <w:rPr>
            <w:rFonts w:ascii="Times New Roman" w:eastAsia="Times New Roman" w:hAnsi="Times New Roman" w:cs="Times New Roman"/>
            <w:sz w:val="24"/>
            <w:szCs w:val="24"/>
            <w:lang w:eastAsia="en-IN"/>
          </w:rPr>
          <w:t>Translating strings</w:t>
        </w:r>
      </w:hyperlink>
    </w:p>
    <w:p w:rsidR="00164912" w:rsidRPr="002C41D2" w:rsidRDefault="00164912" w:rsidP="003E3ED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C41D2">
        <w:rPr>
          <w:rFonts w:ascii="Times New Roman" w:eastAsia="Times New Roman" w:hAnsi="Times New Roman" w:cs="Times New Roman"/>
          <w:sz w:val="24"/>
          <w:szCs w:val="24"/>
          <w:lang w:eastAsia="en-IN"/>
        </w:rPr>
        <w:t>Localizing dates and times</w:t>
      </w:r>
    </w:p>
    <w:p w:rsidR="005342AD" w:rsidRPr="002C41D2" w:rsidRDefault="00EA43E9" w:rsidP="003E3ED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hyperlink r:id="rId526" w:anchor="3" w:history="1">
        <w:r w:rsidR="005342AD" w:rsidRPr="002C41D2">
          <w:rPr>
            <w:rFonts w:ascii="Times New Roman" w:eastAsia="Times New Roman" w:hAnsi="Times New Roman" w:cs="Times New Roman"/>
            <w:sz w:val="24"/>
            <w:szCs w:val="24"/>
            <w:lang w:eastAsia="en-IN"/>
          </w:rPr>
          <w:t>Localizing images</w:t>
        </w:r>
      </w:hyperlink>
    </w:p>
    <w:p w:rsidR="005342AD" w:rsidRPr="002C41D2" w:rsidRDefault="00EA43E9" w:rsidP="003E3ED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hyperlink r:id="rId527" w:anchor="4" w:history="1">
        <w:r w:rsidR="005342AD" w:rsidRPr="002C41D2">
          <w:rPr>
            <w:rFonts w:ascii="Times New Roman" w:eastAsia="Times New Roman" w:hAnsi="Times New Roman" w:cs="Times New Roman"/>
            <w:sz w:val="24"/>
            <w:szCs w:val="24"/>
            <w:lang w:eastAsia="en-IN"/>
          </w:rPr>
          <w:t>Running and testing the localized application</w:t>
        </w:r>
      </w:hyperlink>
    </w:p>
    <w:p w:rsidR="005342AD" w:rsidRPr="002C41D2" w:rsidRDefault="00EA43E9" w:rsidP="003E3ED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hyperlink r:id="rId528" w:anchor="5" w:history="1">
        <w:r w:rsidR="005342AD" w:rsidRPr="002C41D2">
          <w:rPr>
            <w:rFonts w:ascii="Times New Roman" w:eastAsia="Times New Roman" w:hAnsi="Times New Roman" w:cs="Times New Roman"/>
            <w:sz w:val="24"/>
            <w:szCs w:val="24"/>
            <w:lang w:eastAsia="en-IN"/>
          </w:rPr>
          <w:t>Localization checklist</w:t>
        </w:r>
      </w:hyperlink>
    </w:p>
    <w:p w:rsidR="005342AD" w:rsidRPr="002C41D2" w:rsidRDefault="00EA43E9" w:rsidP="003E3ED9">
      <w:pPr>
        <w:numPr>
          <w:ilvl w:val="0"/>
          <w:numId w:val="17"/>
        </w:numPr>
        <w:spacing w:before="100" w:beforeAutospacing="1" w:after="100" w:afterAutospacing="1" w:line="240" w:lineRule="auto"/>
        <w:rPr>
          <w:rFonts w:ascii="Times New Roman" w:hAnsi="Times New Roman" w:cs="Times New Roman"/>
          <w:sz w:val="24"/>
          <w:szCs w:val="24"/>
          <w:u w:val="single"/>
          <w:lang w:val="en-US"/>
        </w:rPr>
      </w:pPr>
      <w:hyperlink r:id="rId529" w:anchor="sample-app" w:history="1">
        <w:r w:rsidR="005342AD" w:rsidRPr="002C41D2">
          <w:rPr>
            <w:rFonts w:ascii="Times New Roman" w:eastAsia="Times New Roman" w:hAnsi="Times New Roman" w:cs="Times New Roman"/>
            <w:sz w:val="24"/>
            <w:szCs w:val="24"/>
            <w:lang w:eastAsia="en-IN"/>
          </w:rPr>
          <w:t>Sample multilingual Android app for download</w:t>
        </w:r>
      </w:hyperlink>
    </w:p>
    <w:p w:rsidR="00215CD2" w:rsidRDefault="00215CD2" w:rsidP="00215CD2">
      <w:pPr>
        <w:pStyle w:val="ListParagraph"/>
        <w:ind w:left="0"/>
        <w:rPr>
          <w:rFonts w:ascii="Times New Roman" w:hAnsi="Times New Roman" w:cs="Times New Roman"/>
          <w:sz w:val="20"/>
          <w:szCs w:val="20"/>
          <w:u w:val="single"/>
          <w:lang w:val="en-US"/>
        </w:rPr>
      </w:pPr>
      <w:r w:rsidRPr="00970116">
        <w:rPr>
          <w:rFonts w:ascii="Times New Roman" w:hAnsi="Times New Roman" w:cs="Times New Roman"/>
          <w:sz w:val="20"/>
          <w:szCs w:val="20"/>
          <w:u w:val="single"/>
          <w:lang w:val="en-US"/>
        </w:rPr>
        <w:t xml:space="preserve">Illustrated Example </w:t>
      </w:r>
    </w:p>
    <w:p w:rsidR="005342AD" w:rsidRPr="005342AD" w:rsidRDefault="005342AD" w:rsidP="003E3ED9">
      <w:pPr>
        <w:pStyle w:val="ListParagraph"/>
        <w:numPr>
          <w:ilvl w:val="0"/>
          <w:numId w:val="17"/>
        </w:numPr>
        <w:rPr>
          <w:rFonts w:ascii="Times New Roman" w:hAnsi="Times New Roman" w:cs="Times New Roman"/>
          <w:sz w:val="20"/>
          <w:szCs w:val="20"/>
          <w:lang w:val="en-US"/>
        </w:rPr>
      </w:pPr>
      <w:r w:rsidRPr="005342AD">
        <w:rPr>
          <w:rFonts w:ascii="Times New Roman" w:hAnsi="Times New Roman" w:cs="Times New Roman"/>
          <w:sz w:val="20"/>
          <w:szCs w:val="20"/>
          <w:lang w:val="en-US"/>
        </w:rPr>
        <w:t>http://navinsandroidtutorial.blogspot.in/2014/04/android-localization-tutorial.html</w:t>
      </w:r>
    </w:p>
    <w:p w:rsidR="005342AD" w:rsidRDefault="005342AD" w:rsidP="003E3ED9">
      <w:pPr>
        <w:pStyle w:val="ListParagraph"/>
        <w:numPr>
          <w:ilvl w:val="0"/>
          <w:numId w:val="17"/>
        </w:numPr>
        <w:rPr>
          <w:rFonts w:ascii="Times New Roman" w:hAnsi="Times New Roman" w:cs="Times New Roman"/>
          <w:sz w:val="20"/>
          <w:szCs w:val="20"/>
          <w:lang w:val="en-US"/>
        </w:rPr>
      </w:pPr>
      <w:r w:rsidRPr="005342AD">
        <w:rPr>
          <w:rFonts w:ascii="Times New Roman" w:hAnsi="Times New Roman" w:cs="Times New Roman"/>
          <w:sz w:val="20"/>
          <w:szCs w:val="20"/>
          <w:lang w:val="en-US"/>
        </w:rPr>
        <w:t>http://www.ibabbleon.com/android_app_localization_translation.html</w:t>
      </w:r>
    </w:p>
    <w:p w:rsidR="005342AD" w:rsidRDefault="005342AD" w:rsidP="003E3ED9">
      <w:pPr>
        <w:pStyle w:val="ListParagraph"/>
        <w:numPr>
          <w:ilvl w:val="0"/>
          <w:numId w:val="17"/>
        </w:numPr>
        <w:rPr>
          <w:rFonts w:ascii="Times New Roman" w:hAnsi="Times New Roman" w:cs="Times New Roman"/>
          <w:sz w:val="20"/>
          <w:szCs w:val="20"/>
          <w:lang w:val="en-US"/>
        </w:rPr>
      </w:pPr>
      <w:r w:rsidRPr="005342AD">
        <w:rPr>
          <w:rFonts w:ascii="Times New Roman" w:hAnsi="Times New Roman" w:cs="Times New Roman"/>
          <w:sz w:val="20"/>
          <w:szCs w:val="20"/>
          <w:lang w:val="en-US"/>
        </w:rPr>
        <w:t>https://code.tutsplus.com/tutorials/how-to-localize-an-android-application--cms-22154</w:t>
      </w:r>
    </w:p>
    <w:p w:rsidR="005342AD" w:rsidRDefault="005342AD" w:rsidP="003E3ED9">
      <w:pPr>
        <w:pStyle w:val="ListParagraph"/>
        <w:numPr>
          <w:ilvl w:val="0"/>
          <w:numId w:val="17"/>
        </w:numPr>
        <w:rPr>
          <w:rFonts w:ascii="Times New Roman" w:hAnsi="Times New Roman" w:cs="Times New Roman"/>
          <w:sz w:val="20"/>
          <w:szCs w:val="20"/>
          <w:lang w:val="en-US"/>
        </w:rPr>
      </w:pPr>
      <w:r w:rsidRPr="005342AD">
        <w:rPr>
          <w:rFonts w:ascii="Times New Roman" w:hAnsi="Times New Roman" w:cs="Times New Roman"/>
          <w:sz w:val="20"/>
          <w:szCs w:val="20"/>
          <w:lang w:val="en-US"/>
        </w:rPr>
        <w:t>http://programmerguru.com/android-tutorial/android-localization-example/</w:t>
      </w:r>
    </w:p>
    <w:p w:rsidR="005342AD" w:rsidRDefault="00164912" w:rsidP="003E3ED9">
      <w:pPr>
        <w:pStyle w:val="ListParagraph"/>
        <w:numPr>
          <w:ilvl w:val="0"/>
          <w:numId w:val="17"/>
        </w:numPr>
        <w:rPr>
          <w:rFonts w:ascii="Times New Roman" w:hAnsi="Times New Roman" w:cs="Times New Roman"/>
          <w:sz w:val="20"/>
          <w:szCs w:val="20"/>
          <w:lang w:val="en-US"/>
        </w:rPr>
      </w:pPr>
      <w:r w:rsidRPr="00164912">
        <w:rPr>
          <w:rFonts w:ascii="Times New Roman" w:hAnsi="Times New Roman" w:cs="Times New Roman"/>
          <w:sz w:val="20"/>
          <w:szCs w:val="20"/>
          <w:lang w:val="en-US"/>
        </w:rPr>
        <w:t>http://www.androidhive.info/2014/07/android-building-multi-language-supported-app/</w:t>
      </w:r>
    </w:p>
    <w:p w:rsidR="00164912" w:rsidRPr="00164912" w:rsidRDefault="00164912" w:rsidP="003E3ED9">
      <w:pPr>
        <w:pStyle w:val="ListParagraph"/>
        <w:numPr>
          <w:ilvl w:val="0"/>
          <w:numId w:val="17"/>
        </w:numPr>
        <w:rPr>
          <w:rFonts w:ascii="Times New Roman" w:hAnsi="Times New Roman" w:cs="Times New Roman"/>
          <w:sz w:val="20"/>
          <w:szCs w:val="20"/>
          <w:lang w:val="en-US"/>
        </w:rPr>
      </w:pPr>
      <w:r w:rsidRPr="00164912">
        <w:rPr>
          <w:rFonts w:ascii="Times New Roman" w:hAnsi="Times New Roman" w:cs="Times New Roman"/>
          <w:sz w:val="20"/>
          <w:szCs w:val="20"/>
          <w:lang w:val="en-US"/>
        </w:rPr>
        <w:t>https://code.tutsplus.com/tutorials/how-to-localize-an-android-application--cms-22154</w:t>
      </w:r>
    </w:p>
    <w:p w:rsidR="005342AD" w:rsidRPr="005342AD" w:rsidRDefault="005342AD" w:rsidP="00215CD2">
      <w:pPr>
        <w:pStyle w:val="ListParagraph"/>
        <w:ind w:left="0"/>
        <w:rPr>
          <w:rFonts w:ascii="Times New Roman" w:hAnsi="Times New Roman" w:cs="Times New Roman"/>
          <w:sz w:val="20"/>
          <w:szCs w:val="20"/>
          <w:lang w:val="en-US"/>
        </w:rPr>
      </w:pPr>
    </w:p>
    <w:p w:rsidR="005342AD" w:rsidRPr="005342AD" w:rsidRDefault="005342AD" w:rsidP="00215CD2">
      <w:pPr>
        <w:pStyle w:val="ListParagraph"/>
        <w:ind w:left="0"/>
        <w:rPr>
          <w:rFonts w:ascii="Times New Roman" w:hAnsi="Times New Roman" w:cs="Times New Roman"/>
          <w:b/>
          <w:sz w:val="24"/>
          <w:szCs w:val="24"/>
          <w:lang w:val="en-US"/>
        </w:rPr>
      </w:pPr>
      <w:r w:rsidRPr="005342AD">
        <w:rPr>
          <w:rFonts w:ascii="Times New Roman" w:hAnsi="Times New Roman" w:cs="Times New Roman"/>
          <w:sz w:val="20"/>
          <w:szCs w:val="20"/>
          <w:lang w:val="en-US"/>
        </w:rPr>
        <w:t>Reference</w:t>
      </w:r>
    </w:p>
    <w:p w:rsidR="00480216" w:rsidRDefault="005342AD" w:rsidP="003E3ED9">
      <w:pPr>
        <w:pStyle w:val="ListParagraph"/>
        <w:numPr>
          <w:ilvl w:val="0"/>
          <w:numId w:val="17"/>
        </w:numPr>
        <w:rPr>
          <w:rFonts w:ascii="Times New Roman" w:hAnsi="Times New Roman" w:cs="Times New Roman"/>
          <w:sz w:val="20"/>
          <w:szCs w:val="20"/>
          <w:lang w:val="en-US"/>
        </w:rPr>
      </w:pPr>
      <w:r w:rsidRPr="005342AD">
        <w:rPr>
          <w:rFonts w:ascii="Times New Roman" w:hAnsi="Times New Roman" w:cs="Times New Roman"/>
          <w:sz w:val="20"/>
          <w:szCs w:val="20"/>
          <w:lang w:val="en-US"/>
        </w:rPr>
        <w:t>https://developer.android.com/guide/topics/resources/localization.html</w:t>
      </w:r>
    </w:p>
    <w:p w:rsidR="005342AD" w:rsidRDefault="005342AD" w:rsidP="003E3ED9">
      <w:pPr>
        <w:pStyle w:val="ListParagraph"/>
        <w:numPr>
          <w:ilvl w:val="0"/>
          <w:numId w:val="17"/>
        </w:numPr>
        <w:rPr>
          <w:rFonts w:ascii="Times New Roman" w:hAnsi="Times New Roman" w:cs="Times New Roman"/>
          <w:sz w:val="20"/>
          <w:szCs w:val="20"/>
          <w:lang w:val="en-US"/>
        </w:rPr>
      </w:pPr>
      <w:r w:rsidRPr="005342AD">
        <w:rPr>
          <w:rFonts w:ascii="Times New Roman" w:hAnsi="Times New Roman" w:cs="Times New Roman"/>
          <w:sz w:val="20"/>
          <w:szCs w:val="20"/>
          <w:lang w:val="en-US"/>
        </w:rPr>
        <w:t>https://developer.android.com/training/basics/supporting-devices/languages.html</w:t>
      </w:r>
    </w:p>
    <w:p w:rsidR="005342AD" w:rsidRDefault="005342AD" w:rsidP="003E3ED9">
      <w:pPr>
        <w:pStyle w:val="ListParagraph"/>
        <w:numPr>
          <w:ilvl w:val="0"/>
          <w:numId w:val="17"/>
        </w:numPr>
        <w:rPr>
          <w:rFonts w:ascii="Times New Roman" w:hAnsi="Times New Roman" w:cs="Times New Roman"/>
          <w:sz w:val="20"/>
          <w:szCs w:val="20"/>
          <w:lang w:val="en-US"/>
        </w:rPr>
      </w:pPr>
      <w:r w:rsidRPr="005342AD">
        <w:rPr>
          <w:rFonts w:ascii="Times New Roman" w:hAnsi="Times New Roman" w:cs="Times New Roman"/>
          <w:sz w:val="20"/>
          <w:szCs w:val="20"/>
          <w:lang w:val="en-US"/>
        </w:rPr>
        <w:t>https://www.tutorialspoint.com/android/android_localization.htm</w:t>
      </w:r>
    </w:p>
    <w:p w:rsidR="005342AD" w:rsidRPr="00164912" w:rsidRDefault="005342AD" w:rsidP="003E3ED9">
      <w:pPr>
        <w:pStyle w:val="ListParagraph"/>
        <w:numPr>
          <w:ilvl w:val="0"/>
          <w:numId w:val="17"/>
        </w:numPr>
        <w:rPr>
          <w:rFonts w:ascii="Times New Roman" w:hAnsi="Times New Roman" w:cs="Times New Roman"/>
          <w:sz w:val="20"/>
          <w:szCs w:val="20"/>
          <w:lang w:val="en-US"/>
        </w:rPr>
      </w:pPr>
      <w:r w:rsidRPr="00164912">
        <w:rPr>
          <w:rFonts w:ascii="Times New Roman" w:hAnsi="Times New Roman" w:cs="Times New Roman"/>
          <w:sz w:val="20"/>
          <w:szCs w:val="20"/>
          <w:lang w:val="en-US"/>
        </w:rPr>
        <w:t>https://www.icanlocalize.com/site/tutorials/android-application-localization-tutorial/</w:t>
      </w:r>
    </w:p>
    <w:p w:rsidR="005342AD" w:rsidRDefault="005342AD" w:rsidP="005342AD">
      <w:pPr>
        <w:pStyle w:val="ListParagraph"/>
        <w:rPr>
          <w:rFonts w:ascii="Times New Roman" w:hAnsi="Times New Roman" w:cs="Times New Roman"/>
          <w:b/>
          <w:sz w:val="24"/>
          <w:szCs w:val="24"/>
          <w:lang w:val="en-US"/>
        </w:rPr>
      </w:pPr>
    </w:p>
    <w:p w:rsidR="002F59BB" w:rsidRDefault="002F59BB" w:rsidP="00480216">
      <w:pPr>
        <w:pStyle w:val="ListParagraph"/>
        <w:rPr>
          <w:rFonts w:ascii="Times New Roman" w:hAnsi="Times New Roman" w:cs="Times New Roman"/>
          <w:b/>
          <w:sz w:val="24"/>
          <w:szCs w:val="24"/>
          <w:lang w:val="en-US"/>
        </w:rPr>
      </w:pPr>
    </w:p>
    <w:p w:rsidR="0094505E" w:rsidRPr="00682C18" w:rsidRDefault="0094505E" w:rsidP="00682C18">
      <w:pPr>
        <w:rPr>
          <w:rFonts w:ascii="Times New Roman" w:hAnsi="Times New Roman" w:cs="Times New Roman"/>
          <w:b/>
          <w:sz w:val="24"/>
          <w:szCs w:val="24"/>
          <w:lang w:val="en-US"/>
        </w:rPr>
      </w:pPr>
      <w:r w:rsidRPr="00682C18">
        <w:rPr>
          <w:rFonts w:ascii="Times New Roman" w:hAnsi="Times New Roman" w:cs="Times New Roman"/>
          <w:b/>
          <w:sz w:val="24"/>
          <w:szCs w:val="24"/>
          <w:lang w:val="en-US"/>
        </w:rPr>
        <w:t>Chapter Nine</w:t>
      </w:r>
      <w:r w:rsidR="00CD0FC1" w:rsidRPr="00682C18">
        <w:rPr>
          <w:rFonts w:ascii="Times New Roman" w:hAnsi="Times New Roman" w:cs="Times New Roman"/>
          <w:b/>
          <w:sz w:val="24"/>
          <w:szCs w:val="24"/>
          <w:lang w:val="en-US"/>
        </w:rPr>
        <w:tab/>
      </w:r>
      <w:r w:rsidR="00CD0FC1" w:rsidRPr="00682C18">
        <w:rPr>
          <w:rFonts w:ascii="Times New Roman" w:hAnsi="Times New Roman" w:cs="Times New Roman"/>
          <w:b/>
          <w:sz w:val="24"/>
          <w:szCs w:val="24"/>
          <w:lang w:val="en-US"/>
        </w:rPr>
        <w:tab/>
      </w:r>
      <w:r w:rsidR="00CD0FC1" w:rsidRPr="00682C18">
        <w:rPr>
          <w:rFonts w:ascii="Times New Roman" w:hAnsi="Times New Roman" w:cs="Times New Roman"/>
          <w:b/>
          <w:sz w:val="24"/>
          <w:szCs w:val="24"/>
          <w:lang w:val="en-US"/>
        </w:rPr>
        <w:tab/>
      </w:r>
      <w:r w:rsidR="00682C18">
        <w:rPr>
          <w:rFonts w:ascii="Times New Roman" w:hAnsi="Times New Roman" w:cs="Times New Roman"/>
          <w:b/>
          <w:sz w:val="24"/>
          <w:szCs w:val="24"/>
          <w:lang w:val="en-US"/>
        </w:rPr>
        <w:tab/>
      </w:r>
      <w:r w:rsidR="00682C18">
        <w:rPr>
          <w:rFonts w:ascii="Times New Roman" w:hAnsi="Times New Roman" w:cs="Times New Roman"/>
          <w:b/>
          <w:sz w:val="24"/>
          <w:szCs w:val="24"/>
          <w:lang w:val="en-US"/>
        </w:rPr>
        <w:tab/>
      </w:r>
      <w:r w:rsidR="00CD0FC1" w:rsidRPr="00682C18">
        <w:rPr>
          <w:rFonts w:ascii="Times New Roman" w:hAnsi="Times New Roman" w:cs="Times New Roman"/>
          <w:b/>
          <w:sz w:val="24"/>
          <w:szCs w:val="24"/>
          <w:lang w:val="en-US"/>
        </w:rPr>
        <w:t>Data Storage Methods</w:t>
      </w:r>
    </w:p>
    <w:p w:rsidR="00970116" w:rsidRPr="00970116" w:rsidRDefault="00970116" w:rsidP="007B6BCA">
      <w:pPr>
        <w:ind w:left="360"/>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To store data on local device </w:t>
      </w:r>
    </w:p>
    <w:p w:rsidR="00970116" w:rsidRDefault="00970116" w:rsidP="00970116">
      <w:pPr>
        <w:spacing w:after="0" w:line="240" w:lineRule="auto"/>
        <w:ind w:left="357"/>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p>
    <w:p w:rsidR="00970116" w:rsidRDefault="00E36CEB" w:rsidP="007B6BCA">
      <w:pPr>
        <w:ind w:left="360"/>
        <w:rPr>
          <w:rFonts w:ascii="Times New Roman" w:hAnsi="Times New Roman" w:cs="Times New Roman"/>
          <w:sz w:val="20"/>
          <w:szCs w:val="20"/>
          <w:lang w:val="en-US"/>
        </w:rPr>
      </w:pPr>
      <w:r w:rsidRPr="00B75A4C">
        <w:rPr>
          <w:rFonts w:ascii="Times New Roman" w:hAnsi="Times New Roman" w:cs="Times New Roman"/>
          <w:sz w:val="20"/>
          <w:szCs w:val="20"/>
          <w:highlight w:val="yellow"/>
          <w:lang w:val="en-US"/>
        </w:rPr>
        <w:t>Data persistence refers to storing data and serialization refers to how data is represented in its stored state</w:t>
      </w:r>
      <w:r>
        <w:rPr>
          <w:rFonts w:ascii="Times New Roman" w:hAnsi="Times New Roman" w:cs="Times New Roman"/>
          <w:sz w:val="20"/>
          <w:szCs w:val="20"/>
          <w:lang w:val="en-US"/>
        </w:rPr>
        <w:t xml:space="preserve">. There are </w:t>
      </w:r>
      <w:r w:rsidRPr="00B75A4C">
        <w:rPr>
          <w:rFonts w:ascii="Times New Roman" w:hAnsi="Times New Roman" w:cs="Times New Roman"/>
          <w:sz w:val="20"/>
          <w:szCs w:val="20"/>
          <w:highlight w:val="yellow"/>
          <w:lang w:val="en-US"/>
        </w:rPr>
        <w:t>two common techniques</w:t>
      </w:r>
      <w:r>
        <w:rPr>
          <w:rFonts w:ascii="Times New Roman" w:hAnsi="Times New Roman" w:cs="Times New Roman"/>
          <w:sz w:val="20"/>
          <w:szCs w:val="20"/>
          <w:lang w:val="en-US"/>
        </w:rPr>
        <w:t xml:space="preserve"> for persistence and serialization in Android these are SQLite and Shared Preferences. There also two methods that allow you to transport data over a network or between two devices. The files backing your </w:t>
      </w:r>
      <w:r w:rsidRPr="000E4DA8">
        <w:rPr>
          <w:rFonts w:ascii="Times New Roman" w:hAnsi="Times New Roman" w:cs="Times New Roman"/>
          <w:b/>
          <w:sz w:val="20"/>
          <w:szCs w:val="20"/>
          <w:lang w:val="en-US"/>
        </w:rPr>
        <w:t>SharedPreferences</w:t>
      </w:r>
      <w:r>
        <w:rPr>
          <w:rFonts w:ascii="Times New Roman" w:hAnsi="Times New Roman" w:cs="Times New Roman"/>
          <w:sz w:val="20"/>
          <w:szCs w:val="20"/>
          <w:lang w:val="en-US"/>
        </w:rPr>
        <w:t xml:space="preserve"> objects are regular XML files stored in app's data directory. The structure is simple because it allows only key/ value pairs to be stored. Android APIs also provide a convenient abstraction that allows you to read and write data in a type-safe way.</w:t>
      </w:r>
    </w:p>
    <w:p w:rsidR="00E36CEB" w:rsidRDefault="00E36CEB" w:rsidP="007B6BCA">
      <w:pPr>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In many apps it is common to provide a separate UI that allows users to change the options and settings of the app using classes like PreferenceActivity and PreferenceFragment. Example - building an Android Settings Screen - </w:t>
      </w:r>
      <w:r w:rsidRPr="00E36CEB">
        <w:rPr>
          <w:rFonts w:ascii="Times New Roman" w:hAnsi="Times New Roman" w:cs="Times New Roman"/>
          <w:sz w:val="20"/>
          <w:szCs w:val="20"/>
          <w:lang w:val="en-US"/>
        </w:rPr>
        <w:t>https://medium.com/@JakobUlbrich/building-a-settings-screen-for-android-part-1-5959aa49337c</w:t>
      </w:r>
      <w:r>
        <w:rPr>
          <w:rFonts w:ascii="Times New Roman" w:hAnsi="Times New Roman" w:cs="Times New Roman"/>
          <w:sz w:val="20"/>
          <w:szCs w:val="20"/>
          <w:lang w:val="en-US"/>
        </w:rPr>
        <w:t xml:space="preserve"> or </w:t>
      </w:r>
      <w:r w:rsidRPr="00E36CEB">
        <w:rPr>
          <w:rFonts w:ascii="Times New Roman" w:hAnsi="Times New Roman" w:cs="Times New Roman"/>
          <w:sz w:val="20"/>
          <w:szCs w:val="20"/>
          <w:lang w:val="en-US"/>
        </w:rPr>
        <w:t>https://examples.javacodegeeks.com/android/core/ui/settings/android-settings-example/</w:t>
      </w:r>
    </w:p>
    <w:p w:rsidR="00D738E4" w:rsidRDefault="000E4DA8" w:rsidP="007B6BCA">
      <w:pPr>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To make a </w:t>
      </w:r>
      <w:r w:rsidRPr="000E4DA8">
        <w:rPr>
          <w:rFonts w:ascii="Times New Roman" w:hAnsi="Times New Roman" w:cs="Times New Roman"/>
          <w:b/>
          <w:sz w:val="20"/>
          <w:szCs w:val="20"/>
          <w:lang w:val="en-US"/>
        </w:rPr>
        <w:t>SQLite database</w:t>
      </w:r>
      <w:r>
        <w:rPr>
          <w:rFonts w:ascii="Times New Roman" w:hAnsi="Times New Roman" w:cs="Times New Roman"/>
          <w:sz w:val="20"/>
          <w:szCs w:val="20"/>
          <w:lang w:val="en-US"/>
        </w:rPr>
        <w:t xml:space="preserve"> to store data it is smart to create a Content Provider so as to use several Android utility and UI-related classes for easier code writing. When an Android database design follows the first three normal forms it is considered </w:t>
      </w:r>
      <w:r w:rsidRPr="000E4DA8">
        <w:rPr>
          <w:rFonts w:ascii="Times New Roman" w:hAnsi="Times New Roman" w:cs="Times New Roman"/>
          <w:b/>
          <w:i/>
          <w:sz w:val="20"/>
          <w:szCs w:val="20"/>
          <w:lang w:val="en-US"/>
        </w:rPr>
        <w:t>normalized</w:t>
      </w:r>
      <w:r>
        <w:rPr>
          <w:rFonts w:ascii="Times New Roman" w:hAnsi="Times New Roman" w:cs="Times New Roman"/>
          <w:sz w:val="20"/>
          <w:szCs w:val="20"/>
          <w:lang w:val="en-US"/>
        </w:rPr>
        <w:t xml:space="preserve">. </w:t>
      </w:r>
    </w:p>
    <w:p w:rsidR="00F62760" w:rsidRDefault="000E4DA8" w:rsidP="007B6BCA">
      <w:pPr>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If you </w:t>
      </w:r>
      <w:r w:rsidRPr="00B75A4C">
        <w:rPr>
          <w:rFonts w:ascii="Times New Roman" w:hAnsi="Times New Roman" w:cs="Times New Roman"/>
          <w:sz w:val="20"/>
          <w:szCs w:val="20"/>
          <w:highlight w:val="yellow"/>
          <w:lang w:val="en-US"/>
        </w:rPr>
        <w:t>wrap your SQLite databases using Content Provider</w:t>
      </w:r>
      <w:r>
        <w:rPr>
          <w:rFonts w:ascii="Times New Roman" w:hAnsi="Times New Roman" w:cs="Times New Roman"/>
          <w:sz w:val="20"/>
          <w:szCs w:val="20"/>
          <w:lang w:val="en-US"/>
        </w:rPr>
        <w:t xml:space="preserve"> component you can manage all calls to the database from one place and use several readymade utilities for working with databases example the Database class is extends SQLiteOpenHelper class includes two methods onCreate() and onUpgrade().</w:t>
      </w:r>
      <w:r w:rsidR="00B75A4C">
        <w:rPr>
          <w:rFonts w:ascii="Times New Roman" w:hAnsi="Times New Roman" w:cs="Times New Roman"/>
          <w:sz w:val="20"/>
          <w:szCs w:val="20"/>
          <w:lang w:val="en-US"/>
        </w:rPr>
        <w:t xml:space="preserve"> </w:t>
      </w:r>
      <w:r w:rsidR="00F62760">
        <w:rPr>
          <w:rFonts w:ascii="Times New Roman" w:hAnsi="Times New Roman" w:cs="Times New Roman"/>
          <w:sz w:val="20"/>
          <w:szCs w:val="20"/>
          <w:lang w:val="en-US"/>
        </w:rPr>
        <w:t>Use ContentResolver.query() method it calls ContentProvider.query() method.</w:t>
      </w:r>
      <w:r w:rsidR="00B75A4C">
        <w:rPr>
          <w:rFonts w:ascii="Times New Roman" w:hAnsi="Times New Roman" w:cs="Times New Roman"/>
          <w:sz w:val="20"/>
          <w:szCs w:val="20"/>
          <w:lang w:val="en-US"/>
        </w:rPr>
        <w:t xml:space="preserve"> </w:t>
      </w:r>
      <w:r w:rsidR="00F62760">
        <w:rPr>
          <w:rFonts w:ascii="Times New Roman" w:hAnsi="Times New Roman" w:cs="Times New Roman"/>
          <w:sz w:val="20"/>
          <w:szCs w:val="20"/>
          <w:lang w:val="en-US"/>
        </w:rPr>
        <w:t xml:space="preserve">When </w:t>
      </w:r>
      <w:r w:rsidR="00F62760" w:rsidRPr="00B75A4C">
        <w:rPr>
          <w:rFonts w:ascii="Times New Roman" w:hAnsi="Times New Roman" w:cs="Times New Roman"/>
          <w:sz w:val="20"/>
          <w:szCs w:val="20"/>
          <w:highlight w:val="yellow"/>
          <w:lang w:val="en-US"/>
        </w:rPr>
        <w:t xml:space="preserve">you execute a piece of SQL on a SQLite database you perform a </w:t>
      </w:r>
      <w:r w:rsidR="00F62760" w:rsidRPr="00B75A4C">
        <w:rPr>
          <w:rFonts w:ascii="Times New Roman" w:hAnsi="Times New Roman" w:cs="Times New Roman"/>
          <w:b/>
          <w:i/>
          <w:sz w:val="20"/>
          <w:szCs w:val="20"/>
          <w:highlight w:val="yellow"/>
          <w:lang w:val="en-US"/>
        </w:rPr>
        <w:t>transaction</w:t>
      </w:r>
      <w:r w:rsidR="00F62760">
        <w:rPr>
          <w:rFonts w:ascii="Times New Roman" w:hAnsi="Times New Roman" w:cs="Times New Roman"/>
          <w:sz w:val="20"/>
          <w:szCs w:val="20"/>
          <w:lang w:val="en-US"/>
        </w:rPr>
        <w:t>, remember most calls to a ContentProvider result in only one S</w:t>
      </w:r>
      <w:r w:rsidR="00AF1A23">
        <w:rPr>
          <w:rFonts w:ascii="Times New Roman" w:hAnsi="Times New Roman" w:cs="Times New Roman"/>
          <w:sz w:val="20"/>
          <w:szCs w:val="20"/>
          <w:lang w:val="en-US"/>
        </w:rPr>
        <w:t>Q</w:t>
      </w:r>
      <w:r w:rsidR="00F62760">
        <w:rPr>
          <w:rFonts w:ascii="Times New Roman" w:hAnsi="Times New Roman" w:cs="Times New Roman"/>
          <w:sz w:val="20"/>
          <w:szCs w:val="20"/>
          <w:lang w:val="en-US"/>
        </w:rPr>
        <w:t xml:space="preserve">L statement there is no need to manage your own transactions manually and will execute multiple SQL statements </w:t>
      </w:r>
      <w:r w:rsidR="00AF1A23">
        <w:rPr>
          <w:rFonts w:ascii="Times New Roman" w:hAnsi="Times New Roman" w:cs="Times New Roman"/>
          <w:sz w:val="20"/>
          <w:szCs w:val="20"/>
          <w:lang w:val="en-US"/>
        </w:rPr>
        <w:t>there you need to manage your own transactions.</w:t>
      </w:r>
    </w:p>
    <w:p w:rsidR="00AF1A23" w:rsidRDefault="00AF1A23" w:rsidP="007B6BCA">
      <w:pPr>
        <w:ind w:left="360"/>
        <w:rPr>
          <w:rFonts w:ascii="Times New Roman" w:hAnsi="Times New Roman" w:cs="Times New Roman"/>
          <w:sz w:val="20"/>
          <w:szCs w:val="20"/>
          <w:lang w:val="en-US"/>
        </w:rPr>
      </w:pPr>
      <w:r w:rsidRPr="00156FD4">
        <w:rPr>
          <w:rFonts w:ascii="Times New Roman" w:hAnsi="Times New Roman" w:cs="Times New Roman"/>
          <w:b/>
          <w:i/>
          <w:sz w:val="20"/>
          <w:szCs w:val="20"/>
          <w:lang w:val="en-US"/>
        </w:rPr>
        <w:t>Binary data</w:t>
      </w:r>
      <w:r>
        <w:rPr>
          <w:rFonts w:ascii="Times New Roman" w:hAnsi="Times New Roman" w:cs="Times New Roman"/>
          <w:sz w:val="20"/>
          <w:szCs w:val="20"/>
          <w:lang w:val="en-US"/>
        </w:rPr>
        <w:t xml:space="preserve"> represents anything that cannot be represented using simple data types in Java usually an image or some other media file. Storing Binary data in ContentProvider I refer to as using the </w:t>
      </w:r>
      <w:r w:rsidRPr="00AF1A23">
        <w:rPr>
          <w:rFonts w:ascii="Times New Roman" w:hAnsi="Times New Roman" w:cs="Times New Roman"/>
          <w:sz w:val="20"/>
          <w:szCs w:val="20"/>
          <w:highlight w:val="yellow"/>
          <w:lang w:val="en-US"/>
        </w:rPr>
        <w:t>Media Store</w:t>
      </w:r>
      <w:r>
        <w:rPr>
          <w:rFonts w:ascii="Times New Roman" w:hAnsi="Times New Roman" w:cs="Times New Roman"/>
          <w:sz w:val="20"/>
          <w:szCs w:val="20"/>
          <w:lang w:val="en-US"/>
        </w:rPr>
        <w:t xml:space="preserve">. </w:t>
      </w:r>
    </w:p>
    <w:p w:rsidR="0090472E" w:rsidRDefault="00AF1A23" w:rsidP="007B6BCA">
      <w:pPr>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Then there is </w:t>
      </w:r>
      <w:r w:rsidRPr="00AF1A23">
        <w:rPr>
          <w:rFonts w:ascii="Times New Roman" w:hAnsi="Times New Roman" w:cs="Times New Roman"/>
          <w:b/>
          <w:sz w:val="20"/>
          <w:szCs w:val="20"/>
          <w:lang w:val="en-US"/>
        </w:rPr>
        <w:t>another</w:t>
      </w:r>
      <w:r>
        <w:rPr>
          <w:rFonts w:ascii="Times New Roman" w:hAnsi="Times New Roman" w:cs="Times New Roman"/>
          <w:sz w:val="20"/>
          <w:szCs w:val="20"/>
          <w:lang w:val="en-US"/>
        </w:rPr>
        <w:t xml:space="preserve"> challenge - to send data over the Internet or share it with another device - then firstly the data is re-formatted by a technique called</w:t>
      </w:r>
      <w:r w:rsidRPr="00AF1A23">
        <w:rPr>
          <w:rFonts w:ascii="Times New Roman" w:hAnsi="Times New Roman" w:cs="Times New Roman"/>
          <w:b/>
          <w:sz w:val="20"/>
          <w:szCs w:val="20"/>
          <w:lang w:val="en-US"/>
        </w:rPr>
        <w:t xml:space="preserve"> </w:t>
      </w:r>
      <w:r w:rsidRPr="00AF1A23">
        <w:rPr>
          <w:rFonts w:ascii="Times New Roman" w:hAnsi="Times New Roman" w:cs="Times New Roman"/>
          <w:b/>
          <w:sz w:val="20"/>
          <w:szCs w:val="20"/>
          <w:highlight w:val="yellow"/>
          <w:lang w:val="en-US"/>
        </w:rPr>
        <w:t>serialization</w:t>
      </w:r>
      <w:r>
        <w:rPr>
          <w:rFonts w:ascii="Times New Roman" w:hAnsi="Times New Roman" w:cs="Times New Roman"/>
          <w:sz w:val="20"/>
          <w:szCs w:val="20"/>
          <w:lang w:val="en-US"/>
        </w:rPr>
        <w:t xml:space="preserve"> to allow the receiving end to work with and suitable for send over the Internet. Android provides its internal </w:t>
      </w:r>
      <w:r w:rsidRPr="00AF1A23">
        <w:rPr>
          <w:rFonts w:ascii="Times New Roman" w:hAnsi="Times New Roman" w:cs="Times New Roman"/>
          <w:sz w:val="20"/>
          <w:szCs w:val="20"/>
          <w:highlight w:val="yellow"/>
          <w:lang w:val="en-US"/>
        </w:rPr>
        <w:t xml:space="preserve">serialization API with the </w:t>
      </w:r>
      <w:r w:rsidRPr="00AF1A23">
        <w:rPr>
          <w:rFonts w:ascii="Times New Roman" w:hAnsi="Times New Roman" w:cs="Times New Roman"/>
          <w:i/>
          <w:sz w:val="20"/>
          <w:szCs w:val="20"/>
          <w:highlight w:val="yellow"/>
          <w:lang w:val="en-US"/>
        </w:rPr>
        <w:t>Parcelable</w:t>
      </w:r>
      <w:r>
        <w:rPr>
          <w:rFonts w:ascii="Times New Roman" w:hAnsi="Times New Roman" w:cs="Times New Roman"/>
          <w:sz w:val="20"/>
          <w:szCs w:val="20"/>
          <w:lang w:val="en-US"/>
        </w:rPr>
        <w:t xml:space="preserve"> interface which is not good for persistent storage or for transferring over a network. Instead you could use two suitable formats for persisting complex data - JSON and Google Protocol Buffers - both are well supported by Android.</w:t>
      </w:r>
      <w:r w:rsidR="00B75A4C">
        <w:rPr>
          <w:rFonts w:ascii="Times New Roman" w:hAnsi="Times New Roman" w:cs="Times New Roman"/>
          <w:sz w:val="20"/>
          <w:szCs w:val="20"/>
          <w:lang w:val="en-US"/>
        </w:rPr>
        <w:t xml:space="preserve"> </w:t>
      </w:r>
      <w:r w:rsidR="0090472E" w:rsidRPr="0090472E">
        <w:rPr>
          <w:rFonts w:ascii="Times New Roman" w:hAnsi="Times New Roman" w:cs="Times New Roman"/>
          <w:b/>
          <w:sz w:val="20"/>
          <w:szCs w:val="20"/>
          <w:lang w:val="en-US"/>
        </w:rPr>
        <w:t>JSON</w:t>
      </w:r>
      <w:r w:rsidR="0090472E">
        <w:rPr>
          <w:rFonts w:ascii="Times New Roman" w:hAnsi="Times New Roman" w:cs="Times New Roman"/>
          <w:sz w:val="20"/>
          <w:szCs w:val="20"/>
          <w:lang w:val="en-US"/>
        </w:rPr>
        <w:t xml:space="preserve"> is excellent for representing complex objects (not binary values) and is the de-facto standard for sharing data with web services. A JSON array with 3 objects is stored in a class and the data can be read using an </w:t>
      </w:r>
      <w:r w:rsidR="0090472E" w:rsidRPr="0090472E">
        <w:rPr>
          <w:rFonts w:ascii="Times New Roman" w:hAnsi="Times New Roman" w:cs="Times New Roman"/>
          <w:i/>
          <w:sz w:val="20"/>
          <w:szCs w:val="20"/>
          <w:highlight w:val="yellow"/>
          <w:lang w:val="en-US"/>
        </w:rPr>
        <w:t>InputStream</w:t>
      </w:r>
      <w:r w:rsidR="0090472E" w:rsidRPr="0090472E">
        <w:rPr>
          <w:rFonts w:ascii="Times New Roman" w:hAnsi="Times New Roman" w:cs="Times New Roman"/>
          <w:i/>
          <w:sz w:val="20"/>
          <w:szCs w:val="20"/>
          <w:lang w:val="en-US"/>
        </w:rPr>
        <w:t xml:space="preserve"> </w:t>
      </w:r>
      <w:r w:rsidR="0090472E">
        <w:rPr>
          <w:rFonts w:ascii="Times New Roman" w:hAnsi="Times New Roman" w:cs="Times New Roman"/>
          <w:sz w:val="20"/>
          <w:szCs w:val="20"/>
          <w:lang w:val="en-US"/>
        </w:rPr>
        <w:t>with the</w:t>
      </w:r>
      <w:r w:rsidR="0090472E" w:rsidRPr="0090472E">
        <w:rPr>
          <w:rFonts w:ascii="Times New Roman" w:hAnsi="Times New Roman" w:cs="Times New Roman"/>
          <w:b/>
          <w:sz w:val="20"/>
          <w:szCs w:val="20"/>
          <w:lang w:val="en-US"/>
        </w:rPr>
        <w:t xml:space="preserve"> </w:t>
      </w:r>
      <w:r w:rsidR="0090472E" w:rsidRPr="0090472E">
        <w:rPr>
          <w:rFonts w:ascii="Times New Roman" w:hAnsi="Times New Roman" w:cs="Times New Roman"/>
          <w:b/>
          <w:sz w:val="20"/>
          <w:szCs w:val="20"/>
          <w:highlight w:val="yellow"/>
          <w:lang w:val="en-US"/>
        </w:rPr>
        <w:t>JsonReader</w:t>
      </w:r>
      <w:r w:rsidR="0090472E">
        <w:rPr>
          <w:rFonts w:ascii="Times New Roman" w:hAnsi="Times New Roman" w:cs="Times New Roman"/>
          <w:sz w:val="20"/>
          <w:szCs w:val="20"/>
          <w:lang w:val="en-US"/>
        </w:rPr>
        <w:t xml:space="preserve"> API. Alternatively the entire contents of</w:t>
      </w:r>
      <w:r w:rsidR="0090472E" w:rsidRPr="0090472E">
        <w:rPr>
          <w:rFonts w:ascii="Times New Roman" w:hAnsi="Times New Roman" w:cs="Times New Roman"/>
          <w:i/>
          <w:sz w:val="20"/>
          <w:szCs w:val="20"/>
          <w:lang w:val="en-US"/>
        </w:rPr>
        <w:t xml:space="preserve"> InputStream</w:t>
      </w:r>
      <w:r w:rsidR="0090472E">
        <w:rPr>
          <w:rFonts w:ascii="Times New Roman" w:hAnsi="Times New Roman" w:cs="Times New Roman"/>
          <w:sz w:val="20"/>
          <w:szCs w:val="20"/>
          <w:lang w:val="en-US"/>
        </w:rPr>
        <w:t xml:space="preserve"> can be read and put to a String then pass that to a constructor of </w:t>
      </w:r>
      <w:r w:rsidR="0090472E" w:rsidRPr="0090472E">
        <w:rPr>
          <w:rFonts w:ascii="Times New Roman" w:hAnsi="Times New Roman" w:cs="Times New Roman"/>
          <w:b/>
          <w:sz w:val="20"/>
          <w:szCs w:val="20"/>
          <w:u w:val="single"/>
          <w:lang w:val="en-US"/>
        </w:rPr>
        <w:t>JSONArray</w:t>
      </w:r>
      <w:r w:rsidR="0090472E">
        <w:rPr>
          <w:rFonts w:ascii="Times New Roman" w:hAnsi="Times New Roman" w:cs="Times New Roman"/>
          <w:sz w:val="20"/>
          <w:szCs w:val="20"/>
          <w:lang w:val="en-US"/>
        </w:rPr>
        <w:t xml:space="preserve">. Likewise </w:t>
      </w:r>
      <w:r w:rsidR="0090472E" w:rsidRPr="0090472E">
        <w:rPr>
          <w:rFonts w:ascii="Times New Roman" w:hAnsi="Times New Roman" w:cs="Times New Roman"/>
          <w:b/>
          <w:sz w:val="20"/>
          <w:szCs w:val="20"/>
          <w:highlight w:val="yellow"/>
          <w:lang w:val="en-US"/>
        </w:rPr>
        <w:t>JsonWriter</w:t>
      </w:r>
      <w:r w:rsidR="0090472E">
        <w:rPr>
          <w:rFonts w:ascii="Times New Roman" w:hAnsi="Times New Roman" w:cs="Times New Roman"/>
          <w:sz w:val="20"/>
          <w:szCs w:val="20"/>
          <w:lang w:val="en-US"/>
        </w:rPr>
        <w:t xml:space="preserve"> class allows you to write JSON data to </w:t>
      </w:r>
      <w:r w:rsidR="0090472E" w:rsidRPr="0090472E">
        <w:rPr>
          <w:rFonts w:ascii="Times New Roman" w:hAnsi="Times New Roman" w:cs="Times New Roman"/>
          <w:i/>
          <w:sz w:val="20"/>
          <w:szCs w:val="20"/>
          <w:highlight w:val="yellow"/>
          <w:lang w:val="en-US"/>
        </w:rPr>
        <w:t>OutputStream</w:t>
      </w:r>
      <w:r w:rsidR="0090472E">
        <w:rPr>
          <w:rFonts w:ascii="Times New Roman" w:hAnsi="Times New Roman" w:cs="Times New Roman"/>
          <w:sz w:val="20"/>
          <w:szCs w:val="20"/>
          <w:lang w:val="en-US"/>
        </w:rPr>
        <w:t xml:space="preserve">.  </w:t>
      </w:r>
      <w:r w:rsidR="0090472E" w:rsidRPr="00B75A4C">
        <w:rPr>
          <w:rFonts w:ascii="Times New Roman" w:hAnsi="Times New Roman" w:cs="Times New Roman"/>
          <w:sz w:val="20"/>
          <w:szCs w:val="20"/>
          <w:u w:val="single"/>
          <w:lang w:val="en-US"/>
        </w:rPr>
        <w:t>The limitations</w:t>
      </w:r>
      <w:r w:rsidR="0090472E">
        <w:rPr>
          <w:rFonts w:ascii="Times New Roman" w:hAnsi="Times New Roman" w:cs="Times New Roman"/>
          <w:sz w:val="20"/>
          <w:szCs w:val="20"/>
          <w:lang w:val="en-US"/>
        </w:rPr>
        <w:t xml:space="preserve"> of JSONObject and JSONArray classes are overcome using an open-source library you can handle advanced serialization and deserialization of JSON data - this is </w:t>
      </w:r>
      <w:r w:rsidR="0090472E" w:rsidRPr="0090472E">
        <w:rPr>
          <w:rFonts w:ascii="Times New Roman" w:hAnsi="Times New Roman" w:cs="Times New Roman"/>
          <w:b/>
          <w:sz w:val="20"/>
          <w:szCs w:val="20"/>
          <w:lang w:val="en-US"/>
        </w:rPr>
        <w:t>Gson</w:t>
      </w:r>
      <w:r w:rsidR="0090472E">
        <w:rPr>
          <w:rFonts w:ascii="Times New Roman" w:hAnsi="Times New Roman" w:cs="Times New Roman"/>
          <w:sz w:val="20"/>
          <w:szCs w:val="20"/>
          <w:lang w:val="en-US"/>
        </w:rPr>
        <w:t xml:space="preserve">. A typical solution is to use a library to convert a </w:t>
      </w:r>
      <w:r w:rsidR="0090472E" w:rsidRPr="00B75A4C">
        <w:rPr>
          <w:rFonts w:ascii="Times New Roman" w:hAnsi="Times New Roman" w:cs="Times New Roman"/>
          <w:sz w:val="20"/>
          <w:szCs w:val="20"/>
          <w:highlight w:val="yellow"/>
          <w:lang w:val="en-US"/>
        </w:rPr>
        <w:t>POJOs</w:t>
      </w:r>
      <w:r w:rsidR="0090472E">
        <w:rPr>
          <w:rFonts w:ascii="Times New Roman" w:hAnsi="Times New Roman" w:cs="Times New Roman"/>
          <w:sz w:val="20"/>
          <w:szCs w:val="20"/>
          <w:lang w:val="en-US"/>
        </w:rPr>
        <w:t xml:space="preserve"> - Plain Old Java Objects - into JSON and back - here your define your data as regular Java Objects with getters and setters and include the </w:t>
      </w:r>
      <w:r w:rsidR="0090472E" w:rsidRPr="00B75A4C">
        <w:rPr>
          <w:rFonts w:ascii="Times New Roman" w:hAnsi="Times New Roman" w:cs="Times New Roman"/>
          <w:b/>
          <w:sz w:val="20"/>
          <w:szCs w:val="20"/>
          <w:lang w:val="en-US"/>
        </w:rPr>
        <w:t>Gson</w:t>
      </w:r>
      <w:r w:rsidR="0090472E">
        <w:rPr>
          <w:rFonts w:ascii="Times New Roman" w:hAnsi="Times New Roman" w:cs="Times New Roman"/>
          <w:sz w:val="20"/>
          <w:szCs w:val="20"/>
          <w:lang w:val="en-US"/>
        </w:rPr>
        <w:t xml:space="preserve"> library</w:t>
      </w:r>
      <w:r w:rsidR="00B75A4C">
        <w:rPr>
          <w:rFonts w:ascii="Times New Roman" w:hAnsi="Times New Roman" w:cs="Times New Roman"/>
          <w:sz w:val="20"/>
          <w:szCs w:val="20"/>
          <w:lang w:val="en-US"/>
        </w:rPr>
        <w:t>.(p182- pushing limits).</w:t>
      </w:r>
    </w:p>
    <w:p w:rsidR="00B75A4C" w:rsidRDefault="00B75A4C" w:rsidP="007B6BCA">
      <w:pPr>
        <w:ind w:left="360"/>
        <w:rPr>
          <w:rFonts w:ascii="Times New Roman" w:hAnsi="Times New Roman" w:cs="Times New Roman"/>
          <w:sz w:val="20"/>
          <w:szCs w:val="20"/>
          <w:lang w:val="en-US"/>
        </w:rPr>
      </w:pPr>
      <w:r w:rsidRPr="00B75A4C">
        <w:rPr>
          <w:rFonts w:ascii="Times New Roman" w:hAnsi="Times New Roman" w:cs="Times New Roman"/>
          <w:b/>
          <w:sz w:val="20"/>
          <w:szCs w:val="20"/>
          <w:lang w:val="en-US"/>
        </w:rPr>
        <w:t>Google Protocol Buffer</w:t>
      </w:r>
      <w:r>
        <w:rPr>
          <w:rFonts w:ascii="Times New Roman" w:hAnsi="Times New Roman" w:cs="Times New Roman"/>
          <w:sz w:val="20"/>
          <w:szCs w:val="20"/>
          <w:lang w:val="en-US"/>
        </w:rPr>
        <w:t xml:space="preserve"> or </w:t>
      </w:r>
      <w:r w:rsidRPr="00B75A4C">
        <w:rPr>
          <w:rFonts w:ascii="Times New Roman" w:hAnsi="Times New Roman" w:cs="Times New Roman"/>
          <w:sz w:val="20"/>
          <w:szCs w:val="20"/>
          <w:highlight w:val="yellow"/>
          <w:lang w:val="en-US"/>
        </w:rPr>
        <w:t>PROTOBUF</w:t>
      </w:r>
      <w:r>
        <w:rPr>
          <w:rFonts w:ascii="Times New Roman" w:hAnsi="Times New Roman" w:cs="Times New Roman"/>
          <w:sz w:val="20"/>
          <w:szCs w:val="20"/>
          <w:lang w:val="en-US"/>
        </w:rPr>
        <w:t xml:space="preserve"> is a way of encoding structured data in an efficient and extensible format. It supports binary data mixed with simple data types and also has an advanced and extensible schema support. </w:t>
      </w:r>
      <w:r w:rsidRPr="00B75A4C">
        <w:rPr>
          <w:rFonts w:ascii="Times New Roman" w:hAnsi="Times New Roman" w:cs="Times New Roman"/>
          <w:b/>
          <w:sz w:val="20"/>
          <w:szCs w:val="20"/>
          <w:highlight w:val="yellow"/>
          <w:lang w:val="en-US"/>
        </w:rPr>
        <w:t>Protobuf</w:t>
      </w:r>
      <w:r w:rsidRPr="00B75A4C">
        <w:rPr>
          <w:rFonts w:ascii="Times New Roman" w:hAnsi="Times New Roman" w:cs="Times New Roman"/>
          <w:b/>
          <w:sz w:val="20"/>
          <w:szCs w:val="20"/>
          <w:lang w:val="en-US"/>
        </w:rPr>
        <w:t xml:space="preserve"> </w:t>
      </w:r>
      <w:r>
        <w:rPr>
          <w:rFonts w:ascii="Times New Roman" w:hAnsi="Times New Roman" w:cs="Times New Roman"/>
          <w:sz w:val="20"/>
          <w:szCs w:val="20"/>
          <w:lang w:val="en-US"/>
        </w:rPr>
        <w:t xml:space="preserve">has implementation including </w:t>
      </w:r>
      <w:r w:rsidRPr="00B75A4C">
        <w:rPr>
          <w:rFonts w:ascii="Times New Roman" w:hAnsi="Times New Roman" w:cs="Times New Roman"/>
          <w:sz w:val="20"/>
          <w:szCs w:val="20"/>
          <w:highlight w:val="yellow"/>
          <w:lang w:val="en-US"/>
        </w:rPr>
        <w:t>a lite Java variant</w:t>
      </w:r>
      <w:r>
        <w:rPr>
          <w:rFonts w:ascii="Times New Roman" w:hAnsi="Times New Roman" w:cs="Times New Roman"/>
          <w:sz w:val="20"/>
          <w:szCs w:val="20"/>
          <w:lang w:val="en-US"/>
        </w:rPr>
        <w:t xml:space="preserve"> for Android. Example </w:t>
      </w:r>
      <w:r w:rsidRPr="00B75A4C">
        <w:rPr>
          <w:rFonts w:ascii="Times New Roman" w:hAnsi="Times New Roman" w:cs="Times New Roman"/>
          <w:sz w:val="20"/>
          <w:szCs w:val="20"/>
          <w:lang w:val="en-US"/>
        </w:rPr>
        <w:t>http://www.java2s.com/Open-Source/Android_Free_Code/Example/example/jgilfelt_android_protobuf_example.htm</w:t>
      </w:r>
      <w:r>
        <w:rPr>
          <w:rFonts w:ascii="Times New Roman" w:hAnsi="Times New Roman" w:cs="Times New Roman"/>
          <w:sz w:val="20"/>
          <w:szCs w:val="20"/>
          <w:lang w:val="en-US"/>
        </w:rPr>
        <w:t xml:space="preserve"> and </w:t>
      </w:r>
      <w:r w:rsidRPr="00B75A4C">
        <w:rPr>
          <w:rFonts w:ascii="Times New Roman" w:hAnsi="Times New Roman" w:cs="Times New Roman"/>
          <w:sz w:val="20"/>
          <w:szCs w:val="20"/>
          <w:lang w:val="en-US"/>
        </w:rPr>
        <w:lastRenderedPageBreak/>
        <w:t>https://developers.google.com/protocol-buffers/docs/tutorials</w:t>
      </w:r>
      <w:r>
        <w:rPr>
          <w:rFonts w:ascii="Times New Roman" w:hAnsi="Times New Roman" w:cs="Times New Roman"/>
          <w:sz w:val="20"/>
          <w:szCs w:val="20"/>
          <w:lang w:val="en-US"/>
        </w:rPr>
        <w:t xml:space="preserve"> and </w:t>
      </w:r>
      <w:r w:rsidRPr="00B75A4C">
        <w:rPr>
          <w:rFonts w:ascii="Times New Roman" w:hAnsi="Times New Roman" w:cs="Times New Roman"/>
          <w:sz w:val="20"/>
          <w:szCs w:val="20"/>
          <w:lang w:val="en-US"/>
        </w:rPr>
        <w:t>https://github.com/jgilfelt/android-protobuf-example</w:t>
      </w:r>
      <w:r>
        <w:rPr>
          <w:rFonts w:ascii="Times New Roman" w:hAnsi="Times New Roman" w:cs="Times New Roman"/>
          <w:sz w:val="20"/>
          <w:szCs w:val="20"/>
          <w:lang w:val="en-US"/>
        </w:rPr>
        <w:t>.</w:t>
      </w:r>
    </w:p>
    <w:p w:rsidR="002C41D2" w:rsidRPr="00682C18" w:rsidRDefault="002C41D2" w:rsidP="002C41D2">
      <w:pPr>
        <w:rPr>
          <w:rFonts w:ascii="Times New Roman" w:hAnsi="Times New Roman" w:cs="Times New Roman"/>
          <w:b/>
          <w:sz w:val="24"/>
          <w:szCs w:val="24"/>
          <w:lang w:val="en-US"/>
        </w:rPr>
      </w:pPr>
      <w:r w:rsidRPr="00682C18">
        <w:rPr>
          <w:rFonts w:ascii="Times New Roman" w:hAnsi="Times New Roman" w:cs="Times New Roman"/>
          <w:b/>
          <w:sz w:val="24"/>
          <w:szCs w:val="24"/>
          <w:lang w:val="en-US"/>
        </w:rPr>
        <w:t>Chapter Nine</w:t>
      </w:r>
      <w:r w:rsidRPr="00682C18">
        <w:rPr>
          <w:rFonts w:ascii="Times New Roman" w:hAnsi="Times New Roman" w:cs="Times New Roman"/>
          <w:b/>
          <w:sz w:val="24"/>
          <w:szCs w:val="24"/>
          <w:lang w:val="en-US"/>
        </w:rPr>
        <w:tab/>
      </w:r>
      <w:r w:rsidRPr="00682C18">
        <w:rPr>
          <w:rFonts w:ascii="Times New Roman" w:hAnsi="Times New Roman" w:cs="Times New Roman"/>
          <w:b/>
          <w:sz w:val="24"/>
          <w:szCs w:val="24"/>
          <w:lang w:val="en-US"/>
        </w:rPr>
        <w:tab/>
      </w:r>
      <w:r w:rsidRPr="00682C18">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sidRPr="00682C18">
        <w:rPr>
          <w:rFonts w:ascii="Times New Roman" w:hAnsi="Times New Roman" w:cs="Times New Roman"/>
          <w:b/>
          <w:sz w:val="24"/>
          <w:szCs w:val="24"/>
          <w:lang w:val="en-US"/>
        </w:rPr>
        <w:t>Data Storage Methods</w:t>
      </w:r>
    </w:p>
    <w:p w:rsidR="000E4DA8" w:rsidRDefault="00B75A4C" w:rsidP="007B6BCA">
      <w:pPr>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After you resolve all your persistence needs for your app consider if the app needs </w:t>
      </w:r>
      <w:r w:rsidRPr="00156FD4">
        <w:rPr>
          <w:rFonts w:ascii="Times New Roman" w:hAnsi="Times New Roman" w:cs="Times New Roman"/>
          <w:sz w:val="20"/>
          <w:szCs w:val="20"/>
          <w:highlight w:val="yellow"/>
          <w:lang w:val="en-US"/>
        </w:rPr>
        <w:t>to use backup services for Android provided by Google</w:t>
      </w:r>
      <w:r>
        <w:rPr>
          <w:rFonts w:ascii="Times New Roman" w:hAnsi="Times New Roman" w:cs="Times New Roman"/>
          <w:sz w:val="20"/>
          <w:szCs w:val="20"/>
          <w:lang w:val="en-US"/>
        </w:rPr>
        <w:t xml:space="preserve"> - to back up persistence data and restore it in case of a factory reset or upgrades to a new Android device.</w:t>
      </w:r>
      <w:r w:rsidR="00156FD4">
        <w:rPr>
          <w:rFonts w:ascii="Times New Roman" w:hAnsi="Times New Roman" w:cs="Times New Roman"/>
          <w:sz w:val="20"/>
          <w:szCs w:val="20"/>
          <w:lang w:val="en-US"/>
        </w:rPr>
        <w:t xml:space="preserve"> Android provides API for managing backups and the backup is stored in cloud and can be restored only to a device with the same Google ID. This is application data backup.</w:t>
      </w:r>
    </w:p>
    <w:p w:rsidR="00970116" w:rsidRPr="00C073BC" w:rsidRDefault="00970116" w:rsidP="00970116">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2F59BB" w:rsidRPr="00970116" w:rsidRDefault="002F59BB" w:rsidP="003E3ED9">
      <w:pPr>
        <w:pStyle w:val="ListParagraph"/>
        <w:numPr>
          <w:ilvl w:val="1"/>
          <w:numId w:val="12"/>
        </w:numPr>
        <w:rPr>
          <w:rFonts w:ascii="Times New Roman" w:hAnsi="Times New Roman" w:cs="Times New Roman"/>
          <w:b/>
          <w:sz w:val="24"/>
          <w:szCs w:val="24"/>
          <w:lang w:val="en-US"/>
        </w:rPr>
      </w:pPr>
      <w:r>
        <w:rPr>
          <w:rFonts w:ascii="Times New Roman" w:hAnsi="Times New Roman" w:cs="Times New Roman"/>
          <w:sz w:val="20"/>
          <w:szCs w:val="20"/>
          <w:lang w:val="en-US"/>
        </w:rPr>
        <w:t>Shared Preferences</w:t>
      </w:r>
    </w:p>
    <w:p w:rsidR="002F59BB" w:rsidRPr="00D631BA" w:rsidRDefault="002F59BB" w:rsidP="003E3ED9">
      <w:pPr>
        <w:pStyle w:val="ListParagraph"/>
        <w:numPr>
          <w:ilvl w:val="1"/>
          <w:numId w:val="12"/>
        </w:numPr>
        <w:rPr>
          <w:rFonts w:ascii="Times New Roman" w:hAnsi="Times New Roman" w:cs="Times New Roman"/>
          <w:b/>
          <w:sz w:val="24"/>
          <w:szCs w:val="24"/>
          <w:lang w:val="en-US"/>
        </w:rPr>
      </w:pPr>
      <w:r>
        <w:rPr>
          <w:rFonts w:ascii="Times New Roman" w:hAnsi="Times New Roman" w:cs="Times New Roman"/>
          <w:sz w:val="20"/>
          <w:szCs w:val="20"/>
          <w:lang w:val="en-US"/>
        </w:rPr>
        <w:t>SQLite Database</w:t>
      </w:r>
    </w:p>
    <w:p w:rsidR="00D631BA" w:rsidRPr="00D631BA" w:rsidRDefault="00D631BA" w:rsidP="003E3ED9">
      <w:pPr>
        <w:pStyle w:val="ListParagraph"/>
        <w:numPr>
          <w:ilvl w:val="2"/>
          <w:numId w:val="9"/>
        </w:numPr>
        <w:rPr>
          <w:rFonts w:ascii="Times New Roman" w:hAnsi="Times New Roman" w:cs="Times New Roman"/>
          <w:b/>
          <w:sz w:val="24"/>
          <w:szCs w:val="24"/>
          <w:lang w:val="en-US"/>
        </w:rPr>
      </w:pPr>
      <w:r>
        <w:rPr>
          <w:rFonts w:ascii="Times New Roman" w:hAnsi="Times New Roman" w:cs="Times New Roman"/>
          <w:sz w:val="20"/>
          <w:szCs w:val="20"/>
          <w:lang w:val="en-US"/>
        </w:rPr>
        <w:t>Create, Insert Values, Loading Values from another source</w:t>
      </w:r>
    </w:p>
    <w:p w:rsidR="00D631BA" w:rsidRPr="00D631BA" w:rsidRDefault="00D631BA" w:rsidP="003E3ED9">
      <w:pPr>
        <w:pStyle w:val="ListParagraph"/>
        <w:numPr>
          <w:ilvl w:val="2"/>
          <w:numId w:val="9"/>
        </w:numPr>
        <w:rPr>
          <w:rFonts w:ascii="Times New Roman" w:hAnsi="Times New Roman" w:cs="Times New Roman"/>
          <w:b/>
          <w:sz w:val="24"/>
          <w:szCs w:val="24"/>
          <w:lang w:val="en-US"/>
        </w:rPr>
      </w:pPr>
      <w:r>
        <w:rPr>
          <w:rFonts w:ascii="Times New Roman" w:hAnsi="Times New Roman" w:cs="Times New Roman"/>
          <w:sz w:val="20"/>
          <w:szCs w:val="20"/>
          <w:lang w:val="en-US"/>
        </w:rPr>
        <w:t>Work with dates in SQLite</w:t>
      </w:r>
    </w:p>
    <w:p w:rsidR="00D631BA" w:rsidRPr="00D631BA" w:rsidRDefault="00D631BA" w:rsidP="003E3ED9">
      <w:pPr>
        <w:pStyle w:val="ListParagraph"/>
        <w:numPr>
          <w:ilvl w:val="2"/>
          <w:numId w:val="9"/>
        </w:numPr>
        <w:rPr>
          <w:rFonts w:ascii="Times New Roman" w:hAnsi="Times New Roman" w:cs="Times New Roman"/>
          <w:b/>
          <w:sz w:val="24"/>
          <w:szCs w:val="24"/>
          <w:lang w:val="en-US"/>
        </w:rPr>
      </w:pPr>
      <w:r>
        <w:rPr>
          <w:rFonts w:ascii="Times New Roman" w:hAnsi="Times New Roman" w:cs="Times New Roman"/>
          <w:sz w:val="20"/>
          <w:szCs w:val="20"/>
          <w:lang w:val="en-US"/>
        </w:rPr>
        <w:t>Parse JSON using JSONObject</w:t>
      </w:r>
    </w:p>
    <w:p w:rsidR="00D631BA" w:rsidRPr="00D631BA" w:rsidRDefault="00D631BA" w:rsidP="003E3ED9">
      <w:pPr>
        <w:pStyle w:val="ListParagraph"/>
        <w:numPr>
          <w:ilvl w:val="2"/>
          <w:numId w:val="9"/>
        </w:numPr>
        <w:rPr>
          <w:rFonts w:ascii="Times New Roman" w:hAnsi="Times New Roman" w:cs="Times New Roman"/>
          <w:b/>
          <w:sz w:val="24"/>
          <w:szCs w:val="24"/>
          <w:lang w:val="en-US"/>
        </w:rPr>
      </w:pPr>
      <w:r>
        <w:rPr>
          <w:rFonts w:ascii="Times New Roman" w:hAnsi="Times New Roman" w:cs="Times New Roman"/>
          <w:sz w:val="20"/>
          <w:szCs w:val="20"/>
          <w:lang w:val="en-US"/>
        </w:rPr>
        <w:t>Parse XML using DOM API, XmlPullParser</w:t>
      </w:r>
    </w:p>
    <w:p w:rsidR="00D631BA" w:rsidRPr="00D631BA" w:rsidRDefault="00D631BA" w:rsidP="003E3ED9">
      <w:pPr>
        <w:pStyle w:val="ListParagraph"/>
        <w:numPr>
          <w:ilvl w:val="2"/>
          <w:numId w:val="9"/>
        </w:numPr>
        <w:rPr>
          <w:rFonts w:ascii="Times New Roman" w:hAnsi="Times New Roman" w:cs="Times New Roman"/>
          <w:b/>
          <w:sz w:val="24"/>
          <w:szCs w:val="24"/>
          <w:lang w:val="en-US"/>
        </w:rPr>
      </w:pPr>
      <w:r>
        <w:rPr>
          <w:rFonts w:ascii="Times New Roman" w:hAnsi="Times New Roman" w:cs="Times New Roman"/>
          <w:sz w:val="20"/>
          <w:szCs w:val="20"/>
          <w:lang w:val="en-US"/>
        </w:rPr>
        <w:t>Add a contact and read contact data</w:t>
      </w:r>
    </w:p>
    <w:p w:rsidR="002F59BB" w:rsidRPr="002F59BB" w:rsidRDefault="002F59BB" w:rsidP="00970116">
      <w:pPr>
        <w:pStyle w:val="ListParagraph"/>
        <w:numPr>
          <w:ilvl w:val="1"/>
          <w:numId w:val="1"/>
        </w:numPr>
        <w:rPr>
          <w:rFonts w:ascii="Times New Roman" w:hAnsi="Times New Roman" w:cs="Times New Roman"/>
          <w:b/>
          <w:sz w:val="24"/>
          <w:szCs w:val="24"/>
          <w:lang w:val="en-US"/>
        </w:rPr>
      </w:pPr>
      <w:r>
        <w:rPr>
          <w:rFonts w:ascii="Times New Roman" w:hAnsi="Times New Roman" w:cs="Times New Roman"/>
          <w:sz w:val="20"/>
          <w:szCs w:val="20"/>
          <w:lang w:val="en-US"/>
        </w:rPr>
        <w:t>Content Provider</w:t>
      </w:r>
    </w:p>
    <w:p w:rsidR="002F59BB" w:rsidRPr="002F59BB" w:rsidRDefault="002F59BB" w:rsidP="003E3ED9">
      <w:pPr>
        <w:pStyle w:val="ListParagraph"/>
        <w:numPr>
          <w:ilvl w:val="2"/>
          <w:numId w:val="10"/>
        </w:numPr>
        <w:rPr>
          <w:rFonts w:ascii="Times New Roman" w:hAnsi="Times New Roman" w:cs="Times New Roman"/>
          <w:b/>
          <w:sz w:val="24"/>
          <w:szCs w:val="24"/>
          <w:lang w:val="en-US"/>
        </w:rPr>
      </w:pPr>
      <w:r w:rsidRPr="002F59BB">
        <w:rPr>
          <w:rFonts w:ascii="Times New Roman" w:hAnsi="Times New Roman" w:cs="Times New Roman"/>
          <w:sz w:val="20"/>
          <w:szCs w:val="20"/>
          <w:lang w:val="en-US"/>
        </w:rPr>
        <w:t>File Saving and Loading</w:t>
      </w:r>
    </w:p>
    <w:p w:rsidR="002F59BB" w:rsidRPr="002F59BB" w:rsidRDefault="002F59BB" w:rsidP="003E3ED9">
      <w:pPr>
        <w:pStyle w:val="ListParagraph"/>
        <w:numPr>
          <w:ilvl w:val="2"/>
          <w:numId w:val="10"/>
        </w:numPr>
        <w:rPr>
          <w:rFonts w:ascii="Times New Roman" w:hAnsi="Times New Roman" w:cs="Times New Roman"/>
          <w:b/>
          <w:sz w:val="24"/>
          <w:szCs w:val="24"/>
          <w:lang w:val="en-US"/>
        </w:rPr>
      </w:pPr>
      <w:r>
        <w:rPr>
          <w:rFonts w:ascii="Times New Roman" w:hAnsi="Times New Roman" w:cs="Times New Roman"/>
          <w:sz w:val="20"/>
          <w:szCs w:val="20"/>
          <w:lang w:val="en-US"/>
        </w:rPr>
        <w:t>Data Persistence</w:t>
      </w:r>
    </w:p>
    <w:p w:rsidR="002F59BB" w:rsidRPr="00D631BA" w:rsidRDefault="002F59BB" w:rsidP="003E3ED9">
      <w:pPr>
        <w:pStyle w:val="ListParagraph"/>
        <w:numPr>
          <w:ilvl w:val="2"/>
          <w:numId w:val="10"/>
        </w:numPr>
        <w:rPr>
          <w:rFonts w:ascii="Times New Roman" w:hAnsi="Times New Roman" w:cs="Times New Roman"/>
          <w:b/>
          <w:sz w:val="24"/>
          <w:szCs w:val="24"/>
          <w:lang w:val="en-US"/>
        </w:rPr>
      </w:pPr>
      <w:r>
        <w:rPr>
          <w:rFonts w:ascii="Times New Roman" w:hAnsi="Times New Roman" w:cs="Times New Roman"/>
          <w:sz w:val="20"/>
          <w:szCs w:val="20"/>
          <w:lang w:val="en-US"/>
        </w:rPr>
        <w:t xml:space="preserve">Get File info, </w:t>
      </w:r>
      <w:r w:rsidR="00D631BA">
        <w:rPr>
          <w:rFonts w:ascii="Times New Roman" w:hAnsi="Times New Roman" w:cs="Times New Roman"/>
          <w:sz w:val="20"/>
          <w:szCs w:val="20"/>
          <w:lang w:val="en-US"/>
        </w:rPr>
        <w:t xml:space="preserve">read a file shipped with app </w:t>
      </w:r>
    </w:p>
    <w:p w:rsidR="00D631BA" w:rsidRPr="00D631BA" w:rsidRDefault="00D631BA" w:rsidP="003E3ED9">
      <w:pPr>
        <w:pStyle w:val="ListParagraph"/>
        <w:numPr>
          <w:ilvl w:val="2"/>
          <w:numId w:val="10"/>
        </w:numPr>
        <w:rPr>
          <w:rFonts w:ascii="Times New Roman" w:hAnsi="Times New Roman" w:cs="Times New Roman"/>
          <w:b/>
          <w:sz w:val="24"/>
          <w:szCs w:val="24"/>
          <w:lang w:val="en-US"/>
        </w:rPr>
      </w:pPr>
      <w:r>
        <w:rPr>
          <w:rFonts w:ascii="Times New Roman" w:hAnsi="Times New Roman" w:cs="Times New Roman"/>
          <w:sz w:val="20"/>
          <w:szCs w:val="20"/>
          <w:lang w:val="en-US"/>
        </w:rPr>
        <w:t>List a directory</w:t>
      </w:r>
    </w:p>
    <w:p w:rsidR="00D631BA" w:rsidRPr="00D631BA" w:rsidRDefault="00D631BA" w:rsidP="003E3ED9">
      <w:pPr>
        <w:pStyle w:val="ListParagraph"/>
        <w:numPr>
          <w:ilvl w:val="2"/>
          <w:numId w:val="10"/>
        </w:numPr>
        <w:rPr>
          <w:rFonts w:ascii="Times New Roman" w:hAnsi="Times New Roman" w:cs="Times New Roman"/>
          <w:b/>
          <w:sz w:val="24"/>
          <w:szCs w:val="24"/>
          <w:lang w:val="en-US"/>
        </w:rPr>
      </w:pPr>
      <w:r>
        <w:rPr>
          <w:rFonts w:ascii="Times New Roman" w:hAnsi="Times New Roman" w:cs="Times New Roman"/>
          <w:sz w:val="20"/>
          <w:szCs w:val="20"/>
          <w:lang w:val="en-US"/>
        </w:rPr>
        <w:t>Create and using content provider</w:t>
      </w:r>
    </w:p>
    <w:p w:rsidR="00D631BA" w:rsidRPr="00D631BA" w:rsidRDefault="00D631BA" w:rsidP="003E3ED9">
      <w:pPr>
        <w:pStyle w:val="ListParagraph"/>
        <w:numPr>
          <w:ilvl w:val="2"/>
          <w:numId w:val="10"/>
        </w:numPr>
        <w:rPr>
          <w:rFonts w:ascii="Times New Roman" w:hAnsi="Times New Roman" w:cs="Times New Roman"/>
          <w:b/>
          <w:sz w:val="24"/>
          <w:szCs w:val="24"/>
          <w:lang w:val="en-US"/>
        </w:rPr>
      </w:pPr>
      <w:r>
        <w:rPr>
          <w:rFonts w:ascii="Times New Roman" w:hAnsi="Times New Roman" w:cs="Times New Roman"/>
          <w:sz w:val="20"/>
          <w:szCs w:val="20"/>
          <w:lang w:val="en-US"/>
        </w:rPr>
        <w:t>Using Media Store provider</w:t>
      </w:r>
    </w:p>
    <w:p w:rsidR="00970116" w:rsidRDefault="00D631BA" w:rsidP="003E3ED9">
      <w:pPr>
        <w:pStyle w:val="ListParagraph"/>
        <w:numPr>
          <w:ilvl w:val="2"/>
          <w:numId w:val="10"/>
        </w:numPr>
        <w:rPr>
          <w:rFonts w:ascii="Times New Roman" w:hAnsi="Times New Roman" w:cs="Times New Roman"/>
          <w:b/>
          <w:sz w:val="24"/>
          <w:szCs w:val="24"/>
          <w:lang w:val="en-US"/>
        </w:rPr>
      </w:pPr>
      <w:r>
        <w:rPr>
          <w:rFonts w:ascii="Times New Roman" w:hAnsi="Times New Roman" w:cs="Times New Roman"/>
          <w:sz w:val="20"/>
          <w:szCs w:val="20"/>
          <w:lang w:val="en-US"/>
        </w:rPr>
        <w:t>Using Contacts provider</w:t>
      </w:r>
    </w:p>
    <w:p w:rsidR="00970116" w:rsidRDefault="00970116" w:rsidP="00970116">
      <w:pPr>
        <w:pStyle w:val="ListParagraph"/>
        <w:rPr>
          <w:rFonts w:ascii="Times New Roman" w:hAnsi="Times New Roman" w:cs="Times New Roman"/>
          <w:b/>
          <w:sz w:val="24"/>
          <w:szCs w:val="24"/>
          <w:lang w:val="en-US"/>
        </w:rPr>
      </w:pPr>
    </w:p>
    <w:p w:rsidR="00970116" w:rsidRPr="00970116" w:rsidRDefault="00970116" w:rsidP="00156FD4">
      <w:pPr>
        <w:pStyle w:val="ListParagraph"/>
        <w:ind w:left="0"/>
        <w:rPr>
          <w:rFonts w:ascii="Times New Roman" w:hAnsi="Times New Roman" w:cs="Times New Roman"/>
          <w:b/>
          <w:sz w:val="24"/>
          <w:szCs w:val="24"/>
          <w:lang w:val="en-US"/>
        </w:rPr>
      </w:pPr>
      <w:r w:rsidRPr="00970116">
        <w:rPr>
          <w:rFonts w:ascii="Times New Roman" w:hAnsi="Times New Roman" w:cs="Times New Roman"/>
          <w:sz w:val="20"/>
          <w:szCs w:val="20"/>
          <w:u w:val="single"/>
          <w:lang w:val="en-US"/>
        </w:rPr>
        <w:t xml:space="preserve">Illustrated Example </w:t>
      </w:r>
    </w:p>
    <w:p w:rsidR="00D631BA" w:rsidRPr="00156FD4" w:rsidRDefault="00156FD4" w:rsidP="003E3ED9">
      <w:pPr>
        <w:pStyle w:val="ListParagraph"/>
        <w:numPr>
          <w:ilvl w:val="0"/>
          <w:numId w:val="13"/>
        </w:numPr>
        <w:rPr>
          <w:rFonts w:ascii="Times New Roman" w:hAnsi="Times New Roman" w:cs="Times New Roman"/>
          <w:sz w:val="20"/>
          <w:szCs w:val="20"/>
          <w:lang w:val="en-US"/>
        </w:rPr>
      </w:pPr>
      <w:r w:rsidRPr="00156FD4">
        <w:rPr>
          <w:rFonts w:ascii="Times New Roman" w:hAnsi="Times New Roman" w:cs="Times New Roman"/>
          <w:sz w:val="20"/>
          <w:szCs w:val="20"/>
          <w:lang w:val="en-US"/>
        </w:rPr>
        <w:t>https://www.tutorialspoint.com/android/android_shared_preferences.htm</w:t>
      </w:r>
    </w:p>
    <w:p w:rsidR="00156FD4" w:rsidRPr="00156FD4" w:rsidRDefault="00156FD4" w:rsidP="003E3ED9">
      <w:pPr>
        <w:pStyle w:val="ListParagraph"/>
        <w:numPr>
          <w:ilvl w:val="0"/>
          <w:numId w:val="13"/>
        </w:numPr>
        <w:rPr>
          <w:rFonts w:ascii="Times New Roman" w:hAnsi="Times New Roman" w:cs="Times New Roman"/>
          <w:sz w:val="20"/>
          <w:szCs w:val="20"/>
          <w:lang w:val="en-US"/>
        </w:rPr>
      </w:pPr>
      <w:r w:rsidRPr="00156FD4">
        <w:rPr>
          <w:rFonts w:ascii="Times New Roman" w:hAnsi="Times New Roman" w:cs="Times New Roman"/>
          <w:sz w:val="20"/>
          <w:szCs w:val="20"/>
          <w:lang w:val="en-US"/>
        </w:rPr>
        <w:t>http://www.journaldev.com/9412/android-shared-preferences-example-tutorial</w:t>
      </w:r>
    </w:p>
    <w:p w:rsidR="00156FD4" w:rsidRPr="00156FD4" w:rsidRDefault="00156FD4" w:rsidP="003E3ED9">
      <w:pPr>
        <w:pStyle w:val="ListParagraph"/>
        <w:numPr>
          <w:ilvl w:val="0"/>
          <w:numId w:val="13"/>
        </w:numPr>
        <w:rPr>
          <w:rFonts w:ascii="Times New Roman" w:hAnsi="Times New Roman" w:cs="Times New Roman"/>
          <w:sz w:val="20"/>
          <w:szCs w:val="20"/>
          <w:lang w:val="en-US"/>
        </w:rPr>
      </w:pPr>
      <w:r w:rsidRPr="00156FD4">
        <w:rPr>
          <w:rFonts w:ascii="Times New Roman" w:hAnsi="Times New Roman" w:cs="Times New Roman"/>
          <w:sz w:val="20"/>
          <w:szCs w:val="20"/>
          <w:lang w:val="en-US"/>
        </w:rPr>
        <w:t>http://androidexample.com/Android_SharedPreferences_Basics/index.php?view=article_discription&amp;aid=126</w:t>
      </w:r>
    </w:p>
    <w:p w:rsidR="00215CD2" w:rsidRPr="002C41D2" w:rsidRDefault="00156FD4" w:rsidP="003E3ED9">
      <w:pPr>
        <w:pStyle w:val="ListParagraph"/>
        <w:numPr>
          <w:ilvl w:val="0"/>
          <w:numId w:val="13"/>
        </w:numPr>
        <w:rPr>
          <w:rFonts w:ascii="Times New Roman" w:hAnsi="Times New Roman" w:cs="Times New Roman"/>
          <w:b/>
          <w:sz w:val="24"/>
          <w:szCs w:val="24"/>
          <w:lang w:val="en-US"/>
        </w:rPr>
      </w:pPr>
      <w:r w:rsidRPr="002C41D2">
        <w:rPr>
          <w:rFonts w:ascii="Times New Roman" w:hAnsi="Times New Roman" w:cs="Times New Roman"/>
          <w:sz w:val="20"/>
          <w:szCs w:val="20"/>
          <w:lang w:val="en-US"/>
        </w:rPr>
        <w:t>http://androidopentutorials.com/android-sharedpreferences-tutorial-and-example/</w:t>
      </w:r>
    </w:p>
    <w:p w:rsidR="00215CD2" w:rsidRDefault="00215CD2" w:rsidP="00215CD2">
      <w:pPr>
        <w:pStyle w:val="ListParagraph"/>
        <w:ind w:left="0"/>
        <w:rPr>
          <w:rFonts w:ascii="Times New Roman" w:hAnsi="Times New Roman" w:cs="Times New Roman"/>
          <w:sz w:val="20"/>
          <w:szCs w:val="20"/>
          <w:u w:val="single"/>
          <w:lang w:val="en-US"/>
        </w:rPr>
      </w:pPr>
    </w:p>
    <w:p w:rsidR="00156FD4" w:rsidRDefault="00156FD4">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94505E" w:rsidRDefault="007B6BCA" w:rsidP="0065554F">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0094505E" w:rsidRPr="007B6BCA">
        <w:rPr>
          <w:rFonts w:ascii="Times New Roman" w:hAnsi="Times New Roman" w:cs="Times New Roman"/>
          <w:b/>
          <w:sz w:val="24"/>
          <w:szCs w:val="24"/>
          <w:lang w:val="en-US"/>
        </w:rPr>
        <w:t>Chapter Ten</w:t>
      </w:r>
      <w:r w:rsidR="00CD0FC1" w:rsidRPr="007B6BCA">
        <w:rPr>
          <w:rFonts w:ascii="Times New Roman" w:hAnsi="Times New Roman" w:cs="Times New Roman"/>
          <w:b/>
          <w:sz w:val="24"/>
          <w:szCs w:val="24"/>
          <w:lang w:val="en-US"/>
        </w:rPr>
        <w:tab/>
      </w:r>
      <w:r w:rsidR="00CD0FC1" w:rsidRPr="007B6BCA">
        <w:rPr>
          <w:rFonts w:ascii="Times New Roman" w:hAnsi="Times New Roman" w:cs="Times New Roman"/>
          <w:b/>
          <w:sz w:val="24"/>
          <w:szCs w:val="24"/>
          <w:lang w:val="en-US"/>
        </w:rPr>
        <w:tab/>
      </w:r>
      <w:r w:rsidR="00CD0FC1" w:rsidRPr="007B6BCA">
        <w:rPr>
          <w:rFonts w:ascii="Times New Roman" w:hAnsi="Times New Roman" w:cs="Times New Roman"/>
          <w:b/>
          <w:sz w:val="24"/>
          <w:szCs w:val="24"/>
          <w:lang w:val="en-US"/>
        </w:rPr>
        <w:tab/>
      </w:r>
      <w:r w:rsidR="0065554F">
        <w:rPr>
          <w:rFonts w:ascii="Times New Roman" w:hAnsi="Times New Roman" w:cs="Times New Roman"/>
          <w:b/>
          <w:sz w:val="24"/>
          <w:szCs w:val="24"/>
          <w:lang w:val="en-US"/>
        </w:rPr>
        <w:tab/>
      </w:r>
      <w:r w:rsidR="0065554F">
        <w:rPr>
          <w:rFonts w:ascii="Times New Roman" w:hAnsi="Times New Roman" w:cs="Times New Roman"/>
          <w:b/>
          <w:sz w:val="24"/>
          <w:szCs w:val="24"/>
          <w:lang w:val="en-US"/>
        </w:rPr>
        <w:tab/>
      </w:r>
      <w:r w:rsidR="00CD0FC1" w:rsidRPr="007B6BCA">
        <w:rPr>
          <w:rFonts w:ascii="Times New Roman" w:hAnsi="Times New Roman" w:cs="Times New Roman"/>
          <w:b/>
          <w:sz w:val="24"/>
          <w:szCs w:val="24"/>
          <w:lang w:val="en-US"/>
        </w:rPr>
        <w:t>In-App Billing</w:t>
      </w:r>
      <w:r w:rsidR="00F5254B" w:rsidRPr="007B6BCA">
        <w:rPr>
          <w:rFonts w:ascii="Times New Roman" w:hAnsi="Times New Roman" w:cs="Times New Roman"/>
          <w:b/>
          <w:sz w:val="24"/>
          <w:szCs w:val="24"/>
          <w:lang w:val="en-US"/>
        </w:rPr>
        <w:t xml:space="preserve"> </w:t>
      </w:r>
    </w:p>
    <w:p w:rsidR="00156FD4" w:rsidRPr="00970116" w:rsidRDefault="00156FD4" w:rsidP="00156FD4">
      <w:pPr>
        <w:ind w:left="360"/>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ab/>
        <w:t xml:space="preserve"> </w:t>
      </w:r>
    </w:p>
    <w:p w:rsidR="00156FD4" w:rsidRDefault="00156FD4" w:rsidP="00156FD4">
      <w:pPr>
        <w:ind w:left="360"/>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p>
    <w:p w:rsidR="00156FD4" w:rsidRPr="002C41D2" w:rsidRDefault="00156FD4" w:rsidP="00156FD4">
      <w:pPr>
        <w:shd w:val="clear" w:color="auto" w:fill="FFFFFF"/>
        <w:spacing w:line="240" w:lineRule="auto"/>
        <w:rPr>
          <w:rFonts w:ascii="Times New Roman" w:eastAsia="Times New Roman" w:hAnsi="Times New Roman" w:cs="Times New Roman"/>
          <w:sz w:val="20"/>
          <w:szCs w:val="20"/>
          <w:lang w:eastAsia="en-IN"/>
        </w:rPr>
      </w:pPr>
      <w:r w:rsidRPr="002C41D2">
        <w:rPr>
          <w:rFonts w:ascii="Times New Roman" w:eastAsia="Times New Roman" w:hAnsi="Times New Roman" w:cs="Times New Roman"/>
          <w:b/>
          <w:bCs/>
          <w:sz w:val="20"/>
          <w:szCs w:val="20"/>
          <w:lang w:eastAsia="en-IN"/>
        </w:rPr>
        <w:t>Complete these steps to implement In-app Billing in your application:</w:t>
      </w:r>
    </w:p>
    <w:p w:rsidR="00156FD4" w:rsidRPr="002C41D2" w:rsidRDefault="00156FD4" w:rsidP="003E3ED9">
      <w:pPr>
        <w:pStyle w:val="ListParagraph"/>
        <w:numPr>
          <w:ilvl w:val="0"/>
          <w:numId w:val="15"/>
        </w:numPr>
        <w:shd w:val="clear" w:color="auto" w:fill="FFFFFF"/>
        <w:spacing w:after="54" w:line="240" w:lineRule="auto"/>
        <w:rPr>
          <w:rFonts w:ascii="Times New Roman" w:eastAsia="Times New Roman" w:hAnsi="Times New Roman" w:cs="Times New Roman"/>
          <w:sz w:val="20"/>
          <w:szCs w:val="20"/>
          <w:lang w:eastAsia="en-IN"/>
        </w:rPr>
      </w:pPr>
      <w:r w:rsidRPr="002C41D2">
        <w:rPr>
          <w:rFonts w:ascii="Times New Roman" w:eastAsia="Times New Roman" w:hAnsi="Times New Roman" w:cs="Times New Roman"/>
          <w:b/>
          <w:sz w:val="20"/>
          <w:szCs w:val="20"/>
          <w:lang w:eastAsia="en-IN"/>
        </w:rPr>
        <w:t>Add</w:t>
      </w:r>
      <w:r w:rsidRPr="002C41D2">
        <w:rPr>
          <w:rFonts w:ascii="Times New Roman" w:eastAsia="Times New Roman" w:hAnsi="Times New Roman" w:cs="Times New Roman"/>
          <w:sz w:val="20"/>
          <w:szCs w:val="20"/>
          <w:lang w:eastAsia="en-IN"/>
        </w:rPr>
        <w:t xml:space="preserve"> the In-app Billing library to your project.</w:t>
      </w:r>
    </w:p>
    <w:p w:rsidR="00156FD4" w:rsidRPr="002C41D2" w:rsidRDefault="00156FD4" w:rsidP="003E3ED9">
      <w:pPr>
        <w:pStyle w:val="ListParagraph"/>
        <w:numPr>
          <w:ilvl w:val="0"/>
          <w:numId w:val="15"/>
        </w:numPr>
        <w:shd w:val="clear" w:color="auto" w:fill="FFFFFF"/>
        <w:spacing w:after="54" w:line="240" w:lineRule="auto"/>
        <w:rPr>
          <w:rFonts w:ascii="Times New Roman" w:eastAsia="Times New Roman" w:hAnsi="Times New Roman" w:cs="Times New Roman"/>
          <w:sz w:val="20"/>
          <w:szCs w:val="20"/>
          <w:lang w:eastAsia="en-IN"/>
        </w:rPr>
      </w:pPr>
      <w:r w:rsidRPr="002C41D2">
        <w:rPr>
          <w:rFonts w:ascii="Times New Roman" w:eastAsia="Times New Roman" w:hAnsi="Times New Roman" w:cs="Times New Roman"/>
          <w:sz w:val="20"/>
          <w:szCs w:val="20"/>
          <w:u w:val="single"/>
          <w:lang w:eastAsia="en-IN"/>
        </w:rPr>
        <w:t>Update</w:t>
      </w:r>
      <w:r w:rsidRPr="002C41D2">
        <w:rPr>
          <w:rFonts w:ascii="Times New Roman" w:eastAsia="Times New Roman" w:hAnsi="Times New Roman" w:cs="Times New Roman"/>
          <w:sz w:val="20"/>
          <w:szCs w:val="20"/>
          <w:lang w:eastAsia="en-IN"/>
        </w:rPr>
        <w:t xml:space="preserve"> your AndroidManifest.xml file.</w:t>
      </w:r>
    </w:p>
    <w:p w:rsidR="00156FD4" w:rsidRPr="002C41D2" w:rsidRDefault="00156FD4" w:rsidP="003E3ED9">
      <w:pPr>
        <w:pStyle w:val="ListParagraph"/>
        <w:numPr>
          <w:ilvl w:val="0"/>
          <w:numId w:val="15"/>
        </w:numPr>
        <w:shd w:val="clear" w:color="auto" w:fill="FFFFFF"/>
        <w:spacing w:after="54" w:line="240" w:lineRule="auto"/>
        <w:rPr>
          <w:rFonts w:ascii="Times New Roman" w:eastAsia="Times New Roman" w:hAnsi="Times New Roman" w:cs="Times New Roman"/>
          <w:sz w:val="20"/>
          <w:szCs w:val="20"/>
          <w:lang w:eastAsia="en-IN"/>
        </w:rPr>
      </w:pPr>
      <w:r w:rsidRPr="002C41D2">
        <w:rPr>
          <w:rFonts w:ascii="Times New Roman" w:eastAsia="Times New Roman" w:hAnsi="Times New Roman" w:cs="Times New Roman"/>
          <w:sz w:val="20"/>
          <w:szCs w:val="20"/>
          <w:lang w:eastAsia="en-IN"/>
        </w:rPr>
        <w:t xml:space="preserve">Create a </w:t>
      </w:r>
      <w:r w:rsidRPr="002C41D2">
        <w:rPr>
          <w:rFonts w:ascii="Times New Roman" w:eastAsia="Times New Roman" w:hAnsi="Times New Roman" w:cs="Times New Roman"/>
          <w:sz w:val="20"/>
          <w:szCs w:val="20"/>
          <w:highlight w:val="yellow"/>
          <w:lang w:eastAsia="en-IN"/>
        </w:rPr>
        <w:t>ServiceConnection</w:t>
      </w:r>
      <w:r w:rsidRPr="002C41D2">
        <w:rPr>
          <w:rFonts w:ascii="Times New Roman" w:eastAsia="Times New Roman" w:hAnsi="Times New Roman" w:cs="Times New Roman"/>
          <w:sz w:val="20"/>
          <w:szCs w:val="20"/>
          <w:lang w:eastAsia="en-IN"/>
        </w:rPr>
        <w:t xml:space="preserve"> and bind it to the </w:t>
      </w:r>
      <w:r w:rsidRPr="002C41D2">
        <w:rPr>
          <w:rFonts w:ascii="Times New Roman" w:eastAsia="Times New Roman" w:hAnsi="Times New Roman" w:cs="Times New Roman"/>
          <w:b/>
          <w:sz w:val="20"/>
          <w:szCs w:val="20"/>
          <w:lang w:eastAsia="en-IN"/>
        </w:rPr>
        <w:t>IInAppBillingService</w:t>
      </w:r>
      <w:r w:rsidRPr="002C41D2">
        <w:rPr>
          <w:rFonts w:ascii="Times New Roman" w:eastAsia="Times New Roman" w:hAnsi="Times New Roman" w:cs="Times New Roman"/>
          <w:sz w:val="20"/>
          <w:szCs w:val="20"/>
          <w:lang w:eastAsia="en-IN"/>
        </w:rPr>
        <w:t xml:space="preserve"> .</w:t>
      </w:r>
    </w:p>
    <w:p w:rsidR="00156FD4" w:rsidRPr="002C41D2" w:rsidRDefault="00156FD4" w:rsidP="003E3ED9">
      <w:pPr>
        <w:pStyle w:val="ListParagraph"/>
        <w:numPr>
          <w:ilvl w:val="0"/>
          <w:numId w:val="15"/>
        </w:numPr>
        <w:shd w:val="clear" w:color="auto" w:fill="FFFFFF"/>
        <w:spacing w:after="54" w:line="240" w:lineRule="auto"/>
        <w:rPr>
          <w:rFonts w:ascii="Times New Roman" w:eastAsia="Times New Roman" w:hAnsi="Times New Roman" w:cs="Times New Roman"/>
          <w:sz w:val="20"/>
          <w:szCs w:val="20"/>
          <w:lang w:eastAsia="en-IN"/>
        </w:rPr>
      </w:pPr>
      <w:r w:rsidRPr="002C41D2">
        <w:rPr>
          <w:rFonts w:ascii="Times New Roman" w:eastAsia="Times New Roman" w:hAnsi="Times New Roman" w:cs="Times New Roman"/>
          <w:sz w:val="20"/>
          <w:szCs w:val="20"/>
          <w:lang w:eastAsia="en-IN"/>
        </w:rPr>
        <w:t xml:space="preserve">Send In-app Billing requests from your application to </w:t>
      </w:r>
      <w:r w:rsidRPr="002C41D2">
        <w:rPr>
          <w:rFonts w:ascii="Times New Roman" w:eastAsia="Times New Roman" w:hAnsi="Times New Roman" w:cs="Times New Roman"/>
          <w:sz w:val="20"/>
          <w:szCs w:val="20"/>
          <w:highlight w:val="yellow"/>
          <w:lang w:eastAsia="en-IN"/>
        </w:rPr>
        <w:t>IInAppBillingService</w:t>
      </w:r>
      <w:r w:rsidRPr="002C41D2">
        <w:rPr>
          <w:rFonts w:ascii="Times New Roman" w:eastAsia="Times New Roman" w:hAnsi="Times New Roman" w:cs="Times New Roman"/>
          <w:sz w:val="20"/>
          <w:szCs w:val="20"/>
          <w:lang w:eastAsia="en-IN"/>
        </w:rPr>
        <w:t> </w:t>
      </w:r>
    </w:p>
    <w:p w:rsidR="00156FD4" w:rsidRPr="002C41D2" w:rsidRDefault="00156FD4" w:rsidP="00156FD4">
      <w:pPr>
        <w:shd w:val="clear" w:color="auto" w:fill="FFFFFF"/>
        <w:spacing w:after="54" w:line="240" w:lineRule="auto"/>
        <w:rPr>
          <w:rFonts w:ascii="Times New Roman" w:eastAsia="Times New Roman" w:hAnsi="Times New Roman" w:cs="Times New Roman"/>
          <w:sz w:val="20"/>
          <w:szCs w:val="20"/>
          <w:lang w:eastAsia="en-IN"/>
        </w:rPr>
      </w:pPr>
    </w:p>
    <w:p w:rsidR="00156FD4" w:rsidRPr="002C41D2" w:rsidRDefault="00DE574B" w:rsidP="00156FD4">
      <w:pPr>
        <w:shd w:val="clear" w:color="auto" w:fill="FFFFFF"/>
        <w:spacing w:after="54" w:line="240" w:lineRule="auto"/>
        <w:rPr>
          <w:rFonts w:ascii="Times New Roman" w:eastAsia="Times New Roman" w:hAnsi="Times New Roman" w:cs="Times New Roman"/>
          <w:sz w:val="20"/>
          <w:szCs w:val="20"/>
          <w:lang w:eastAsia="en-IN"/>
        </w:rPr>
      </w:pPr>
      <w:r w:rsidRPr="002C41D2">
        <w:rPr>
          <w:rFonts w:ascii="Times New Roman" w:eastAsia="Times New Roman" w:hAnsi="Times New Roman" w:cs="Times New Roman"/>
          <w:sz w:val="20"/>
          <w:szCs w:val="20"/>
          <w:lang w:eastAsia="en-IN"/>
        </w:rPr>
        <w:t xml:space="preserve">Creating app that have ability to up-sell, allow the purchase of items or add functionality can fill an important role in apps marketing strategy. Google has provided an API that developers can use to add in-app billing to apps. </w:t>
      </w:r>
    </w:p>
    <w:p w:rsidR="002C41D2" w:rsidRPr="002C41D2" w:rsidRDefault="002C41D2" w:rsidP="00156FD4">
      <w:pPr>
        <w:rPr>
          <w:rFonts w:ascii="Times New Roman" w:hAnsi="Times New Roman" w:cs="Times New Roman"/>
          <w:sz w:val="16"/>
          <w:szCs w:val="16"/>
          <w:u w:val="single"/>
          <w:lang w:val="en-US"/>
        </w:rPr>
      </w:pPr>
    </w:p>
    <w:p w:rsidR="00156FD4" w:rsidRPr="002C41D2" w:rsidRDefault="00156FD4" w:rsidP="00156FD4">
      <w:pPr>
        <w:rPr>
          <w:rFonts w:ascii="Times New Roman" w:hAnsi="Times New Roman" w:cs="Times New Roman"/>
          <w:sz w:val="24"/>
          <w:szCs w:val="24"/>
          <w:u w:val="single"/>
          <w:lang w:val="en-US"/>
        </w:rPr>
      </w:pPr>
      <w:r w:rsidRPr="002C41D2">
        <w:rPr>
          <w:rFonts w:ascii="Times New Roman" w:hAnsi="Times New Roman" w:cs="Times New Roman"/>
          <w:sz w:val="24"/>
          <w:szCs w:val="24"/>
          <w:u w:val="single"/>
          <w:lang w:val="en-US"/>
        </w:rPr>
        <w:t>Topics to learn</w:t>
      </w:r>
    </w:p>
    <w:p w:rsidR="00F5254B" w:rsidRPr="002C41D2" w:rsidRDefault="00F5254B" w:rsidP="003E3ED9">
      <w:pPr>
        <w:pStyle w:val="ListParagraph"/>
        <w:numPr>
          <w:ilvl w:val="1"/>
          <w:numId w:val="11"/>
        </w:numPr>
        <w:rPr>
          <w:rFonts w:ascii="Times New Roman" w:hAnsi="Times New Roman" w:cs="Times New Roman"/>
          <w:b/>
          <w:sz w:val="24"/>
          <w:szCs w:val="24"/>
          <w:lang w:val="en-US"/>
        </w:rPr>
      </w:pPr>
      <w:r w:rsidRPr="002C41D2">
        <w:rPr>
          <w:rFonts w:ascii="Times New Roman" w:hAnsi="Times New Roman" w:cs="Times New Roman"/>
          <w:sz w:val="24"/>
          <w:szCs w:val="24"/>
          <w:lang w:val="en-US"/>
        </w:rPr>
        <w:t>Google Play In-App Billing - install Google's service</w:t>
      </w:r>
    </w:p>
    <w:p w:rsidR="00F5254B" w:rsidRPr="002C41D2" w:rsidRDefault="00F5254B" w:rsidP="003E3ED9">
      <w:pPr>
        <w:pStyle w:val="ListParagraph"/>
        <w:numPr>
          <w:ilvl w:val="1"/>
          <w:numId w:val="11"/>
        </w:numPr>
        <w:rPr>
          <w:rFonts w:ascii="Times New Roman" w:hAnsi="Times New Roman" w:cs="Times New Roman"/>
          <w:b/>
          <w:sz w:val="24"/>
          <w:szCs w:val="24"/>
          <w:lang w:val="en-US"/>
        </w:rPr>
      </w:pPr>
      <w:r w:rsidRPr="002C41D2">
        <w:rPr>
          <w:rFonts w:ascii="Times New Roman" w:hAnsi="Times New Roman" w:cs="Times New Roman"/>
          <w:sz w:val="24"/>
          <w:szCs w:val="24"/>
          <w:lang w:val="en-US"/>
        </w:rPr>
        <w:t>Add In-App billing to an Activity</w:t>
      </w:r>
    </w:p>
    <w:p w:rsidR="00156FD4" w:rsidRPr="002C41D2" w:rsidRDefault="00FA5515" w:rsidP="003E3ED9">
      <w:pPr>
        <w:pStyle w:val="ListParagraph"/>
        <w:numPr>
          <w:ilvl w:val="1"/>
          <w:numId w:val="11"/>
        </w:numPr>
        <w:rPr>
          <w:rFonts w:ascii="Times New Roman" w:hAnsi="Times New Roman" w:cs="Times New Roman"/>
          <w:b/>
          <w:sz w:val="24"/>
          <w:szCs w:val="24"/>
          <w:lang w:val="en-US"/>
        </w:rPr>
      </w:pPr>
      <w:r w:rsidRPr="002C41D2">
        <w:rPr>
          <w:rFonts w:ascii="Times New Roman" w:hAnsi="Times New Roman" w:cs="Times New Roman"/>
          <w:sz w:val="24"/>
          <w:szCs w:val="24"/>
          <w:lang w:val="en-US"/>
        </w:rPr>
        <w:t>Listing items</w:t>
      </w:r>
      <w:r w:rsidR="00E37197" w:rsidRPr="002C41D2">
        <w:rPr>
          <w:rFonts w:ascii="Times New Roman" w:hAnsi="Times New Roman" w:cs="Times New Roman"/>
          <w:sz w:val="24"/>
          <w:szCs w:val="24"/>
          <w:lang w:val="en-US"/>
        </w:rPr>
        <w:t xml:space="preserve"> for In-App purchase</w:t>
      </w:r>
      <w:r w:rsidR="00457028" w:rsidRPr="002C41D2">
        <w:rPr>
          <w:rFonts w:ascii="Times New Roman" w:hAnsi="Times New Roman" w:cs="Times New Roman"/>
          <w:sz w:val="24"/>
          <w:szCs w:val="24"/>
          <w:lang w:val="en-US"/>
        </w:rPr>
        <w:t xml:space="preserve"> and Monetize your app</w:t>
      </w:r>
    </w:p>
    <w:p w:rsidR="00156FD4" w:rsidRDefault="00156FD4" w:rsidP="00156FD4">
      <w:pPr>
        <w:pStyle w:val="ListParagraph"/>
        <w:ind w:left="1440"/>
        <w:rPr>
          <w:rFonts w:ascii="Times New Roman" w:hAnsi="Times New Roman" w:cs="Times New Roman"/>
          <w:b/>
          <w:sz w:val="24"/>
          <w:szCs w:val="24"/>
          <w:lang w:val="en-US"/>
        </w:rPr>
      </w:pPr>
    </w:p>
    <w:p w:rsidR="00156FD4" w:rsidRDefault="00156FD4" w:rsidP="00156FD4">
      <w:pPr>
        <w:pStyle w:val="ListParagraph"/>
        <w:ind w:left="0"/>
        <w:rPr>
          <w:rFonts w:ascii="Times New Roman" w:hAnsi="Times New Roman" w:cs="Times New Roman"/>
          <w:sz w:val="20"/>
          <w:szCs w:val="20"/>
          <w:u w:val="single"/>
          <w:lang w:val="en-US"/>
        </w:rPr>
      </w:pPr>
      <w:r w:rsidRPr="00970116">
        <w:rPr>
          <w:rFonts w:ascii="Times New Roman" w:hAnsi="Times New Roman" w:cs="Times New Roman"/>
          <w:sz w:val="20"/>
          <w:szCs w:val="20"/>
          <w:u w:val="single"/>
          <w:lang w:val="en-US"/>
        </w:rPr>
        <w:t xml:space="preserve">Illustrated Example </w:t>
      </w:r>
    </w:p>
    <w:p w:rsidR="00156FD4" w:rsidRPr="00156FD4" w:rsidRDefault="00156FD4" w:rsidP="003E3ED9">
      <w:pPr>
        <w:pStyle w:val="ListParagraph"/>
        <w:numPr>
          <w:ilvl w:val="0"/>
          <w:numId w:val="14"/>
        </w:numPr>
        <w:rPr>
          <w:rFonts w:ascii="Times New Roman" w:hAnsi="Times New Roman" w:cs="Times New Roman"/>
          <w:sz w:val="20"/>
          <w:szCs w:val="20"/>
          <w:lang w:val="en-US"/>
        </w:rPr>
      </w:pPr>
      <w:r w:rsidRPr="00156FD4">
        <w:rPr>
          <w:rFonts w:ascii="Times New Roman" w:hAnsi="Times New Roman" w:cs="Times New Roman"/>
          <w:sz w:val="20"/>
          <w:szCs w:val="20"/>
          <w:lang w:val="en-US"/>
        </w:rPr>
        <w:t>https://developer.android.com/google/play/billing/billing_integrate.html</w:t>
      </w:r>
    </w:p>
    <w:p w:rsidR="00156FD4" w:rsidRPr="00156FD4" w:rsidRDefault="00156FD4" w:rsidP="003E3ED9">
      <w:pPr>
        <w:pStyle w:val="ListParagraph"/>
        <w:numPr>
          <w:ilvl w:val="0"/>
          <w:numId w:val="14"/>
        </w:numPr>
        <w:rPr>
          <w:rFonts w:ascii="Times New Roman" w:hAnsi="Times New Roman" w:cs="Times New Roman"/>
          <w:sz w:val="20"/>
          <w:szCs w:val="20"/>
          <w:lang w:val="en-US"/>
        </w:rPr>
      </w:pPr>
      <w:r w:rsidRPr="00156FD4">
        <w:rPr>
          <w:rFonts w:ascii="Times New Roman" w:hAnsi="Times New Roman" w:cs="Times New Roman"/>
          <w:sz w:val="20"/>
          <w:szCs w:val="20"/>
          <w:lang w:val="en-US"/>
        </w:rPr>
        <w:t>http://stackoverflow.com/questions/8735931/how-to-implement-in-app-billing-in-an-android-application</w:t>
      </w:r>
    </w:p>
    <w:p w:rsidR="00156FD4" w:rsidRPr="00156FD4" w:rsidRDefault="00156FD4" w:rsidP="003E3ED9">
      <w:pPr>
        <w:pStyle w:val="ListParagraph"/>
        <w:numPr>
          <w:ilvl w:val="0"/>
          <w:numId w:val="14"/>
        </w:numPr>
        <w:rPr>
          <w:rFonts w:ascii="Times New Roman" w:hAnsi="Times New Roman" w:cs="Times New Roman"/>
          <w:sz w:val="20"/>
          <w:szCs w:val="20"/>
          <w:lang w:val="en-US"/>
        </w:rPr>
      </w:pPr>
      <w:r w:rsidRPr="00156FD4">
        <w:rPr>
          <w:rFonts w:ascii="Times New Roman" w:hAnsi="Times New Roman" w:cs="Times New Roman"/>
          <w:sz w:val="20"/>
          <w:szCs w:val="20"/>
          <w:lang w:val="en-US"/>
        </w:rPr>
        <w:t>https://blahti.wordpress.com/2014/07/30/how-to-add-in-app-billing-in-android-part-1/</w:t>
      </w:r>
    </w:p>
    <w:p w:rsidR="00156FD4" w:rsidRPr="00156FD4" w:rsidRDefault="00156FD4" w:rsidP="003E3ED9">
      <w:pPr>
        <w:pStyle w:val="ListParagraph"/>
        <w:numPr>
          <w:ilvl w:val="0"/>
          <w:numId w:val="14"/>
        </w:numPr>
        <w:rPr>
          <w:rFonts w:ascii="Times New Roman" w:hAnsi="Times New Roman" w:cs="Times New Roman"/>
          <w:sz w:val="20"/>
          <w:szCs w:val="20"/>
          <w:lang w:val="en-US"/>
        </w:rPr>
      </w:pPr>
      <w:r w:rsidRPr="00156FD4">
        <w:rPr>
          <w:rFonts w:ascii="Times New Roman" w:hAnsi="Times New Roman" w:cs="Times New Roman"/>
          <w:sz w:val="20"/>
          <w:szCs w:val="20"/>
          <w:lang w:val="en-US"/>
        </w:rPr>
        <w:t>http://www.techotopia.com/index.php/Integrating_Google_Play_In-app_Billing_into_an_Android_Application_%E2%80%93_A_Tutorial</w:t>
      </w:r>
    </w:p>
    <w:p w:rsidR="00156FD4" w:rsidRPr="00156FD4" w:rsidRDefault="00156FD4" w:rsidP="003E3ED9">
      <w:pPr>
        <w:pStyle w:val="ListParagraph"/>
        <w:numPr>
          <w:ilvl w:val="0"/>
          <w:numId w:val="14"/>
        </w:numPr>
        <w:rPr>
          <w:rFonts w:ascii="Times New Roman" w:hAnsi="Times New Roman" w:cs="Times New Roman"/>
          <w:sz w:val="20"/>
          <w:szCs w:val="20"/>
          <w:lang w:val="en-US"/>
        </w:rPr>
      </w:pPr>
      <w:r w:rsidRPr="00156FD4">
        <w:rPr>
          <w:rFonts w:ascii="Times New Roman" w:hAnsi="Times New Roman" w:cs="Times New Roman"/>
          <w:sz w:val="20"/>
          <w:szCs w:val="20"/>
          <w:lang w:val="en-US"/>
        </w:rPr>
        <w:t>http://www.techotopia.com/index.php/An_Android_Studio_Google_Play_In-app_Billing_Tutorial</w:t>
      </w:r>
    </w:p>
    <w:p w:rsidR="00156FD4" w:rsidRDefault="00156FD4" w:rsidP="003E3ED9">
      <w:pPr>
        <w:pStyle w:val="ListParagraph"/>
        <w:numPr>
          <w:ilvl w:val="0"/>
          <w:numId w:val="14"/>
        </w:numPr>
        <w:rPr>
          <w:rFonts w:ascii="Times New Roman" w:hAnsi="Times New Roman" w:cs="Times New Roman"/>
          <w:sz w:val="20"/>
          <w:szCs w:val="20"/>
          <w:lang w:val="en-US"/>
        </w:rPr>
      </w:pPr>
      <w:r w:rsidRPr="00156FD4">
        <w:rPr>
          <w:rFonts w:ascii="Times New Roman" w:hAnsi="Times New Roman" w:cs="Times New Roman"/>
          <w:sz w:val="20"/>
          <w:szCs w:val="20"/>
          <w:lang w:val="en-US"/>
        </w:rPr>
        <w:t>http://www.theappguruz.com/blog/implement-in-app-purchase-version-3</w:t>
      </w:r>
    </w:p>
    <w:p w:rsidR="00156FD4" w:rsidRPr="002C41D2" w:rsidRDefault="00156FD4" w:rsidP="003E3ED9">
      <w:pPr>
        <w:pStyle w:val="ListParagraph"/>
        <w:numPr>
          <w:ilvl w:val="0"/>
          <w:numId w:val="14"/>
        </w:numPr>
        <w:rPr>
          <w:rFonts w:ascii="Times New Roman" w:hAnsi="Times New Roman" w:cs="Times New Roman"/>
          <w:sz w:val="20"/>
          <w:szCs w:val="20"/>
          <w:lang w:val="en-US"/>
        </w:rPr>
      </w:pPr>
      <w:r w:rsidRPr="002C41D2">
        <w:rPr>
          <w:rFonts w:ascii="Times New Roman" w:hAnsi="Times New Roman" w:cs="Times New Roman"/>
          <w:sz w:val="20"/>
          <w:szCs w:val="20"/>
          <w:lang w:val="en-US"/>
        </w:rPr>
        <w:t>https://hackernoon.com/implementing-in-app-billing-in-android-4896232c7d6b</w:t>
      </w:r>
    </w:p>
    <w:p w:rsidR="00156FD4" w:rsidRPr="00156FD4" w:rsidRDefault="00156FD4" w:rsidP="00156FD4">
      <w:pPr>
        <w:rPr>
          <w:rFonts w:ascii="Times New Roman" w:hAnsi="Times New Roman" w:cs="Times New Roman"/>
          <w:b/>
          <w:sz w:val="24"/>
          <w:szCs w:val="24"/>
          <w:lang w:val="en-US"/>
        </w:rPr>
      </w:pPr>
    </w:p>
    <w:p w:rsidR="006B754A" w:rsidRDefault="006B754A" w:rsidP="0097011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D0FC1" w:rsidRDefault="00CD0FC1" w:rsidP="00EF5A66">
      <w:pPr>
        <w:ind w:left="45"/>
        <w:rPr>
          <w:rFonts w:ascii="Times New Roman" w:hAnsi="Times New Roman" w:cs="Times New Roman"/>
          <w:b/>
          <w:sz w:val="24"/>
          <w:szCs w:val="24"/>
          <w:lang w:val="en-US"/>
        </w:rPr>
      </w:pPr>
      <w:r w:rsidRPr="007B6BCA">
        <w:rPr>
          <w:rFonts w:ascii="Times New Roman" w:hAnsi="Times New Roman" w:cs="Times New Roman"/>
          <w:b/>
          <w:sz w:val="24"/>
          <w:szCs w:val="24"/>
          <w:lang w:val="en-US"/>
        </w:rPr>
        <w:lastRenderedPageBreak/>
        <w:t>Chapter Eleven</w:t>
      </w:r>
      <w:r w:rsidRPr="007B6BCA">
        <w:rPr>
          <w:rFonts w:ascii="Times New Roman" w:hAnsi="Times New Roman" w:cs="Times New Roman"/>
          <w:b/>
          <w:sz w:val="24"/>
          <w:szCs w:val="24"/>
          <w:lang w:val="en-US"/>
        </w:rPr>
        <w:tab/>
      </w:r>
      <w:r w:rsidRPr="007B6BCA">
        <w:rPr>
          <w:rFonts w:ascii="Times New Roman" w:hAnsi="Times New Roman" w:cs="Times New Roman"/>
          <w:b/>
          <w:sz w:val="24"/>
          <w:szCs w:val="24"/>
          <w:lang w:val="en-US"/>
        </w:rPr>
        <w:tab/>
      </w:r>
      <w:r w:rsidR="00EF5A66">
        <w:rPr>
          <w:rFonts w:ascii="Times New Roman" w:hAnsi="Times New Roman" w:cs="Times New Roman"/>
          <w:b/>
          <w:sz w:val="24"/>
          <w:szCs w:val="24"/>
          <w:lang w:val="en-US"/>
        </w:rPr>
        <w:tab/>
      </w:r>
      <w:r w:rsidR="00EF5A66">
        <w:rPr>
          <w:rFonts w:ascii="Times New Roman" w:hAnsi="Times New Roman" w:cs="Times New Roman"/>
          <w:b/>
          <w:sz w:val="24"/>
          <w:szCs w:val="24"/>
          <w:lang w:val="en-US"/>
        </w:rPr>
        <w:tab/>
      </w:r>
      <w:r w:rsidRPr="007B6BCA">
        <w:rPr>
          <w:rFonts w:ascii="Times New Roman" w:hAnsi="Times New Roman" w:cs="Times New Roman"/>
          <w:b/>
          <w:sz w:val="24"/>
          <w:szCs w:val="24"/>
          <w:lang w:val="en-US"/>
        </w:rPr>
        <w:t>Push Messages</w:t>
      </w:r>
    </w:p>
    <w:p w:rsidR="006B754A" w:rsidRDefault="006B754A" w:rsidP="00C073BC">
      <w:pPr>
        <w:ind w:left="45"/>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 xml:space="preserve"> - </w:t>
      </w:r>
      <w:r w:rsidR="00C073BC">
        <w:rPr>
          <w:rFonts w:ascii="Times New Roman" w:hAnsi="Times New Roman" w:cs="Times New Roman"/>
          <w:sz w:val="20"/>
          <w:szCs w:val="20"/>
          <w:lang w:val="en-US"/>
        </w:rPr>
        <w:t>To understand the best push messages</w:t>
      </w:r>
    </w:p>
    <w:p w:rsid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r w:rsidRPr="00C073BC">
        <w:rPr>
          <w:rFonts w:ascii="Times New Roman" w:eastAsia="Times New Roman" w:hAnsi="Times New Roman" w:cs="Times New Roman"/>
          <w:color w:val="000000"/>
          <w:sz w:val="20"/>
          <w:szCs w:val="20"/>
          <w:lang w:eastAsia="en-IN"/>
        </w:rPr>
        <w:t>A notification is a message you can display to the user outside of your application's normal UI. You can create your own notifications in android very easily.</w:t>
      </w:r>
      <w:r>
        <w:rPr>
          <w:rFonts w:ascii="Times New Roman" w:eastAsia="Times New Roman" w:hAnsi="Times New Roman" w:cs="Times New Roman"/>
          <w:color w:val="000000"/>
          <w:sz w:val="20"/>
          <w:szCs w:val="20"/>
          <w:lang w:eastAsia="en-IN"/>
        </w:rPr>
        <w:t xml:space="preserve"> </w:t>
      </w:r>
      <w:r w:rsidRPr="00C073BC">
        <w:rPr>
          <w:rFonts w:ascii="Times New Roman" w:eastAsia="Times New Roman" w:hAnsi="Times New Roman" w:cs="Times New Roman"/>
          <w:color w:val="000000"/>
          <w:sz w:val="20"/>
          <w:szCs w:val="20"/>
          <w:lang w:eastAsia="en-IN"/>
        </w:rPr>
        <w:t>Android provides </w:t>
      </w:r>
      <w:r w:rsidRPr="00C073BC">
        <w:rPr>
          <w:rFonts w:ascii="Times New Roman" w:eastAsia="Times New Roman" w:hAnsi="Times New Roman" w:cs="Times New Roman"/>
          <w:b/>
          <w:bCs/>
          <w:color w:val="000000"/>
          <w:sz w:val="20"/>
          <w:szCs w:val="20"/>
          <w:lang w:eastAsia="en-IN"/>
        </w:rPr>
        <w:t>NotificationManager</w:t>
      </w:r>
      <w:r w:rsidRPr="00C073BC">
        <w:rPr>
          <w:rFonts w:ascii="Times New Roman" w:eastAsia="Times New Roman" w:hAnsi="Times New Roman" w:cs="Times New Roman"/>
          <w:color w:val="000000"/>
          <w:sz w:val="20"/>
          <w:szCs w:val="20"/>
          <w:lang w:eastAsia="en-IN"/>
        </w:rPr>
        <w:t> class for this purpose. In order to use this class, you need to instantiate an object of this class by requesting the android system through </w:t>
      </w:r>
      <w:r w:rsidRPr="00C073BC">
        <w:rPr>
          <w:rFonts w:ascii="Times New Roman" w:eastAsia="Times New Roman" w:hAnsi="Times New Roman" w:cs="Times New Roman"/>
          <w:b/>
          <w:bCs/>
          <w:color w:val="000000"/>
          <w:sz w:val="20"/>
          <w:szCs w:val="20"/>
          <w:lang w:eastAsia="en-IN"/>
        </w:rPr>
        <w:t>getSystemService() method</w:t>
      </w:r>
      <w:r w:rsidRPr="00C073BC">
        <w:rPr>
          <w:rFonts w:ascii="Times New Roman" w:eastAsia="Times New Roman" w:hAnsi="Times New Roman" w:cs="Times New Roman"/>
          <w:color w:val="000000"/>
          <w:sz w:val="20"/>
          <w:szCs w:val="20"/>
          <w:lang w:eastAsia="en-IN"/>
        </w:rPr>
        <w:t>. Its syntax is given below −</w:t>
      </w:r>
    </w:p>
    <w:p w:rsidR="00C073BC" w:rsidRP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p>
    <w:p w:rsidR="00C073BC" w:rsidRPr="00C073BC" w:rsidRDefault="00C073BC" w:rsidP="00C073BC">
      <w:pPr>
        <w:pBdr>
          <w:top w:val="single" w:sz="6" w:space="3" w:color="D6D6D6"/>
          <w:left w:val="single" w:sz="6" w:space="3" w:color="D6D6D6"/>
          <w:bottom w:val="single" w:sz="6" w:space="3" w:color="D6D6D6"/>
          <w:right w:val="single" w:sz="6"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0"/>
          <w:szCs w:val="20"/>
          <w:lang w:eastAsia="en-IN"/>
        </w:rPr>
      </w:pPr>
      <w:r w:rsidRPr="00C073BC">
        <w:rPr>
          <w:rFonts w:ascii="Times New Roman" w:eastAsia="Times New Roman" w:hAnsi="Times New Roman" w:cs="Times New Roman"/>
          <w:color w:val="313131"/>
          <w:sz w:val="20"/>
          <w:szCs w:val="20"/>
          <w:lang w:eastAsia="en-IN"/>
        </w:rPr>
        <w:t>NotificationManager NM;</w:t>
      </w:r>
    </w:p>
    <w:p w:rsidR="00C073BC" w:rsidRPr="00C073BC" w:rsidRDefault="00C073BC" w:rsidP="00C073BC">
      <w:pPr>
        <w:pBdr>
          <w:top w:val="single" w:sz="6" w:space="3" w:color="D6D6D6"/>
          <w:left w:val="single" w:sz="6" w:space="3" w:color="D6D6D6"/>
          <w:bottom w:val="single" w:sz="6" w:space="3" w:color="D6D6D6"/>
          <w:right w:val="single" w:sz="6"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0"/>
          <w:szCs w:val="20"/>
          <w:lang w:eastAsia="en-IN"/>
        </w:rPr>
      </w:pPr>
      <w:r w:rsidRPr="00C073BC">
        <w:rPr>
          <w:rFonts w:ascii="Times New Roman" w:eastAsia="Times New Roman" w:hAnsi="Times New Roman" w:cs="Times New Roman"/>
          <w:color w:val="313131"/>
          <w:sz w:val="20"/>
          <w:szCs w:val="20"/>
          <w:lang w:eastAsia="en-IN"/>
        </w:rPr>
        <w:t>NM=(NotificationManager)getSystemService(Context.NOTIFICATION_SERVICE);</w:t>
      </w:r>
    </w:p>
    <w:p w:rsid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p>
    <w:p w:rsid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r w:rsidRPr="00C073BC">
        <w:rPr>
          <w:rFonts w:ascii="Times New Roman" w:eastAsia="Times New Roman" w:hAnsi="Times New Roman" w:cs="Times New Roman"/>
          <w:color w:val="000000"/>
          <w:sz w:val="20"/>
          <w:szCs w:val="20"/>
          <w:lang w:eastAsia="en-IN"/>
        </w:rPr>
        <w:t>After that you will create Notification through </w:t>
      </w:r>
      <w:r w:rsidRPr="00C073BC">
        <w:rPr>
          <w:rFonts w:ascii="Times New Roman" w:eastAsia="Times New Roman" w:hAnsi="Times New Roman" w:cs="Times New Roman"/>
          <w:b/>
          <w:bCs/>
          <w:color w:val="000000"/>
          <w:sz w:val="20"/>
          <w:szCs w:val="20"/>
          <w:lang w:eastAsia="en-IN"/>
        </w:rPr>
        <w:t>Notification</w:t>
      </w:r>
      <w:r w:rsidRPr="00C073BC">
        <w:rPr>
          <w:rFonts w:ascii="Times New Roman" w:eastAsia="Times New Roman" w:hAnsi="Times New Roman" w:cs="Times New Roman"/>
          <w:color w:val="000000"/>
          <w:sz w:val="20"/>
          <w:szCs w:val="20"/>
          <w:lang w:eastAsia="en-IN"/>
        </w:rPr>
        <w:t> class and specify its attributes such as icon,</w:t>
      </w:r>
      <w:r>
        <w:rPr>
          <w:rFonts w:ascii="Times New Roman" w:eastAsia="Times New Roman" w:hAnsi="Times New Roman" w:cs="Times New Roman"/>
          <w:color w:val="000000"/>
          <w:sz w:val="20"/>
          <w:szCs w:val="20"/>
          <w:lang w:eastAsia="en-IN"/>
        </w:rPr>
        <w:t xml:space="preserve"> </w:t>
      </w:r>
      <w:r w:rsidRPr="00C073BC">
        <w:rPr>
          <w:rFonts w:ascii="Times New Roman" w:eastAsia="Times New Roman" w:hAnsi="Times New Roman" w:cs="Times New Roman"/>
          <w:color w:val="000000"/>
          <w:sz w:val="20"/>
          <w:szCs w:val="20"/>
          <w:lang w:eastAsia="en-IN"/>
        </w:rPr>
        <w:t>title and time etc. Its syntax is given below −</w:t>
      </w:r>
    </w:p>
    <w:p w:rsidR="00C073BC" w:rsidRP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p>
    <w:p w:rsidR="00C073BC" w:rsidRPr="00C073BC" w:rsidRDefault="00C073BC" w:rsidP="00C073BC">
      <w:pPr>
        <w:pBdr>
          <w:top w:val="single" w:sz="6" w:space="3" w:color="D6D6D6"/>
          <w:left w:val="single" w:sz="6" w:space="3" w:color="D6D6D6"/>
          <w:bottom w:val="single" w:sz="6" w:space="3" w:color="D6D6D6"/>
          <w:right w:val="single" w:sz="6"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0"/>
          <w:szCs w:val="20"/>
          <w:lang w:eastAsia="en-IN"/>
        </w:rPr>
      </w:pPr>
      <w:r w:rsidRPr="00C073BC">
        <w:rPr>
          <w:rFonts w:ascii="Times New Roman" w:eastAsia="Times New Roman" w:hAnsi="Times New Roman" w:cs="Times New Roman"/>
          <w:color w:val="313131"/>
          <w:sz w:val="20"/>
          <w:szCs w:val="20"/>
          <w:lang w:eastAsia="en-IN"/>
        </w:rPr>
        <w:t>Notification notify = new Notification(android.R.drawable.stat_notify_more,title,System.currentTimeMillis());</w:t>
      </w:r>
    </w:p>
    <w:p w:rsid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p>
    <w:p w:rsid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r w:rsidRPr="00C073BC">
        <w:rPr>
          <w:rFonts w:ascii="Times New Roman" w:eastAsia="Times New Roman" w:hAnsi="Times New Roman" w:cs="Times New Roman"/>
          <w:color w:val="000000"/>
          <w:sz w:val="20"/>
          <w:szCs w:val="20"/>
          <w:lang w:eastAsia="en-IN"/>
        </w:rPr>
        <w:t>The next thing you need to do is to create a </w:t>
      </w:r>
      <w:r w:rsidRPr="00C073BC">
        <w:rPr>
          <w:rFonts w:ascii="Times New Roman" w:eastAsia="Times New Roman" w:hAnsi="Times New Roman" w:cs="Times New Roman"/>
          <w:b/>
          <w:bCs/>
          <w:color w:val="000000"/>
          <w:sz w:val="20"/>
          <w:szCs w:val="20"/>
          <w:lang w:eastAsia="en-IN"/>
        </w:rPr>
        <w:t>PendingIntent</w:t>
      </w:r>
      <w:r w:rsidRPr="00C073BC">
        <w:rPr>
          <w:rFonts w:ascii="Times New Roman" w:eastAsia="Times New Roman" w:hAnsi="Times New Roman" w:cs="Times New Roman"/>
          <w:color w:val="000000"/>
          <w:sz w:val="20"/>
          <w:szCs w:val="20"/>
          <w:lang w:eastAsia="en-IN"/>
        </w:rPr>
        <w:t> by passing context and intent as a parameter. By giving a PendingIntent to another application, you are granting it the right to perform the operation you have specified as if the other application was yourself.</w:t>
      </w:r>
    </w:p>
    <w:p w:rsidR="00C073BC" w:rsidRP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p>
    <w:p w:rsidR="00C073BC" w:rsidRPr="00C073BC" w:rsidRDefault="00C073BC" w:rsidP="00C073BC">
      <w:pPr>
        <w:pBdr>
          <w:top w:val="single" w:sz="6" w:space="3" w:color="D6D6D6"/>
          <w:left w:val="single" w:sz="6" w:space="3" w:color="D6D6D6"/>
          <w:bottom w:val="single" w:sz="6" w:space="3" w:color="D6D6D6"/>
          <w:right w:val="single" w:sz="6"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0"/>
          <w:szCs w:val="20"/>
          <w:lang w:eastAsia="en-IN"/>
        </w:rPr>
      </w:pPr>
      <w:r w:rsidRPr="00C073BC">
        <w:rPr>
          <w:rFonts w:ascii="Times New Roman" w:eastAsia="Times New Roman" w:hAnsi="Times New Roman" w:cs="Times New Roman"/>
          <w:color w:val="313131"/>
          <w:sz w:val="20"/>
          <w:szCs w:val="20"/>
          <w:lang w:eastAsia="en-IN"/>
        </w:rPr>
        <w:t>PendingIntent pending = PendingIntent.getActivity(getApplicationContext(), 0, new Intent(),0);</w:t>
      </w:r>
    </w:p>
    <w:p w:rsid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p>
    <w:p w:rsid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r w:rsidRPr="00C073BC">
        <w:rPr>
          <w:rFonts w:ascii="Times New Roman" w:eastAsia="Times New Roman" w:hAnsi="Times New Roman" w:cs="Times New Roman"/>
          <w:color w:val="000000"/>
          <w:sz w:val="20"/>
          <w:szCs w:val="20"/>
          <w:lang w:eastAsia="en-IN"/>
        </w:rPr>
        <w:t>The last thing you need to do is to call </w:t>
      </w:r>
      <w:r w:rsidRPr="00C073BC">
        <w:rPr>
          <w:rFonts w:ascii="Times New Roman" w:eastAsia="Times New Roman" w:hAnsi="Times New Roman" w:cs="Times New Roman"/>
          <w:b/>
          <w:bCs/>
          <w:color w:val="000000"/>
          <w:sz w:val="20"/>
          <w:szCs w:val="20"/>
          <w:lang w:eastAsia="en-IN"/>
        </w:rPr>
        <w:t>setLatestEventInfo</w:t>
      </w:r>
      <w:r w:rsidRPr="00C073BC">
        <w:rPr>
          <w:rFonts w:ascii="Times New Roman" w:eastAsia="Times New Roman" w:hAnsi="Times New Roman" w:cs="Times New Roman"/>
          <w:color w:val="000000"/>
          <w:sz w:val="20"/>
          <w:szCs w:val="20"/>
          <w:lang w:eastAsia="en-IN"/>
        </w:rPr>
        <w:t> method of the Notification class and pass the pending intent along with notification subject and body details. Its syntax is given below. And then finally call the notify method of the NotificationManager class.</w:t>
      </w:r>
    </w:p>
    <w:p w:rsidR="00C073BC" w:rsidRPr="00C073BC" w:rsidRDefault="00C073BC" w:rsidP="00C073BC">
      <w:pPr>
        <w:spacing w:after="0" w:line="240" w:lineRule="auto"/>
        <w:ind w:left="45" w:right="45"/>
        <w:jc w:val="both"/>
        <w:rPr>
          <w:rFonts w:ascii="Times New Roman" w:eastAsia="Times New Roman" w:hAnsi="Times New Roman" w:cs="Times New Roman"/>
          <w:color w:val="000000"/>
          <w:sz w:val="20"/>
          <w:szCs w:val="20"/>
          <w:lang w:eastAsia="en-IN"/>
        </w:rPr>
      </w:pPr>
    </w:p>
    <w:p w:rsidR="00C073BC" w:rsidRPr="00C073BC" w:rsidRDefault="00C073BC" w:rsidP="00C073BC">
      <w:pPr>
        <w:pBdr>
          <w:top w:val="single" w:sz="6" w:space="3" w:color="D6D6D6"/>
          <w:left w:val="single" w:sz="6" w:space="3" w:color="D6D6D6"/>
          <w:bottom w:val="single" w:sz="6" w:space="3" w:color="D6D6D6"/>
          <w:right w:val="single" w:sz="6"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0"/>
          <w:szCs w:val="20"/>
          <w:lang w:eastAsia="en-IN"/>
        </w:rPr>
      </w:pPr>
      <w:r w:rsidRPr="00C073BC">
        <w:rPr>
          <w:rFonts w:ascii="Times New Roman" w:eastAsia="Times New Roman" w:hAnsi="Times New Roman" w:cs="Times New Roman"/>
          <w:color w:val="313131"/>
          <w:sz w:val="20"/>
          <w:szCs w:val="20"/>
          <w:lang w:eastAsia="en-IN"/>
        </w:rPr>
        <w:t>notify.setLatestEventInfo(getApplicationContext(), subject, body,pending);</w:t>
      </w:r>
    </w:p>
    <w:p w:rsidR="00C073BC" w:rsidRPr="00C073BC" w:rsidRDefault="00C073BC" w:rsidP="00C073BC">
      <w:pPr>
        <w:pBdr>
          <w:top w:val="single" w:sz="6" w:space="3" w:color="D6D6D6"/>
          <w:left w:val="single" w:sz="6" w:space="3" w:color="D6D6D6"/>
          <w:bottom w:val="single" w:sz="6" w:space="3" w:color="D6D6D6"/>
          <w:right w:val="single" w:sz="6"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0"/>
          <w:szCs w:val="20"/>
          <w:lang w:eastAsia="en-IN"/>
        </w:rPr>
      </w:pPr>
      <w:r w:rsidRPr="00C073BC">
        <w:rPr>
          <w:rFonts w:ascii="Times New Roman" w:eastAsia="Times New Roman" w:hAnsi="Times New Roman" w:cs="Times New Roman"/>
          <w:color w:val="313131"/>
          <w:sz w:val="20"/>
          <w:szCs w:val="20"/>
          <w:lang w:eastAsia="en-IN"/>
        </w:rPr>
        <w:t>NM.notify(0, notify);</w:t>
      </w:r>
      <w:r w:rsidRPr="00C073BC">
        <w:rPr>
          <w:rFonts w:ascii="Times New Roman" w:eastAsia="Times New Roman" w:hAnsi="Times New Roman" w:cs="Times New Roman"/>
          <w:color w:val="313131"/>
          <w:sz w:val="20"/>
          <w:szCs w:val="20"/>
          <w:lang w:eastAsia="en-IN"/>
        </w:rPr>
        <w:tab/>
      </w:r>
      <w:r w:rsidRPr="00C073BC">
        <w:rPr>
          <w:rFonts w:ascii="Times New Roman" w:eastAsia="Times New Roman" w:hAnsi="Times New Roman" w:cs="Times New Roman"/>
          <w:color w:val="313131"/>
          <w:sz w:val="20"/>
          <w:szCs w:val="20"/>
          <w:lang w:eastAsia="en-IN"/>
        </w:rPr>
        <w:tab/>
      </w:r>
    </w:p>
    <w:p w:rsidR="00C073BC" w:rsidRDefault="00C073BC" w:rsidP="007B6BCA">
      <w:pPr>
        <w:ind w:left="360"/>
        <w:rPr>
          <w:rFonts w:ascii="Times New Roman" w:hAnsi="Times New Roman" w:cs="Times New Roman"/>
          <w:sz w:val="20"/>
          <w:szCs w:val="20"/>
          <w:lang w:val="en-US"/>
        </w:rPr>
      </w:pPr>
    </w:p>
    <w:p w:rsidR="00C073BC" w:rsidRPr="00C073BC" w:rsidRDefault="00C073BC" w:rsidP="00C073BC">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E37197" w:rsidRPr="00E37197" w:rsidRDefault="00E37197" w:rsidP="00E37197">
      <w:pPr>
        <w:pStyle w:val="ListParagraph"/>
        <w:numPr>
          <w:ilvl w:val="5"/>
          <w:numId w:val="1"/>
        </w:numPr>
        <w:rPr>
          <w:rFonts w:ascii="Times New Roman" w:hAnsi="Times New Roman" w:cs="Times New Roman"/>
          <w:b/>
          <w:sz w:val="24"/>
          <w:szCs w:val="24"/>
          <w:lang w:val="en-US"/>
        </w:rPr>
      </w:pPr>
      <w:r>
        <w:rPr>
          <w:rFonts w:ascii="Times New Roman" w:hAnsi="Times New Roman" w:cs="Times New Roman"/>
          <w:sz w:val="20"/>
          <w:szCs w:val="20"/>
          <w:lang w:val="en-US"/>
        </w:rPr>
        <w:t>Google Cloud Messaging Setup - Prepare for GCM</w:t>
      </w:r>
    </w:p>
    <w:p w:rsidR="00E37197" w:rsidRPr="00E37197" w:rsidRDefault="00E37197" w:rsidP="00E37197">
      <w:pPr>
        <w:pStyle w:val="ListParagraph"/>
        <w:numPr>
          <w:ilvl w:val="5"/>
          <w:numId w:val="1"/>
        </w:numPr>
        <w:rPr>
          <w:rFonts w:ascii="Times New Roman" w:hAnsi="Times New Roman" w:cs="Times New Roman"/>
          <w:b/>
          <w:sz w:val="24"/>
          <w:szCs w:val="24"/>
          <w:lang w:val="en-US"/>
        </w:rPr>
      </w:pPr>
      <w:r>
        <w:rPr>
          <w:rFonts w:ascii="Times New Roman" w:hAnsi="Times New Roman" w:cs="Times New Roman"/>
          <w:sz w:val="20"/>
          <w:szCs w:val="20"/>
          <w:lang w:val="en-US"/>
        </w:rPr>
        <w:t>Send and Receive Push Messages - prepare Manifest file</w:t>
      </w:r>
    </w:p>
    <w:p w:rsidR="00E37197" w:rsidRPr="00E37197" w:rsidRDefault="00E37197" w:rsidP="00E37197">
      <w:pPr>
        <w:pStyle w:val="ListParagraph"/>
        <w:numPr>
          <w:ilvl w:val="5"/>
          <w:numId w:val="1"/>
        </w:numPr>
        <w:rPr>
          <w:rFonts w:ascii="Times New Roman" w:hAnsi="Times New Roman" w:cs="Times New Roman"/>
          <w:b/>
          <w:sz w:val="24"/>
          <w:szCs w:val="24"/>
          <w:lang w:val="en-US"/>
        </w:rPr>
      </w:pPr>
      <w:r>
        <w:rPr>
          <w:rFonts w:ascii="Times New Roman" w:hAnsi="Times New Roman" w:cs="Times New Roman"/>
          <w:sz w:val="20"/>
          <w:szCs w:val="20"/>
          <w:lang w:val="en-US"/>
        </w:rPr>
        <w:t>Receive Messages - Add Broadcast Receiver class, Add IntentService class and register a device</w:t>
      </w:r>
    </w:p>
    <w:p w:rsidR="00E37197" w:rsidRPr="007B6BCA" w:rsidRDefault="00E37197" w:rsidP="00E37197">
      <w:pPr>
        <w:pStyle w:val="ListParagraph"/>
        <w:numPr>
          <w:ilvl w:val="5"/>
          <w:numId w:val="1"/>
        </w:numPr>
        <w:rPr>
          <w:rFonts w:ascii="Times New Roman" w:hAnsi="Times New Roman" w:cs="Times New Roman"/>
          <w:b/>
          <w:sz w:val="24"/>
          <w:szCs w:val="24"/>
          <w:lang w:val="en-US"/>
        </w:rPr>
      </w:pPr>
      <w:r>
        <w:rPr>
          <w:rFonts w:ascii="Times New Roman" w:hAnsi="Times New Roman" w:cs="Times New Roman"/>
          <w:sz w:val="20"/>
          <w:szCs w:val="20"/>
          <w:lang w:val="en-US"/>
        </w:rPr>
        <w:t>Send Messages - send text message with and without AsycTask</w:t>
      </w:r>
    </w:p>
    <w:p w:rsidR="007B6BCA" w:rsidRPr="00480216" w:rsidRDefault="007B6BCA" w:rsidP="00E37197">
      <w:pPr>
        <w:pStyle w:val="ListParagraph"/>
        <w:numPr>
          <w:ilvl w:val="5"/>
          <w:numId w:val="1"/>
        </w:numPr>
        <w:rPr>
          <w:rFonts w:ascii="Times New Roman" w:hAnsi="Times New Roman" w:cs="Times New Roman"/>
          <w:b/>
          <w:sz w:val="24"/>
          <w:szCs w:val="24"/>
          <w:lang w:val="en-US"/>
        </w:rPr>
      </w:pPr>
      <w:r>
        <w:rPr>
          <w:rFonts w:ascii="Times New Roman" w:hAnsi="Times New Roman" w:cs="Times New Roman"/>
          <w:sz w:val="20"/>
          <w:szCs w:val="20"/>
          <w:lang w:val="en-US"/>
        </w:rPr>
        <w:t>Use of Node Server and a Push Message Service example</w:t>
      </w:r>
    </w:p>
    <w:p w:rsidR="00CD0FC1" w:rsidRDefault="00CD0FC1" w:rsidP="00CD0FC1">
      <w:pPr>
        <w:pStyle w:val="ListParagraph"/>
        <w:rPr>
          <w:rFonts w:ascii="Times New Roman" w:hAnsi="Times New Roman" w:cs="Times New Roman"/>
          <w:b/>
          <w:sz w:val="24"/>
          <w:szCs w:val="24"/>
          <w:lang w:val="en-US"/>
        </w:rPr>
      </w:pPr>
    </w:p>
    <w:p w:rsidR="007B6BCA" w:rsidRDefault="00C073BC" w:rsidP="00C073BC">
      <w:pPr>
        <w:pStyle w:val="ListParagraph"/>
        <w:ind w:left="0"/>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 xml:space="preserve">Illustrated Example </w:t>
      </w:r>
    </w:p>
    <w:p w:rsidR="00C073BC" w:rsidRPr="00C073BC" w:rsidRDefault="00C073BC" w:rsidP="003E3ED9">
      <w:pPr>
        <w:pStyle w:val="ListParagraph"/>
        <w:numPr>
          <w:ilvl w:val="0"/>
          <w:numId w:val="6"/>
        </w:numPr>
        <w:rPr>
          <w:rFonts w:ascii="Times New Roman" w:hAnsi="Times New Roman" w:cs="Times New Roman"/>
          <w:sz w:val="16"/>
          <w:szCs w:val="16"/>
          <w:lang w:val="en-US"/>
        </w:rPr>
      </w:pPr>
      <w:r w:rsidRPr="00C073BC">
        <w:rPr>
          <w:rFonts w:ascii="Times New Roman" w:hAnsi="Times New Roman" w:cs="Times New Roman"/>
          <w:sz w:val="16"/>
          <w:szCs w:val="16"/>
          <w:lang w:val="en-US"/>
        </w:rPr>
        <w:t>https://code.tutsplus.com/tutorials/how-to-get-started-with-push-notifications-on-android--cms-25870</w:t>
      </w:r>
    </w:p>
    <w:p w:rsidR="00C073BC" w:rsidRPr="00C073BC" w:rsidRDefault="00C073BC" w:rsidP="003E3ED9">
      <w:pPr>
        <w:pStyle w:val="ListParagraph"/>
        <w:numPr>
          <w:ilvl w:val="0"/>
          <w:numId w:val="6"/>
        </w:numPr>
        <w:rPr>
          <w:rFonts w:ascii="Times New Roman" w:hAnsi="Times New Roman" w:cs="Times New Roman"/>
          <w:sz w:val="16"/>
          <w:szCs w:val="16"/>
          <w:lang w:val="en-US"/>
        </w:rPr>
      </w:pPr>
      <w:r w:rsidRPr="00C073BC">
        <w:rPr>
          <w:rFonts w:ascii="Times New Roman" w:hAnsi="Times New Roman" w:cs="Times New Roman"/>
          <w:sz w:val="16"/>
          <w:szCs w:val="16"/>
          <w:lang w:val="en-US"/>
        </w:rPr>
        <w:t>http://www.androidhive.info/2012/10/android-push-notifications-using-google-cloud-messaging-gcm-php-and-mysql/</w:t>
      </w:r>
    </w:p>
    <w:p w:rsidR="00C073BC" w:rsidRPr="00C073BC" w:rsidRDefault="00C073BC" w:rsidP="003E3ED9">
      <w:pPr>
        <w:pStyle w:val="ListParagraph"/>
        <w:numPr>
          <w:ilvl w:val="0"/>
          <w:numId w:val="6"/>
        </w:numPr>
        <w:rPr>
          <w:rFonts w:ascii="Times New Roman" w:hAnsi="Times New Roman" w:cs="Times New Roman"/>
          <w:sz w:val="16"/>
          <w:szCs w:val="16"/>
          <w:lang w:val="en-US"/>
        </w:rPr>
      </w:pPr>
      <w:r w:rsidRPr="00C073BC">
        <w:rPr>
          <w:rFonts w:ascii="Times New Roman" w:hAnsi="Times New Roman" w:cs="Times New Roman"/>
          <w:sz w:val="16"/>
          <w:szCs w:val="16"/>
          <w:lang w:val="en-US"/>
        </w:rPr>
        <w:t>http://api.shephertz.com/tutorial/Push-Notification-Android/</w:t>
      </w:r>
    </w:p>
    <w:p w:rsidR="00C073BC" w:rsidRPr="00C073BC" w:rsidRDefault="00C073BC" w:rsidP="003E3ED9">
      <w:pPr>
        <w:pStyle w:val="ListParagraph"/>
        <w:numPr>
          <w:ilvl w:val="0"/>
          <w:numId w:val="6"/>
        </w:numPr>
        <w:rPr>
          <w:rFonts w:ascii="Times New Roman" w:hAnsi="Times New Roman" w:cs="Times New Roman"/>
          <w:sz w:val="16"/>
          <w:szCs w:val="16"/>
          <w:lang w:val="en-US"/>
        </w:rPr>
      </w:pPr>
      <w:r w:rsidRPr="00C073BC">
        <w:rPr>
          <w:rFonts w:ascii="Times New Roman" w:hAnsi="Times New Roman" w:cs="Times New Roman"/>
          <w:sz w:val="16"/>
          <w:szCs w:val="16"/>
          <w:lang w:val="en-US"/>
        </w:rPr>
        <w:t>https://www.intertech.com/Blog/push-notifications-tutorial-for-android-using-google-cloud-messaging-gcm/</w:t>
      </w:r>
    </w:p>
    <w:p w:rsidR="00C073BC" w:rsidRPr="00C073BC" w:rsidRDefault="00C073BC" w:rsidP="003E3ED9">
      <w:pPr>
        <w:pStyle w:val="ListParagraph"/>
        <w:numPr>
          <w:ilvl w:val="0"/>
          <w:numId w:val="6"/>
        </w:numPr>
        <w:rPr>
          <w:rFonts w:ascii="Times New Roman" w:hAnsi="Times New Roman" w:cs="Times New Roman"/>
          <w:sz w:val="16"/>
          <w:szCs w:val="16"/>
          <w:lang w:val="en-US"/>
        </w:rPr>
      </w:pPr>
      <w:r w:rsidRPr="00C073BC">
        <w:rPr>
          <w:rFonts w:ascii="Times New Roman" w:hAnsi="Times New Roman" w:cs="Times New Roman"/>
          <w:sz w:val="16"/>
          <w:szCs w:val="16"/>
          <w:lang w:val="en-US"/>
        </w:rPr>
        <w:t>https://quickblox.com/developers/SimpleSample-messages_users-android</w:t>
      </w:r>
    </w:p>
    <w:p w:rsidR="00C073BC" w:rsidRPr="00C073BC" w:rsidRDefault="00C073BC" w:rsidP="003E3ED9">
      <w:pPr>
        <w:pStyle w:val="ListParagraph"/>
        <w:numPr>
          <w:ilvl w:val="0"/>
          <w:numId w:val="6"/>
        </w:numPr>
        <w:rPr>
          <w:rFonts w:ascii="Times New Roman" w:hAnsi="Times New Roman" w:cs="Times New Roman"/>
          <w:sz w:val="16"/>
          <w:szCs w:val="16"/>
          <w:lang w:val="en-US"/>
        </w:rPr>
      </w:pPr>
      <w:r w:rsidRPr="00C073BC">
        <w:rPr>
          <w:rFonts w:ascii="Times New Roman" w:hAnsi="Times New Roman" w:cs="Times New Roman"/>
          <w:sz w:val="16"/>
          <w:szCs w:val="16"/>
          <w:lang w:val="en-US"/>
        </w:rPr>
        <w:t>https://docs.kii.com/en/samples/push-notifications/push-notifications-android/</w:t>
      </w:r>
    </w:p>
    <w:p w:rsidR="00C073BC" w:rsidRPr="006B754A" w:rsidRDefault="00C073BC" w:rsidP="00C073BC">
      <w:pPr>
        <w:rPr>
          <w:rFonts w:ascii="Times New Roman" w:hAnsi="Times New Roman" w:cs="Times New Roman"/>
          <w:sz w:val="20"/>
          <w:szCs w:val="20"/>
          <w:lang w:val="en-US"/>
        </w:rPr>
      </w:pPr>
      <w:r>
        <w:rPr>
          <w:rFonts w:ascii="Times New Roman" w:hAnsi="Times New Roman" w:cs="Times New Roman"/>
          <w:sz w:val="20"/>
          <w:szCs w:val="20"/>
          <w:lang w:val="en-US"/>
        </w:rPr>
        <w:t>References</w:t>
      </w:r>
    </w:p>
    <w:p w:rsidR="007B6BCA" w:rsidRDefault="00C073BC" w:rsidP="003E3ED9">
      <w:pPr>
        <w:pStyle w:val="ListParagraph"/>
        <w:numPr>
          <w:ilvl w:val="0"/>
          <w:numId w:val="5"/>
        </w:numPr>
        <w:rPr>
          <w:rFonts w:ascii="Times New Roman" w:hAnsi="Times New Roman" w:cs="Times New Roman"/>
          <w:sz w:val="18"/>
          <w:szCs w:val="18"/>
          <w:lang w:val="en-US"/>
        </w:rPr>
      </w:pPr>
      <w:r w:rsidRPr="00C073BC">
        <w:rPr>
          <w:rFonts w:ascii="Times New Roman" w:hAnsi="Times New Roman" w:cs="Times New Roman"/>
          <w:sz w:val="18"/>
          <w:szCs w:val="18"/>
          <w:lang w:val="en-US"/>
        </w:rPr>
        <w:t>https://www.tutorialspoint.com/android/android_push_notification.htm</w:t>
      </w:r>
    </w:p>
    <w:p w:rsidR="00C073BC" w:rsidRDefault="00C073BC" w:rsidP="003E3ED9">
      <w:pPr>
        <w:pStyle w:val="ListParagraph"/>
        <w:numPr>
          <w:ilvl w:val="0"/>
          <w:numId w:val="5"/>
        </w:numPr>
        <w:rPr>
          <w:rFonts w:ascii="Times New Roman" w:hAnsi="Times New Roman" w:cs="Times New Roman"/>
          <w:sz w:val="18"/>
          <w:szCs w:val="18"/>
          <w:lang w:val="en-US"/>
        </w:rPr>
      </w:pPr>
      <w:r w:rsidRPr="00C073BC">
        <w:rPr>
          <w:rFonts w:ascii="Times New Roman" w:hAnsi="Times New Roman" w:cs="Times New Roman"/>
          <w:sz w:val="18"/>
          <w:szCs w:val="18"/>
          <w:lang w:val="en-US"/>
        </w:rPr>
        <w:t>https://code.tutsplus.com/tutorials/how-to-get-started-with-push-notifications-on-android--cms-25870</w:t>
      </w:r>
    </w:p>
    <w:p w:rsidR="00EF5A66" w:rsidRDefault="00C073BC" w:rsidP="003E3ED9">
      <w:pPr>
        <w:pStyle w:val="ListParagraph"/>
        <w:numPr>
          <w:ilvl w:val="0"/>
          <w:numId w:val="5"/>
        </w:numPr>
        <w:rPr>
          <w:rFonts w:ascii="Times New Roman" w:hAnsi="Times New Roman" w:cs="Times New Roman"/>
          <w:sz w:val="18"/>
          <w:szCs w:val="18"/>
          <w:lang w:val="en-US"/>
        </w:rPr>
      </w:pPr>
      <w:r w:rsidRPr="00C073BC">
        <w:rPr>
          <w:rFonts w:ascii="Times New Roman" w:hAnsi="Times New Roman" w:cs="Times New Roman"/>
          <w:sz w:val="18"/>
          <w:szCs w:val="18"/>
          <w:lang w:val="en-US"/>
        </w:rPr>
        <w:t>https://developers.google.com/cloud-messaging/</w:t>
      </w:r>
    </w:p>
    <w:p w:rsidR="00CD0FC1" w:rsidRPr="00EF5A66" w:rsidRDefault="00CD0FC1" w:rsidP="00EF5A66">
      <w:pPr>
        <w:rPr>
          <w:rFonts w:ascii="Times New Roman" w:hAnsi="Times New Roman" w:cs="Times New Roman"/>
          <w:b/>
          <w:sz w:val="24"/>
          <w:szCs w:val="24"/>
          <w:lang w:val="en-US"/>
        </w:rPr>
      </w:pPr>
      <w:r w:rsidRPr="00EF5A66">
        <w:rPr>
          <w:rFonts w:ascii="Times New Roman" w:hAnsi="Times New Roman" w:cs="Times New Roman"/>
          <w:b/>
          <w:sz w:val="24"/>
          <w:szCs w:val="24"/>
          <w:lang w:val="en-US"/>
        </w:rPr>
        <w:lastRenderedPageBreak/>
        <w:t>Chapter Twelve</w:t>
      </w:r>
      <w:r w:rsidRPr="00EF5A66">
        <w:rPr>
          <w:rFonts w:ascii="Times New Roman" w:hAnsi="Times New Roman" w:cs="Times New Roman"/>
          <w:b/>
          <w:sz w:val="24"/>
          <w:szCs w:val="24"/>
          <w:lang w:val="en-US"/>
        </w:rPr>
        <w:tab/>
      </w:r>
      <w:r w:rsidRPr="00EF5A66">
        <w:rPr>
          <w:rFonts w:ascii="Times New Roman" w:hAnsi="Times New Roman" w:cs="Times New Roman"/>
          <w:b/>
          <w:sz w:val="24"/>
          <w:szCs w:val="24"/>
          <w:lang w:val="en-US"/>
        </w:rPr>
        <w:tab/>
      </w:r>
      <w:r w:rsidR="00EF5A66">
        <w:rPr>
          <w:rFonts w:ascii="Times New Roman" w:hAnsi="Times New Roman" w:cs="Times New Roman"/>
          <w:b/>
          <w:sz w:val="24"/>
          <w:szCs w:val="24"/>
          <w:lang w:val="en-US"/>
        </w:rPr>
        <w:tab/>
      </w:r>
      <w:r w:rsidRPr="00EF5A66">
        <w:rPr>
          <w:rFonts w:ascii="Times New Roman" w:hAnsi="Times New Roman" w:cs="Times New Roman"/>
          <w:b/>
          <w:sz w:val="24"/>
          <w:szCs w:val="24"/>
          <w:lang w:val="en-US"/>
        </w:rPr>
        <w:t>Communicating with Remote Devices</w:t>
      </w:r>
    </w:p>
    <w:p w:rsidR="00970116" w:rsidRDefault="004A2C22" w:rsidP="003F61D6">
      <w:pPr>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Pr>
          <w:rFonts w:ascii="Times New Roman" w:hAnsi="Times New Roman" w:cs="Times New Roman"/>
          <w:sz w:val="20"/>
          <w:szCs w:val="20"/>
          <w:lang w:val="en-US"/>
        </w:rPr>
        <w:t xml:space="preserve"> - </w:t>
      </w:r>
      <w:r w:rsidR="00970116">
        <w:rPr>
          <w:rFonts w:ascii="Times New Roman" w:hAnsi="Times New Roman" w:cs="Times New Roman"/>
          <w:sz w:val="20"/>
          <w:szCs w:val="20"/>
          <w:lang w:val="en-US"/>
        </w:rPr>
        <w:t>To communicate between Android devices with NFC and Bluetooth, to communicate with Android device from another device like laptop with USB and to use Wi-Fi Direct.</w:t>
      </w:r>
    </w:p>
    <w:p w:rsidR="00970116" w:rsidRDefault="00970116" w:rsidP="003F61D6">
      <w:pPr>
        <w:spacing w:after="0" w:line="240" w:lineRule="auto"/>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p>
    <w:p w:rsidR="004A2C22" w:rsidRDefault="004A2C22" w:rsidP="003F61D6">
      <w:pPr>
        <w:ind w:left="351"/>
        <w:rPr>
          <w:rFonts w:ascii="Times New Roman" w:hAnsi="Times New Roman" w:cs="Times New Roman"/>
          <w:sz w:val="20"/>
          <w:szCs w:val="20"/>
          <w:lang w:val="en-US"/>
        </w:rPr>
      </w:pPr>
      <w:r>
        <w:rPr>
          <w:rFonts w:ascii="Times New Roman" w:hAnsi="Times New Roman" w:cs="Times New Roman"/>
          <w:sz w:val="20"/>
          <w:szCs w:val="20"/>
          <w:lang w:val="en-US"/>
        </w:rPr>
        <w:t>This is about my Android device and the other Android device ( another smartphone, a wearable, a glass, a tv with Android, another laptop and so on). To communicate between a laptop and my Android device I can use a USB cable. I can access Wi-Fi on my Android device at any place like an airport, a metro station, at home, etc. I can share data and much more with my friends phone using Bluetooth.</w:t>
      </w:r>
    </w:p>
    <w:p w:rsidR="00F60D50" w:rsidRDefault="004A2C22" w:rsidP="003F61D6">
      <w:pPr>
        <w:ind w:left="351"/>
        <w:rPr>
          <w:rFonts w:ascii="Times New Roman" w:hAnsi="Times New Roman" w:cs="Times New Roman"/>
          <w:sz w:val="20"/>
          <w:szCs w:val="20"/>
          <w:lang w:val="en-US"/>
        </w:rPr>
      </w:pPr>
      <w:r>
        <w:rPr>
          <w:rFonts w:ascii="Times New Roman" w:hAnsi="Times New Roman" w:cs="Times New Roman"/>
          <w:sz w:val="20"/>
          <w:szCs w:val="20"/>
          <w:lang w:val="en-US"/>
        </w:rPr>
        <w:t xml:space="preserve">You can use APIs </w:t>
      </w:r>
      <w:r w:rsidR="00F60D50">
        <w:rPr>
          <w:rFonts w:ascii="Times New Roman" w:hAnsi="Times New Roman" w:cs="Times New Roman"/>
          <w:sz w:val="20"/>
          <w:szCs w:val="20"/>
          <w:lang w:val="en-US"/>
        </w:rPr>
        <w:t xml:space="preserve">in Android to perform raw serial communication over USB or Android Open Accessory Protocol  as in Accessory Development Kit (ADK). </w:t>
      </w:r>
      <w:r w:rsidR="006B754A">
        <w:rPr>
          <w:rFonts w:ascii="Times New Roman" w:hAnsi="Times New Roman" w:cs="Times New Roman"/>
          <w:sz w:val="20"/>
          <w:szCs w:val="20"/>
          <w:lang w:val="en-US"/>
        </w:rPr>
        <w:t xml:space="preserve"> </w:t>
      </w:r>
      <w:r w:rsidR="006B754A" w:rsidRPr="006B754A">
        <w:rPr>
          <w:rFonts w:ascii="Times New Roman" w:hAnsi="Times New Roman" w:cs="Times New Roman"/>
          <w:sz w:val="20"/>
          <w:szCs w:val="20"/>
          <w:lang w:val="en-US"/>
        </w:rPr>
        <w:t>https://source.android.com/devices/accessories/protocol</w:t>
      </w:r>
    </w:p>
    <w:p w:rsidR="00F60D50" w:rsidRDefault="00F60D50" w:rsidP="003F61D6">
      <w:pPr>
        <w:ind w:left="351"/>
        <w:rPr>
          <w:rFonts w:ascii="Times New Roman" w:hAnsi="Times New Roman" w:cs="Times New Roman"/>
          <w:sz w:val="20"/>
          <w:szCs w:val="20"/>
          <w:lang w:val="en-US"/>
        </w:rPr>
      </w:pPr>
      <w:r>
        <w:rPr>
          <w:rFonts w:ascii="Times New Roman" w:hAnsi="Times New Roman" w:cs="Times New Roman"/>
          <w:sz w:val="20"/>
          <w:szCs w:val="20"/>
          <w:lang w:val="en-US"/>
        </w:rPr>
        <w:t>Android devices support Classic Bluetooth profiles good for audio streaming. There is support of Bluetooth Low Energy devices and Bluetooth Smart Technology which allows you to write apps that can discover and communicate with devices that supp</w:t>
      </w:r>
      <w:r w:rsidR="006B754A">
        <w:rPr>
          <w:rFonts w:ascii="Times New Roman" w:hAnsi="Times New Roman" w:cs="Times New Roman"/>
          <w:sz w:val="20"/>
          <w:szCs w:val="20"/>
          <w:lang w:val="en-US"/>
        </w:rPr>
        <w:t>o</w:t>
      </w:r>
      <w:r>
        <w:rPr>
          <w:rFonts w:ascii="Times New Roman" w:hAnsi="Times New Roman" w:cs="Times New Roman"/>
          <w:sz w:val="20"/>
          <w:szCs w:val="20"/>
          <w:lang w:val="en-US"/>
        </w:rPr>
        <w:t>rt the GATT profile like heart monitors, step counters, other low-power accessories.</w:t>
      </w:r>
    </w:p>
    <w:p w:rsidR="006B754A" w:rsidRDefault="00F60D50" w:rsidP="003F61D6">
      <w:pPr>
        <w:ind w:left="351"/>
      </w:pPr>
      <w:r>
        <w:rPr>
          <w:rFonts w:ascii="Times New Roman" w:hAnsi="Times New Roman" w:cs="Times New Roman"/>
          <w:sz w:val="20"/>
          <w:szCs w:val="20"/>
          <w:lang w:val="en-US"/>
        </w:rPr>
        <w:t xml:space="preserve">Android has </w:t>
      </w:r>
      <w:r w:rsidRPr="006B754A">
        <w:rPr>
          <w:rFonts w:ascii="Times New Roman" w:hAnsi="Times New Roman" w:cs="Times New Roman"/>
          <w:b/>
          <w:sz w:val="20"/>
          <w:szCs w:val="20"/>
          <w:lang w:val="en-US"/>
        </w:rPr>
        <w:t>three modes</w:t>
      </w:r>
      <w:r>
        <w:rPr>
          <w:rFonts w:ascii="Times New Roman" w:hAnsi="Times New Roman" w:cs="Times New Roman"/>
          <w:sz w:val="20"/>
          <w:szCs w:val="20"/>
          <w:lang w:val="en-US"/>
        </w:rPr>
        <w:t xml:space="preserve"> in which its Wi-Fi can operate: </w:t>
      </w:r>
      <w:r w:rsidRPr="006B754A">
        <w:rPr>
          <w:rFonts w:ascii="Times New Roman" w:hAnsi="Times New Roman" w:cs="Times New Roman"/>
          <w:b/>
          <w:sz w:val="20"/>
          <w:szCs w:val="20"/>
          <w:lang w:val="en-US"/>
        </w:rPr>
        <w:t xml:space="preserve">infrastructure </w:t>
      </w:r>
      <w:r>
        <w:rPr>
          <w:rFonts w:ascii="Times New Roman" w:hAnsi="Times New Roman" w:cs="Times New Roman"/>
          <w:sz w:val="20"/>
          <w:szCs w:val="20"/>
          <w:lang w:val="en-US"/>
        </w:rPr>
        <w:t xml:space="preserve">(standard Wi-Fi connected to an access point), </w:t>
      </w:r>
      <w:r w:rsidRPr="006B754A">
        <w:rPr>
          <w:rFonts w:ascii="Times New Roman" w:hAnsi="Times New Roman" w:cs="Times New Roman"/>
          <w:b/>
          <w:sz w:val="20"/>
          <w:szCs w:val="20"/>
          <w:lang w:val="en-US"/>
        </w:rPr>
        <w:t>tethering</w:t>
      </w:r>
      <w:r>
        <w:rPr>
          <w:rFonts w:ascii="Times New Roman" w:hAnsi="Times New Roman" w:cs="Times New Roman"/>
          <w:sz w:val="20"/>
          <w:szCs w:val="20"/>
          <w:lang w:val="en-US"/>
        </w:rPr>
        <w:t xml:space="preserve"> (Android device acting as a Wi-Fi access point to other devices) and </w:t>
      </w:r>
      <w:r w:rsidRPr="006B754A">
        <w:rPr>
          <w:rFonts w:ascii="Times New Roman" w:hAnsi="Times New Roman" w:cs="Times New Roman"/>
          <w:b/>
          <w:sz w:val="20"/>
          <w:szCs w:val="20"/>
          <w:lang w:val="en-US"/>
        </w:rPr>
        <w:t>Wi-Fi Direct</w:t>
      </w:r>
      <w:r w:rsidR="006B754A">
        <w:rPr>
          <w:rFonts w:ascii="Times New Roman" w:hAnsi="Times New Roman" w:cs="Times New Roman"/>
          <w:sz w:val="20"/>
          <w:szCs w:val="20"/>
          <w:lang w:val="en-US"/>
        </w:rPr>
        <w:t xml:space="preserve"> allows an app to set up a peer-to-peer network that works without the need for a dedicated access point which makes network communication between devices in a more ad hoc scenario.  Useful in cases like a multi-player communication or if you need a secure and safe way of sharing data (like photos) between two friends.</w:t>
      </w:r>
      <w:r w:rsidR="006B754A" w:rsidRPr="006B754A">
        <w:t xml:space="preserve"> </w:t>
      </w:r>
    </w:p>
    <w:p w:rsidR="006B754A" w:rsidRPr="006B754A" w:rsidRDefault="006B754A" w:rsidP="003F61D6">
      <w:pPr>
        <w:rPr>
          <w:rFonts w:ascii="Times New Roman" w:hAnsi="Times New Roman" w:cs="Times New Roman"/>
          <w:b/>
          <w:sz w:val="20"/>
          <w:szCs w:val="20"/>
          <w:u w:val="single"/>
        </w:rPr>
      </w:pPr>
      <w:r w:rsidRPr="006B754A">
        <w:rPr>
          <w:rFonts w:ascii="Times New Roman" w:hAnsi="Times New Roman" w:cs="Times New Roman"/>
          <w:b/>
          <w:sz w:val="20"/>
          <w:szCs w:val="20"/>
          <w:u w:val="single"/>
        </w:rPr>
        <w:t>Wi-Fi Direct</w:t>
      </w:r>
    </w:p>
    <w:p w:rsidR="00F60D50" w:rsidRDefault="006B754A" w:rsidP="003E3ED9">
      <w:pPr>
        <w:pStyle w:val="ListParagraph"/>
        <w:numPr>
          <w:ilvl w:val="0"/>
          <w:numId w:val="4"/>
        </w:numPr>
        <w:ind w:left="1071"/>
        <w:rPr>
          <w:rFonts w:ascii="Times New Roman" w:hAnsi="Times New Roman" w:cs="Times New Roman"/>
          <w:sz w:val="20"/>
          <w:szCs w:val="20"/>
          <w:lang w:val="en-US"/>
        </w:rPr>
      </w:pPr>
      <w:r w:rsidRPr="006B754A">
        <w:rPr>
          <w:rFonts w:ascii="Times New Roman" w:hAnsi="Times New Roman" w:cs="Times New Roman"/>
          <w:sz w:val="20"/>
          <w:szCs w:val="20"/>
          <w:lang w:val="en-US"/>
        </w:rPr>
        <w:t>https://trivedihardik.wordpress.com/2012/08/31/android-wifi-direct-example/</w:t>
      </w:r>
    </w:p>
    <w:p w:rsidR="006B754A" w:rsidRDefault="006B754A" w:rsidP="003E3ED9">
      <w:pPr>
        <w:pStyle w:val="ListParagraph"/>
        <w:numPr>
          <w:ilvl w:val="0"/>
          <w:numId w:val="4"/>
        </w:numPr>
        <w:ind w:left="1071"/>
        <w:rPr>
          <w:rFonts w:ascii="Times New Roman" w:hAnsi="Times New Roman" w:cs="Times New Roman"/>
          <w:sz w:val="20"/>
          <w:szCs w:val="20"/>
          <w:lang w:val="en-US"/>
        </w:rPr>
      </w:pPr>
      <w:r w:rsidRPr="006B754A">
        <w:rPr>
          <w:rFonts w:ascii="Times New Roman" w:hAnsi="Times New Roman" w:cs="Times New Roman"/>
          <w:sz w:val="20"/>
          <w:szCs w:val="20"/>
          <w:lang w:val="en-US"/>
        </w:rPr>
        <w:t>https://github.com/mayfourth/WiFi-Direct-File-Transfer</w:t>
      </w:r>
    </w:p>
    <w:p w:rsidR="006B754A" w:rsidRDefault="006B754A" w:rsidP="003E3ED9">
      <w:pPr>
        <w:pStyle w:val="ListParagraph"/>
        <w:numPr>
          <w:ilvl w:val="0"/>
          <w:numId w:val="4"/>
        </w:numPr>
        <w:ind w:left="1071"/>
        <w:rPr>
          <w:rFonts w:ascii="Times New Roman" w:hAnsi="Times New Roman" w:cs="Times New Roman"/>
          <w:sz w:val="20"/>
          <w:szCs w:val="20"/>
          <w:lang w:val="en-US"/>
        </w:rPr>
      </w:pPr>
      <w:r w:rsidRPr="006B754A">
        <w:rPr>
          <w:rFonts w:ascii="Times New Roman" w:hAnsi="Times New Roman" w:cs="Times New Roman"/>
          <w:sz w:val="20"/>
          <w:szCs w:val="20"/>
          <w:lang w:val="en-US"/>
        </w:rPr>
        <w:t>https://github.com/anuj7sharma/WiFiDIrectDemo</w:t>
      </w:r>
    </w:p>
    <w:p w:rsidR="006B754A" w:rsidRDefault="006B754A" w:rsidP="003E3ED9">
      <w:pPr>
        <w:pStyle w:val="ListParagraph"/>
        <w:numPr>
          <w:ilvl w:val="0"/>
          <w:numId w:val="4"/>
        </w:numPr>
        <w:ind w:left="1071"/>
        <w:rPr>
          <w:rFonts w:ascii="Times New Roman" w:hAnsi="Times New Roman" w:cs="Times New Roman"/>
          <w:sz w:val="20"/>
          <w:szCs w:val="20"/>
          <w:lang w:val="en-US"/>
        </w:rPr>
      </w:pPr>
      <w:r w:rsidRPr="006B754A">
        <w:rPr>
          <w:rFonts w:ascii="Times New Roman" w:hAnsi="Times New Roman" w:cs="Times New Roman"/>
          <w:sz w:val="20"/>
          <w:szCs w:val="20"/>
          <w:lang w:val="en-US"/>
        </w:rPr>
        <w:t>http://stackoverflow.com/questions/17715283/transfer-data-between-android-devices-using-wifi-direct</w:t>
      </w:r>
    </w:p>
    <w:p w:rsidR="006B754A" w:rsidRPr="006B754A" w:rsidRDefault="006B754A" w:rsidP="003F61D6">
      <w:pPr>
        <w:pStyle w:val="ListParagraph"/>
        <w:ind w:left="1071"/>
        <w:rPr>
          <w:rFonts w:ascii="Times New Roman" w:hAnsi="Times New Roman" w:cs="Times New Roman"/>
          <w:sz w:val="20"/>
          <w:szCs w:val="20"/>
          <w:lang w:val="en-US"/>
        </w:rPr>
      </w:pPr>
    </w:p>
    <w:p w:rsidR="00C073BC" w:rsidRPr="00C073BC" w:rsidRDefault="00C073BC" w:rsidP="00C073BC">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E37197" w:rsidRPr="00E37197" w:rsidRDefault="00E37197" w:rsidP="007F373F">
      <w:pPr>
        <w:pStyle w:val="ListParagraph"/>
        <w:numPr>
          <w:ilvl w:val="2"/>
          <w:numId w:val="87"/>
        </w:numPr>
        <w:rPr>
          <w:rFonts w:ascii="Times New Roman" w:hAnsi="Times New Roman" w:cs="Times New Roman"/>
          <w:b/>
          <w:sz w:val="24"/>
          <w:szCs w:val="24"/>
          <w:lang w:val="en-US"/>
        </w:rPr>
      </w:pPr>
      <w:r>
        <w:rPr>
          <w:rFonts w:ascii="Times New Roman" w:hAnsi="Times New Roman" w:cs="Times New Roman"/>
          <w:sz w:val="20"/>
          <w:szCs w:val="20"/>
          <w:lang w:val="en-US"/>
        </w:rPr>
        <w:t>On-Device Web Services</w:t>
      </w:r>
    </w:p>
    <w:p w:rsidR="00E37197" w:rsidRPr="00E37197" w:rsidRDefault="00E37197" w:rsidP="007F373F">
      <w:pPr>
        <w:pStyle w:val="ListParagraph"/>
        <w:numPr>
          <w:ilvl w:val="3"/>
          <w:numId w:val="87"/>
        </w:numPr>
        <w:rPr>
          <w:rFonts w:ascii="Times New Roman" w:hAnsi="Times New Roman" w:cs="Times New Roman"/>
          <w:b/>
          <w:sz w:val="24"/>
          <w:szCs w:val="24"/>
          <w:lang w:val="en-US"/>
        </w:rPr>
      </w:pPr>
      <w:r>
        <w:rPr>
          <w:rFonts w:ascii="Times New Roman" w:hAnsi="Times New Roman" w:cs="Times New Roman"/>
          <w:sz w:val="20"/>
          <w:szCs w:val="20"/>
          <w:lang w:val="en-US"/>
        </w:rPr>
        <w:t>RESTful with Restlet</w:t>
      </w:r>
    </w:p>
    <w:p w:rsidR="00E37197" w:rsidRPr="002C41D2" w:rsidRDefault="00E37197" w:rsidP="007F373F">
      <w:pPr>
        <w:pStyle w:val="ListParagraph"/>
        <w:numPr>
          <w:ilvl w:val="3"/>
          <w:numId w:val="87"/>
        </w:numPr>
        <w:rPr>
          <w:rFonts w:ascii="Times New Roman" w:hAnsi="Times New Roman" w:cs="Times New Roman"/>
          <w:b/>
          <w:sz w:val="24"/>
          <w:szCs w:val="24"/>
          <w:lang w:val="en-US"/>
        </w:rPr>
      </w:pPr>
      <w:r>
        <w:rPr>
          <w:rFonts w:ascii="Times New Roman" w:hAnsi="Times New Roman" w:cs="Times New Roman"/>
          <w:sz w:val="20"/>
          <w:szCs w:val="20"/>
          <w:lang w:val="en-US"/>
        </w:rPr>
        <w:t>Web Socket Server</w:t>
      </w:r>
    </w:p>
    <w:p w:rsidR="002C41D2" w:rsidRPr="00E37197" w:rsidRDefault="002C41D2" w:rsidP="002C41D2">
      <w:pPr>
        <w:pStyle w:val="ListParagraph"/>
        <w:ind w:left="3240"/>
        <w:rPr>
          <w:rFonts w:ascii="Times New Roman" w:hAnsi="Times New Roman" w:cs="Times New Roman"/>
          <w:b/>
          <w:sz w:val="24"/>
          <w:szCs w:val="24"/>
          <w:lang w:val="en-US"/>
        </w:rPr>
      </w:pPr>
    </w:p>
    <w:p w:rsidR="00E37197" w:rsidRPr="002C41D2" w:rsidRDefault="00E37197" w:rsidP="007F373F">
      <w:pPr>
        <w:pStyle w:val="ListParagraph"/>
        <w:numPr>
          <w:ilvl w:val="2"/>
          <w:numId w:val="87"/>
        </w:numPr>
        <w:rPr>
          <w:rFonts w:ascii="Times New Roman" w:hAnsi="Times New Roman" w:cs="Times New Roman"/>
          <w:b/>
          <w:sz w:val="20"/>
          <w:szCs w:val="20"/>
          <w:lang w:val="en-US"/>
        </w:rPr>
      </w:pPr>
      <w:r w:rsidRPr="00E37197">
        <w:rPr>
          <w:rFonts w:ascii="Times New Roman" w:hAnsi="Times New Roman" w:cs="Times New Roman"/>
          <w:sz w:val="20"/>
          <w:szCs w:val="20"/>
          <w:lang w:val="en-US"/>
        </w:rPr>
        <w:t xml:space="preserve">Use of NodeJS, Express as Server </w:t>
      </w:r>
      <w:r w:rsidR="007B6BCA">
        <w:rPr>
          <w:rFonts w:ascii="Times New Roman" w:hAnsi="Times New Roman" w:cs="Times New Roman"/>
          <w:sz w:val="20"/>
          <w:szCs w:val="20"/>
          <w:lang w:val="en-US"/>
        </w:rPr>
        <w:t>and SOA</w:t>
      </w:r>
    </w:p>
    <w:p w:rsidR="002C41D2" w:rsidRPr="002C41D2" w:rsidRDefault="002C41D2" w:rsidP="007F373F">
      <w:pPr>
        <w:pStyle w:val="ListParagraph"/>
        <w:numPr>
          <w:ilvl w:val="2"/>
          <w:numId w:val="87"/>
        </w:numPr>
        <w:rPr>
          <w:rFonts w:ascii="Times New Roman" w:hAnsi="Times New Roman" w:cs="Times New Roman"/>
          <w:b/>
          <w:sz w:val="20"/>
          <w:szCs w:val="20"/>
          <w:lang w:val="en-US"/>
        </w:rPr>
      </w:pPr>
      <w:r>
        <w:rPr>
          <w:rFonts w:ascii="Times New Roman" w:hAnsi="Times New Roman" w:cs="Times New Roman"/>
          <w:sz w:val="20"/>
          <w:szCs w:val="20"/>
          <w:lang w:val="en-US"/>
        </w:rPr>
        <w:t>Wi-Fi Direct</w:t>
      </w:r>
    </w:p>
    <w:p w:rsidR="002C41D2" w:rsidRPr="00C073BC" w:rsidRDefault="002C41D2" w:rsidP="002C41D2">
      <w:pPr>
        <w:pStyle w:val="ListParagraph"/>
        <w:ind w:left="2520"/>
        <w:rPr>
          <w:rFonts w:ascii="Times New Roman" w:hAnsi="Times New Roman" w:cs="Times New Roman"/>
          <w:b/>
          <w:sz w:val="20"/>
          <w:szCs w:val="20"/>
          <w:lang w:val="en-US"/>
        </w:rPr>
      </w:pPr>
    </w:p>
    <w:p w:rsidR="00C073BC" w:rsidRDefault="00C073BC" w:rsidP="00C073BC">
      <w:pPr>
        <w:rPr>
          <w:rFonts w:ascii="Times New Roman" w:hAnsi="Times New Roman" w:cs="Times New Roman"/>
          <w:b/>
          <w:sz w:val="20"/>
          <w:szCs w:val="20"/>
          <w:lang w:val="en-US"/>
        </w:rPr>
      </w:pPr>
    </w:p>
    <w:p w:rsidR="00CD0FC1" w:rsidRPr="003F61D6" w:rsidRDefault="00C073BC" w:rsidP="003F61D6">
      <w:pPr>
        <w:rPr>
          <w:rFonts w:ascii="Times New Roman" w:hAnsi="Times New Roman" w:cs="Times New Roman"/>
          <w:b/>
          <w:sz w:val="20"/>
          <w:szCs w:val="20"/>
          <w:lang w:val="en-US"/>
        </w:rPr>
      </w:pPr>
      <w:r>
        <w:rPr>
          <w:rFonts w:ascii="Times New Roman" w:hAnsi="Times New Roman" w:cs="Times New Roman"/>
          <w:b/>
          <w:sz w:val="20"/>
          <w:szCs w:val="20"/>
          <w:lang w:val="en-US"/>
        </w:rPr>
        <w:br w:type="page"/>
      </w:r>
      <w:r w:rsidR="00CD0FC1" w:rsidRPr="007B6BCA">
        <w:rPr>
          <w:rFonts w:ascii="Times New Roman" w:hAnsi="Times New Roman" w:cs="Times New Roman"/>
          <w:b/>
          <w:sz w:val="24"/>
          <w:szCs w:val="24"/>
          <w:lang w:val="en-US"/>
        </w:rPr>
        <w:lastRenderedPageBreak/>
        <w:t>Chapter Thirteen</w:t>
      </w:r>
      <w:r w:rsidR="00CD0FC1" w:rsidRPr="007B6BCA">
        <w:rPr>
          <w:rFonts w:ascii="Times New Roman" w:hAnsi="Times New Roman" w:cs="Times New Roman"/>
          <w:b/>
          <w:sz w:val="24"/>
          <w:szCs w:val="24"/>
          <w:lang w:val="en-US"/>
        </w:rPr>
        <w:tab/>
      </w:r>
      <w:r w:rsidR="00CD0FC1" w:rsidRPr="007B6BCA">
        <w:rPr>
          <w:rFonts w:ascii="Times New Roman" w:hAnsi="Times New Roman" w:cs="Times New Roman"/>
          <w:b/>
          <w:sz w:val="24"/>
          <w:szCs w:val="24"/>
          <w:lang w:val="en-US"/>
        </w:rPr>
        <w:tab/>
      </w:r>
      <w:r w:rsidR="003F61D6">
        <w:rPr>
          <w:rFonts w:ascii="Times New Roman" w:hAnsi="Times New Roman" w:cs="Times New Roman"/>
          <w:b/>
          <w:sz w:val="24"/>
          <w:szCs w:val="24"/>
          <w:lang w:val="en-US"/>
        </w:rPr>
        <w:tab/>
      </w:r>
      <w:r w:rsidR="00AE45F2" w:rsidRPr="007B6BCA">
        <w:rPr>
          <w:rFonts w:ascii="Times New Roman" w:hAnsi="Times New Roman" w:cs="Times New Roman"/>
          <w:b/>
          <w:sz w:val="24"/>
          <w:szCs w:val="24"/>
          <w:lang w:val="en-US"/>
        </w:rPr>
        <w:t>How to Write a Test Case and Use it in Android</w:t>
      </w:r>
    </w:p>
    <w:p w:rsidR="00E45CC0" w:rsidRPr="00F4745C" w:rsidRDefault="00E45CC0" w:rsidP="000C501C">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Objective</w:t>
      </w:r>
      <w:r w:rsidR="00D71F5C">
        <w:rPr>
          <w:rFonts w:ascii="Times New Roman" w:hAnsi="Times New Roman" w:cs="Times New Roman"/>
          <w:sz w:val="20"/>
          <w:szCs w:val="20"/>
          <w:lang w:val="en-US"/>
        </w:rPr>
        <w:t xml:space="preserve"> </w:t>
      </w:r>
      <w:r w:rsidR="007C5627">
        <w:rPr>
          <w:rFonts w:ascii="Times New Roman" w:hAnsi="Times New Roman" w:cs="Times New Roman"/>
          <w:sz w:val="20"/>
          <w:szCs w:val="20"/>
          <w:lang w:val="en-US"/>
        </w:rPr>
        <w:tab/>
        <w:t>Learn a lot of things about testing in Android and become a great tester</w:t>
      </w:r>
    </w:p>
    <w:p w:rsidR="00F4745C" w:rsidRDefault="00F4745C" w:rsidP="000C501C">
      <w:pPr>
        <w:spacing w:after="0" w:line="240" w:lineRule="auto"/>
        <w:rPr>
          <w:rFonts w:ascii="Times New Roman" w:hAnsi="Times New Roman" w:cs="Times New Roman"/>
          <w:sz w:val="20"/>
          <w:szCs w:val="20"/>
          <w:u w:val="single"/>
          <w:lang w:val="en-US"/>
        </w:rPr>
      </w:pPr>
      <w:r w:rsidRPr="00F4745C">
        <w:rPr>
          <w:rFonts w:ascii="Times New Roman" w:hAnsi="Times New Roman" w:cs="Times New Roman"/>
          <w:sz w:val="20"/>
          <w:szCs w:val="20"/>
          <w:u w:val="single"/>
          <w:lang w:val="en-US"/>
        </w:rPr>
        <w:t>Background</w:t>
      </w:r>
    </w:p>
    <w:p w:rsidR="00F4745C" w:rsidRDefault="00F4745C"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There are many types of tests like Unit Testing that tests individual components in isolation. JUnit and TestNG are frameworks used here. Mock Objects are used where interaction with other components is required. Java has several popular mocking frameworks.</w:t>
      </w:r>
      <w:r w:rsidR="007C5627">
        <w:rPr>
          <w:rFonts w:ascii="Times New Roman" w:hAnsi="Times New Roman" w:cs="Times New Roman"/>
          <w:sz w:val="20"/>
          <w:szCs w:val="20"/>
          <w:lang w:val="en-US"/>
        </w:rPr>
        <w:t xml:space="preserve"> </w:t>
      </w:r>
      <w:r>
        <w:rPr>
          <w:rFonts w:ascii="Times New Roman" w:hAnsi="Times New Roman" w:cs="Times New Roman"/>
          <w:sz w:val="20"/>
          <w:szCs w:val="20"/>
          <w:lang w:val="en-US"/>
        </w:rPr>
        <w:t>Terms like NPE (is the Java acronym for Null Pointer Exception) and ANR (is Android acronym for App Not Responding) and FC - force close - when Android requires you close a failed app.</w:t>
      </w:r>
    </w:p>
    <w:p w:rsidR="007C5627" w:rsidRDefault="007C5627" w:rsidP="007C5627">
      <w:pPr>
        <w:spacing w:after="0" w:line="240" w:lineRule="auto"/>
        <w:ind w:left="357"/>
        <w:rPr>
          <w:rFonts w:ascii="Times New Roman" w:hAnsi="Times New Roman" w:cs="Times New Roman"/>
          <w:sz w:val="20"/>
          <w:szCs w:val="20"/>
          <w:lang w:val="en-US"/>
        </w:rPr>
      </w:pPr>
    </w:p>
    <w:p w:rsidR="00F4745C" w:rsidRPr="007C5627" w:rsidRDefault="00F4745C" w:rsidP="000C501C">
      <w:pPr>
        <w:spacing w:after="0" w:line="240" w:lineRule="auto"/>
        <w:rPr>
          <w:rFonts w:ascii="Times New Roman" w:hAnsi="Times New Roman" w:cs="Times New Roman"/>
          <w:sz w:val="20"/>
          <w:szCs w:val="20"/>
          <w:u w:val="single"/>
          <w:lang w:val="en-US"/>
        </w:rPr>
      </w:pPr>
      <w:r w:rsidRPr="007C5627">
        <w:rPr>
          <w:rFonts w:ascii="Times New Roman" w:hAnsi="Times New Roman" w:cs="Times New Roman"/>
          <w:sz w:val="20"/>
          <w:szCs w:val="20"/>
          <w:u w:val="single"/>
          <w:lang w:val="en-US"/>
        </w:rPr>
        <w:t>TDD - Test Driven Development in Android</w:t>
      </w:r>
    </w:p>
    <w:p w:rsidR="007C5627" w:rsidRDefault="00F4745C" w:rsidP="007C5627">
      <w:pPr>
        <w:spacing w:after="0" w:line="240" w:lineRule="auto"/>
        <w:ind w:left="357"/>
        <w:rPr>
          <w:rFonts w:ascii="Times New Roman" w:hAnsi="Times New Roman" w:cs="Times New Roman"/>
          <w:sz w:val="20"/>
          <w:szCs w:val="20"/>
          <w:lang w:val="en-US"/>
        </w:rPr>
      </w:pPr>
      <w:r w:rsidRPr="007C5627">
        <w:rPr>
          <w:rFonts w:ascii="Times New Roman" w:hAnsi="Times New Roman" w:cs="Times New Roman"/>
          <w:sz w:val="20"/>
          <w:szCs w:val="20"/>
          <w:highlight w:val="yellow"/>
          <w:lang w:val="en-US"/>
        </w:rPr>
        <w:t>Issue</w:t>
      </w:r>
      <w:r>
        <w:rPr>
          <w:rFonts w:ascii="Times New Roman" w:hAnsi="Times New Roman" w:cs="Times New Roman"/>
          <w:sz w:val="20"/>
          <w:szCs w:val="20"/>
          <w:lang w:val="en-US"/>
        </w:rPr>
        <w:t xml:space="preserve"> - right now mocking frameworks in vogue include Robotium and EasyMock, could there be a better framework</w:t>
      </w:r>
      <w:r w:rsidR="007C5627">
        <w:rPr>
          <w:rFonts w:ascii="Times New Roman" w:hAnsi="Times New Roman" w:cs="Times New Roman"/>
          <w:sz w:val="20"/>
          <w:szCs w:val="20"/>
          <w:lang w:val="en-US"/>
        </w:rPr>
        <w:t xml:space="preserve">. </w:t>
      </w:r>
    </w:p>
    <w:p w:rsidR="00E34CC6" w:rsidRDefault="007C5627" w:rsidP="00E45CC0">
      <w:pPr>
        <w:ind w:left="360"/>
        <w:rPr>
          <w:rFonts w:ascii="Times New Roman" w:hAnsi="Times New Roman" w:cs="Times New Roman"/>
          <w:sz w:val="20"/>
          <w:szCs w:val="20"/>
          <w:lang w:val="en-US"/>
        </w:rPr>
      </w:pPr>
      <w:r w:rsidRPr="007C5627">
        <w:rPr>
          <w:rFonts w:ascii="Times New Roman" w:hAnsi="Times New Roman" w:cs="Times New Roman"/>
          <w:sz w:val="20"/>
          <w:szCs w:val="20"/>
          <w:highlight w:val="yellow"/>
          <w:lang w:val="en-US"/>
        </w:rPr>
        <w:t>Solution</w:t>
      </w:r>
      <w:r>
        <w:rPr>
          <w:rFonts w:ascii="Times New Roman" w:hAnsi="Times New Roman" w:cs="Times New Roman"/>
          <w:sz w:val="20"/>
          <w:szCs w:val="20"/>
          <w:lang w:val="en-US"/>
        </w:rPr>
        <w:t xml:space="preserve"> - o</w:t>
      </w:r>
      <w:r w:rsidR="00F4745C">
        <w:rPr>
          <w:rFonts w:ascii="Times New Roman" w:hAnsi="Times New Roman" w:cs="Times New Roman"/>
          <w:sz w:val="20"/>
          <w:szCs w:val="20"/>
          <w:lang w:val="en-US"/>
        </w:rPr>
        <w:t xml:space="preserve">ne approach is in-direct method wherein you set up two test projects - one test project uses Android Studio for UI-related tests and the other test project </w:t>
      </w:r>
      <w:r w:rsidR="00E34CC6">
        <w:rPr>
          <w:rFonts w:ascii="Times New Roman" w:hAnsi="Times New Roman" w:cs="Times New Roman"/>
          <w:sz w:val="20"/>
          <w:szCs w:val="20"/>
          <w:lang w:val="en-US"/>
        </w:rPr>
        <w:t>for mock supported tests. Then extract as much logic as possible to the classes that can be unit-tested.</w:t>
      </w:r>
      <w:r>
        <w:rPr>
          <w:rFonts w:ascii="Times New Roman" w:hAnsi="Times New Roman" w:cs="Times New Roman"/>
          <w:sz w:val="20"/>
          <w:szCs w:val="20"/>
          <w:lang w:val="en-US"/>
        </w:rPr>
        <w:t xml:space="preserve"> </w:t>
      </w:r>
      <w:r w:rsidR="00E34CC6">
        <w:rPr>
          <w:rFonts w:ascii="Times New Roman" w:hAnsi="Times New Roman" w:cs="Times New Roman"/>
          <w:sz w:val="20"/>
          <w:szCs w:val="20"/>
          <w:lang w:val="en-US"/>
        </w:rPr>
        <w:t>Alternatively to conduct mocking tests is to use a local server like IIS from Microsoft, Node server or LAMP stack and conduct tests which are more like integration testing then unit testing.</w:t>
      </w:r>
      <w:r>
        <w:rPr>
          <w:rFonts w:ascii="Times New Roman" w:hAnsi="Times New Roman" w:cs="Times New Roman"/>
          <w:sz w:val="20"/>
          <w:szCs w:val="20"/>
          <w:lang w:val="en-US"/>
        </w:rPr>
        <w:t xml:space="preserve"> </w:t>
      </w:r>
      <w:r w:rsidR="00E34CC6">
        <w:rPr>
          <w:rFonts w:ascii="Times New Roman" w:hAnsi="Times New Roman" w:cs="Times New Roman"/>
          <w:sz w:val="20"/>
          <w:szCs w:val="20"/>
          <w:lang w:val="en-US"/>
        </w:rPr>
        <w:t>A few suggestions on how to conduct a mocking test in Android could be found in the links below:</w:t>
      </w:r>
    </w:p>
    <w:p w:rsidR="0048637D" w:rsidRDefault="0048637D"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Pr>
          <w:rFonts w:ascii="Times New Roman" w:hAnsi="Times New Roman" w:cs="Times New Roman"/>
          <w:sz w:val="20"/>
          <w:szCs w:val="20"/>
          <w:lang w:val="en-US"/>
        </w:rPr>
        <w:t>Get started with testing -</w:t>
      </w:r>
    </w:p>
    <w:p w:rsidR="0048637D" w:rsidRDefault="0048637D" w:rsidP="003E3ED9">
      <w:pPr>
        <w:pStyle w:val="ListParagraph"/>
        <w:numPr>
          <w:ilvl w:val="1"/>
          <w:numId w:val="8"/>
        </w:num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Two test types - </w:t>
      </w:r>
      <w:r w:rsidRPr="007C5627">
        <w:rPr>
          <w:rFonts w:ascii="Times New Roman" w:hAnsi="Times New Roman" w:cs="Times New Roman"/>
          <w:sz w:val="20"/>
          <w:szCs w:val="20"/>
          <w:highlight w:val="yellow"/>
          <w:lang w:val="en-US"/>
        </w:rPr>
        <w:t>local unit tests</w:t>
      </w:r>
      <w:r>
        <w:rPr>
          <w:rFonts w:ascii="Times New Roman" w:hAnsi="Times New Roman" w:cs="Times New Roman"/>
          <w:sz w:val="20"/>
          <w:szCs w:val="20"/>
          <w:lang w:val="en-US"/>
        </w:rPr>
        <w:t xml:space="preserve"> and </w:t>
      </w:r>
      <w:r w:rsidRPr="007C5627">
        <w:rPr>
          <w:rFonts w:ascii="Times New Roman" w:hAnsi="Times New Roman" w:cs="Times New Roman"/>
          <w:sz w:val="20"/>
          <w:szCs w:val="20"/>
          <w:highlight w:val="yellow"/>
          <w:lang w:val="en-US"/>
        </w:rPr>
        <w:t>instrumented</w:t>
      </w:r>
      <w:r>
        <w:rPr>
          <w:rFonts w:ascii="Times New Roman" w:hAnsi="Times New Roman" w:cs="Times New Roman"/>
          <w:sz w:val="20"/>
          <w:szCs w:val="20"/>
          <w:lang w:val="en-US"/>
        </w:rPr>
        <w:t xml:space="preserve"> tests (run on device or emulator) and</w:t>
      </w:r>
    </w:p>
    <w:p w:rsidR="0048637D" w:rsidRDefault="0048637D" w:rsidP="003E3ED9">
      <w:pPr>
        <w:pStyle w:val="ListParagraph"/>
        <w:numPr>
          <w:ilvl w:val="1"/>
          <w:numId w:val="8"/>
        </w:num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Test APIs for JUnit, Android Testing Support Library (AndroidJUnitRunner, Espresso, UI Automator) and </w:t>
      </w:r>
    </w:p>
    <w:p w:rsidR="0048637D" w:rsidRDefault="0048637D" w:rsidP="003E3ED9">
      <w:pPr>
        <w:pStyle w:val="ListParagraph"/>
        <w:numPr>
          <w:ilvl w:val="1"/>
          <w:numId w:val="8"/>
        </w:num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Assertion Classes and </w:t>
      </w:r>
    </w:p>
    <w:p w:rsidR="0048637D" w:rsidRDefault="0048637D" w:rsidP="003E3ED9">
      <w:pPr>
        <w:pStyle w:val="ListParagraph"/>
        <w:numPr>
          <w:ilvl w:val="1"/>
          <w:numId w:val="8"/>
        </w:numPr>
        <w:spacing w:after="0" w:line="240" w:lineRule="auto"/>
        <w:rPr>
          <w:rFonts w:ascii="Times New Roman" w:hAnsi="Times New Roman" w:cs="Times New Roman"/>
          <w:sz w:val="20"/>
          <w:szCs w:val="20"/>
          <w:lang w:val="en-US"/>
        </w:rPr>
      </w:pPr>
      <w:r w:rsidRPr="0048637D">
        <w:rPr>
          <w:rFonts w:ascii="Times New Roman" w:hAnsi="Times New Roman" w:cs="Times New Roman"/>
          <w:sz w:val="20"/>
          <w:szCs w:val="20"/>
          <w:lang w:val="en-US"/>
        </w:rPr>
        <w:t>Monkey and monkeyrunner for functional level testing in Android</w:t>
      </w:r>
      <w:r>
        <w:rPr>
          <w:rFonts w:ascii="Times New Roman" w:hAnsi="Times New Roman" w:cs="Times New Roman"/>
          <w:sz w:val="20"/>
          <w:szCs w:val="20"/>
          <w:lang w:val="en-US"/>
        </w:rPr>
        <w:t xml:space="preserve"> and</w:t>
      </w:r>
    </w:p>
    <w:p w:rsidR="0048637D" w:rsidRPr="0048637D" w:rsidRDefault="0048637D" w:rsidP="003E3ED9">
      <w:pPr>
        <w:pStyle w:val="ListParagraph"/>
        <w:numPr>
          <w:ilvl w:val="1"/>
          <w:numId w:val="8"/>
        </w:num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Guides to building the different tests</w:t>
      </w:r>
    </w:p>
    <w:p w:rsidR="0048637D" w:rsidRDefault="0048637D" w:rsidP="007C5627">
      <w:pPr>
        <w:pStyle w:val="ListParagraph"/>
        <w:spacing w:after="0" w:line="240" w:lineRule="auto"/>
        <w:ind w:left="1077"/>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48637D">
        <w:rPr>
          <w:rFonts w:ascii="Times New Roman" w:hAnsi="Times New Roman" w:cs="Times New Roman"/>
          <w:sz w:val="20"/>
          <w:szCs w:val="20"/>
          <w:lang w:val="en-US"/>
        </w:rPr>
        <w:t>https://developer.android.com/training/testing/start/index.html</w:t>
      </w:r>
    </w:p>
    <w:p w:rsidR="007C5627" w:rsidRDefault="007C5627" w:rsidP="007C5627">
      <w:pPr>
        <w:pStyle w:val="ListParagraph"/>
        <w:spacing w:after="0" w:line="240" w:lineRule="auto"/>
        <w:ind w:left="1077"/>
        <w:rPr>
          <w:rFonts w:ascii="Times New Roman" w:hAnsi="Times New Roman" w:cs="Times New Roman"/>
          <w:sz w:val="20"/>
          <w:szCs w:val="20"/>
          <w:lang w:val="en-US"/>
        </w:rPr>
      </w:pPr>
    </w:p>
    <w:p w:rsidR="00E34CC6" w:rsidRDefault="00E34CC6"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Pr>
          <w:rFonts w:ascii="Times New Roman" w:hAnsi="Times New Roman" w:cs="Times New Roman"/>
          <w:sz w:val="20"/>
          <w:szCs w:val="20"/>
          <w:lang w:val="en-US"/>
        </w:rPr>
        <w:t xml:space="preserve">Use the API class </w:t>
      </w:r>
      <w:r w:rsidRPr="007C5627">
        <w:rPr>
          <w:rFonts w:ascii="Times New Roman" w:hAnsi="Times New Roman" w:cs="Times New Roman"/>
          <w:i/>
          <w:sz w:val="20"/>
          <w:szCs w:val="20"/>
          <w:highlight w:val="yellow"/>
          <w:lang w:val="en-US"/>
        </w:rPr>
        <w:t>android</w:t>
      </w:r>
      <w:r w:rsidRPr="007C5627">
        <w:rPr>
          <w:rFonts w:ascii="Times New Roman" w:hAnsi="Times New Roman" w:cs="Times New Roman"/>
          <w:sz w:val="20"/>
          <w:szCs w:val="20"/>
          <w:highlight w:val="yellow"/>
          <w:lang w:val="en-US"/>
        </w:rPr>
        <w:t>.</w:t>
      </w:r>
      <w:r w:rsidRPr="007C5627">
        <w:rPr>
          <w:rFonts w:ascii="Times New Roman" w:hAnsi="Times New Roman" w:cs="Times New Roman"/>
          <w:i/>
          <w:sz w:val="20"/>
          <w:szCs w:val="20"/>
          <w:highlight w:val="yellow"/>
          <w:lang w:val="en-US"/>
        </w:rPr>
        <w:t>test.mock</w:t>
      </w:r>
      <w:r>
        <w:rPr>
          <w:rFonts w:ascii="Times New Roman" w:hAnsi="Times New Roman" w:cs="Times New Roman"/>
          <w:sz w:val="20"/>
          <w:szCs w:val="20"/>
          <w:lang w:val="en-US"/>
        </w:rPr>
        <w:t xml:space="preserve"> - </w:t>
      </w:r>
      <w:r w:rsidRPr="00E34CC6">
        <w:rPr>
          <w:rFonts w:ascii="Times New Roman" w:hAnsi="Times New Roman" w:cs="Times New Roman"/>
          <w:sz w:val="20"/>
          <w:szCs w:val="20"/>
          <w:lang w:val="en-US"/>
        </w:rPr>
        <w:t>https://developer.android.com/reference/android/test/mock/package-summary.html</w:t>
      </w:r>
    </w:p>
    <w:p w:rsidR="007C5627" w:rsidRDefault="007C5627" w:rsidP="007C5627">
      <w:pPr>
        <w:pStyle w:val="ListParagraph"/>
        <w:spacing w:after="0" w:line="240" w:lineRule="auto"/>
        <w:ind w:left="1077"/>
        <w:rPr>
          <w:rFonts w:ascii="Times New Roman" w:hAnsi="Times New Roman" w:cs="Times New Roman"/>
          <w:sz w:val="20"/>
          <w:szCs w:val="20"/>
          <w:lang w:val="en-US"/>
        </w:rPr>
      </w:pPr>
    </w:p>
    <w:p w:rsidR="00E34CC6" w:rsidRPr="0048637D" w:rsidRDefault="00E34CC6"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sidRPr="007C5627">
        <w:rPr>
          <w:rFonts w:ascii="Times New Roman" w:hAnsi="Times New Roman" w:cs="Times New Roman"/>
          <w:sz w:val="20"/>
          <w:szCs w:val="20"/>
          <w:highlight w:val="yellow"/>
          <w:lang w:val="en-US"/>
        </w:rPr>
        <w:t>Build local tests</w:t>
      </w:r>
      <w:r>
        <w:rPr>
          <w:rFonts w:ascii="Times New Roman" w:hAnsi="Times New Roman" w:cs="Times New Roman"/>
          <w:sz w:val="20"/>
          <w:szCs w:val="20"/>
          <w:lang w:val="en-US"/>
        </w:rPr>
        <w:t xml:space="preserve"> by setting up your testing environment using ( </w:t>
      </w:r>
      <w:r w:rsidRPr="00E34CC6">
        <w:rPr>
          <w:rFonts w:ascii="Times New Roman" w:hAnsi="Times New Roman" w:cs="Times New Roman"/>
          <w:sz w:val="20"/>
          <w:szCs w:val="20"/>
          <w:shd w:val="clear" w:color="auto" w:fill="FFFFFF"/>
        </w:rPr>
        <w:t>In your Android Studio project, you must store the source files for local unit tests at</w:t>
      </w:r>
      <w:r w:rsidRPr="00E34CC6">
        <w:rPr>
          <w:rStyle w:val="apple-converted-space"/>
          <w:rFonts w:ascii="Times New Roman" w:hAnsi="Times New Roman" w:cs="Times New Roman"/>
          <w:sz w:val="20"/>
          <w:szCs w:val="20"/>
          <w:shd w:val="clear" w:color="auto" w:fill="FFFFFF"/>
        </w:rPr>
        <w:t> </w:t>
      </w:r>
      <w:r w:rsidRPr="00E34CC6">
        <w:rPr>
          <w:rStyle w:val="HTMLVariable"/>
          <w:rFonts w:ascii="Times New Roman" w:hAnsi="Times New Roman" w:cs="Times New Roman"/>
          <w:b/>
          <w:bCs/>
          <w:color w:val="7B1FA2"/>
          <w:sz w:val="20"/>
          <w:szCs w:val="20"/>
          <w:shd w:val="clear" w:color="auto" w:fill="FFFFFF"/>
        </w:rPr>
        <w:t>module-name</w:t>
      </w:r>
      <w:r w:rsidRPr="00E34CC6">
        <w:rPr>
          <w:rStyle w:val="HTMLCode"/>
          <w:rFonts w:ascii="Times New Roman" w:eastAsiaTheme="minorHAnsi" w:hAnsi="Times New Roman" w:cs="Times New Roman"/>
          <w:color w:val="006600"/>
          <w:shd w:val="clear" w:color="auto" w:fill="FFFFFF"/>
        </w:rPr>
        <w:t>/src/test/java/</w:t>
      </w:r>
      <w:r w:rsidRPr="00E34CC6">
        <w:rPr>
          <w:rFonts w:ascii="Times New Roman" w:hAnsi="Times New Roman" w:cs="Times New Roman"/>
          <w:sz w:val="20"/>
          <w:szCs w:val="20"/>
          <w:shd w:val="clear" w:color="auto" w:fill="FFFFFF"/>
        </w:rPr>
        <w:t>. This directory already exists when you create a new project.</w:t>
      </w:r>
      <w:r>
        <w:rPr>
          <w:rFonts w:ascii="Arial" w:hAnsi="Arial" w:cs="Arial"/>
          <w:sz w:val="19"/>
          <w:szCs w:val="19"/>
          <w:shd w:val="clear" w:color="auto" w:fill="FFFFFF"/>
        </w:rPr>
        <w:t xml:space="preserve">) </w:t>
      </w:r>
      <w:r>
        <w:rPr>
          <w:rFonts w:ascii="Times New Roman" w:hAnsi="Times New Roman" w:cs="Times New Roman"/>
          <w:sz w:val="19"/>
          <w:szCs w:val="19"/>
          <w:shd w:val="clear" w:color="auto" w:fill="FFFFFF"/>
        </w:rPr>
        <w:t>and create a local unit test class (</w:t>
      </w:r>
      <w:r w:rsidRPr="00E34CC6">
        <w:rPr>
          <w:rFonts w:ascii="Times New Roman" w:hAnsi="Times New Roman" w:cs="Times New Roman"/>
          <w:sz w:val="20"/>
          <w:szCs w:val="20"/>
          <w:shd w:val="clear" w:color="auto" w:fill="FFFFFF"/>
        </w:rPr>
        <w:t>To create a basic JUnit 4 test class, create a Java class that contains one or more test methods. A test method begins with the</w:t>
      </w:r>
      <w:r w:rsidRPr="00E34CC6">
        <w:rPr>
          <w:rStyle w:val="apple-converted-space"/>
          <w:rFonts w:ascii="Times New Roman" w:hAnsi="Times New Roman" w:cs="Times New Roman"/>
          <w:sz w:val="20"/>
          <w:szCs w:val="20"/>
          <w:shd w:val="clear" w:color="auto" w:fill="FFFFFF"/>
        </w:rPr>
        <w:t> </w:t>
      </w:r>
      <w:r w:rsidRPr="00E34CC6">
        <w:rPr>
          <w:rStyle w:val="HTMLCode"/>
          <w:rFonts w:ascii="Times New Roman" w:eastAsiaTheme="minorHAnsi" w:hAnsi="Times New Roman" w:cs="Times New Roman"/>
          <w:color w:val="006600"/>
          <w:shd w:val="clear" w:color="auto" w:fill="FFFFFF"/>
        </w:rPr>
        <w:t>@Test</w:t>
      </w:r>
      <w:r w:rsidRPr="00E34CC6">
        <w:rPr>
          <w:rStyle w:val="apple-converted-space"/>
          <w:rFonts w:ascii="Times New Roman" w:hAnsi="Times New Roman" w:cs="Times New Roman"/>
          <w:sz w:val="20"/>
          <w:szCs w:val="20"/>
          <w:shd w:val="clear" w:color="auto" w:fill="FFFFFF"/>
        </w:rPr>
        <w:t> </w:t>
      </w:r>
      <w:r w:rsidRPr="00E34CC6">
        <w:rPr>
          <w:rFonts w:ascii="Times New Roman" w:hAnsi="Times New Roman" w:cs="Times New Roman"/>
          <w:sz w:val="20"/>
          <w:szCs w:val="20"/>
          <w:shd w:val="clear" w:color="auto" w:fill="FFFFFF"/>
        </w:rPr>
        <w:t>annotation and contains the code to exercise and verify a single functionality in the component that you want to test</w:t>
      </w:r>
      <w:r>
        <w:rPr>
          <w:rFonts w:ascii="Arial" w:hAnsi="Arial" w:cs="Arial"/>
          <w:sz w:val="19"/>
          <w:szCs w:val="19"/>
          <w:shd w:val="clear" w:color="auto" w:fill="FFFFFF"/>
        </w:rPr>
        <w:t xml:space="preserve">) </w:t>
      </w:r>
      <w:r w:rsidRPr="00E34CC6">
        <w:rPr>
          <w:rFonts w:ascii="Times New Roman" w:hAnsi="Times New Roman" w:cs="Times New Roman"/>
          <w:sz w:val="20"/>
          <w:szCs w:val="20"/>
          <w:shd w:val="clear" w:color="auto" w:fill="FFFFFF"/>
        </w:rPr>
        <w:t xml:space="preserve">and </w:t>
      </w:r>
      <w:r w:rsidRPr="0048637D">
        <w:rPr>
          <w:rFonts w:ascii="Times New Roman" w:hAnsi="Times New Roman" w:cs="Times New Roman"/>
          <w:sz w:val="20"/>
          <w:szCs w:val="20"/>
          <w:shd w:val="clear" w:color="auto" w:fill="FFFFFF"/>
        </w:rPr>
        <w:t>to make sure you test only your code and do not depend on any particular behavior of the Android platform</w:t>
      </w:r>
      <w:r w:rsidR="0048637D" w:rsidRPr="0048637D">
        <w:rPr>
          <w:rFonts w:ascii="Times New Roman" w:hAnsi="Times New Roman" w:cs="Times New Roman"/>
          <w:sz w:val="20"/>
          <w:szCs w:val="20"/>
          <w:shd w:val="clear" w:color="auto" w:fill="FFFFFF"/>
        </w:rPr>
        <w:t xml:space="preserve"> use a mocking framework like Mockito v1.9.5 include a mocking object and run local unit tests. https://developer.android.com/training/testing/unit-testing/local-unit-tests.html</w:t>
      </w:r>
    </w:p>
    <w:p w:rsidR="0048637D" w:rsidRPr="0048637D" w:rsidRDefault="0048637D" w:rsidP="0048637D">
      <w:pPr>
        <w:pStyle w:val="ListParagraph"/>
        <w:spacing w:after="0" w:line="240" w:lineRule="auto"/>
        <w:ind w:left="1077"/>
        <w:rPr>
          <w:rFonts w:ascii="Times New Roman" w:hAnsi="Times New Roman" w:cs="Times New Roman"/>
          <w:sz w:val="20"/>
          <w:szCs w:val="20"/>
          <w:lang w:val="en-US"/>
        </w:rPr>
      </w:pPr>
    </w:p>
    <w:p w:rsidR="0048637D" w:rsidRDefault="0048637D"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Pr>
          <w:rFonts w:ascii="Times New Roman" w:hAnsi="Times New Roman" w:cs="Times New Roman"/>
          <w:sz w:val="20"/>
          <w:szCs w:val="20"/>
          <w:lang w:val="en-US"/>
        </w:rPr>
        <w:t xml:space="preserve">Test your app - </w:t>
      </w:r>
      <w:r w:rsidRPr="0048637D">
        <w:rPr>
          <w:rFonts w:ascii="Times New Roman" w:hAnsi="Times New Roman" w:cs="Times New Roman"/>
          <w:sz w:val="20"/>
          <w:szCs w:val="20"/>
          <w:lang w:val="en-US"/>
        </w:rPr>
        <w:t>https://developer.android.com/studio/test/index.html</w:t>
      </w:r>
    </w:p>
    <w:p w:rsidR="0048637D" w:rsidRDefault="00450507"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Pr>
          <w:rFonts w:ascii="Times New Roman" w:hAnsi="Times New Roman" w:cs="Times New Roman"/>
          <w:sz w:val="20"/>
          <w:szCs w:val="20"/>
          <w:lang w:val="en-US"/>
        </w:rPr>
        <w:t xml:space="preserve">Building effective unit tests - </w:t>
      </w:r>
      <w:r w:rsidRPr="00450507">
        <w:rPr>
          <w:rFonts w:ascii="Times New Roman" w:hAnsi="Times New Roman" w:cs="Times New Roman"/>
          <w:sz w:val="20"/>
          <w:szCs w:val="20"/>
          <w:lang w:val="en-US"/>
        </w:rPr>
        <w:t>https://developer.android.com/training/testing/unit-testing/index.html</w:t>
      </w:r>
    </w:p>
    <w:p w:rsidR="00450507" w:rsidRDefault="00450507"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Pr>
          <w:rFonts w:ascii="Times New Roman" w:hAnsi="Times New Roman" w:cs="Times New Roman"/>
          <w:sz w:val="20"/>
          <w:szCs w:val="20"/>
          <w:lang w:val="en-US"/>
        </w:rPr>
        <w:t xml:space="preserve">A tutorial - </w:t>
      </w:r>
      <w:r w:rsidRPr="00450507">
        <w:rPr>
          <w:rFonts w:ascii="Times New Roman" w:hAnsi="Times New Roman" w:cs="Times New Roman"/>
          <w:sz w:val="20"/>
          <w:szCs w:val="20"/>
          <w:lang w:val="en-US"/>
        </w:rPr>
        <w:t>http://www.vogella.com/tutorials/AndroidTesting/article.html</w:t>
      </w:r>
    </w:p>
    <w:p w:rsidR="007C5627" w:rsidRDefault="007C5627"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sidRPr="007C5627">
        <w:rPr>
          <w:rFonts w:ascii="Times New Roman" w:hAnsi="Times New Roman" w:cs="Times New Roman"/>
          <w:sz w:val="20"/>
          <w:szCs w:val="20"/>
          <w:lang w:val="en-US"/>
        </w:rPr>
        <w:t>http://www.vogella.com/tutorials/Mockito/article.html</w:t>
      </w:r>
    </w:p>
    <w:p w:rsidR="007C5627" w:rsidRDefault="007C5627"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sidRPr="007C5627">
        <w:rPr>
          <w:rFonts w:ascii="Times New Roman" w:hAnsi="Times New Roman" w:cs="Times New Roman"/>
          <w:sz w:val="20"/>
          <w:szCs w:val="20"/>
          <w:lang w:val="en-US"/>
        </w:rPr>
        <w:t>https://www.toptal.com/android/testing-like-a-true-green-droid</w:t>
      </w:r>
    </w:p>
    <w:p w:rsidR="007C5627" w:rsidRPr="00E34CC6" w:rsidRDefault="007C5627" w:rsidP="003E3ED9">
      <w:pPr>
        <w:pStyle w:val="ListParagraph"/>
        <w:numPr>
          <w:ilvl w:val="0"/>
          <w:numId w:val="8"/>
        </w:numPr>
        <w:spacing w:after="0" w:line="240" w:lineRule="auto"/>
        <w:ind w:left="1077" w:hanging="357"/>
        <w:rPr>
          <w:rFonts w:ascii="Times New Roman" w:hAnsi="Times New Roman" w:cs="Times New Roman"/>
          <w:sz w:val="20"/>
          <w:szCs w:val="20"/>
          <w:lang w:val="en-US"/>
        </w:rPr>
      </w:pPr>
      <w:r>
        <w:rPr>
          <w:rFonts w:ascii="Times New Roman" w:hAnsi="Times New Roman" w:cs="Times New Roman"/>
          <w:sz w:val="20"/>
          <w:szCs w:val="20"/>
          <w:lang w:val="en-US"/>
        </w:rPr>
        <w:t xml:space="preserve">Android arsenal - </w:t>
      </w:r>
      <w:r w:rsidRPr="007C5627">
        <w:rPr>
          <w:rFonts w:ascii="Times New Roman" w:hAnsi="Times New Roman" w:cs="Times New Roman"/>
          <w:sz w:val="20"/>
          <w:szCs w:val="20"/>
          <w:lang w:val="en-US"/>
        </w:rPr>
        <w:t>https://android-arsenal.com/tag/67</w:t>
      </w:r>
    </w:p>
    <w:p w:rsidR="00F4745C" w:rsidRPr="00F4745C" w:rsidRDefault="00F4745C" w:rsidP="00E45CC0">
      <w:pPr>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45CC0" w:rsidRPr="00C073BC" w:rsidRDefault="00E45CC0" w:rsidP="00E45CC0">
      <w:pPr>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7B6BCA" w:rsidRDefault="007B6BCA" w:rsidP="00E45CC0">
      <w:pPr>
        <w:spacing w:after="0" w:line="240" w:lineRule="auto"/>
        <w:ind w:left="720"/>
        <w:rPr>
          <w:rFonts w:ascii="Times New Roman" w:hAnsi="Times New Roman" w:cs="Times New Roman"/>
          <w:sz w:val="20"/>
          <w:szCs w:val="20"/>
          <w:lang w:val="en-US"/>
        </w:rPr>
      </w:pPr>
      <w:r w:rsidRPr="007B6BCA">
        <w:rPr>
          <w:rFonts w:ascii="Times New Roman" w:hAnsi="Times New Roman" w:cs="Times New Roman"/>
          <w:b/>
          <w:sz w:val="20"/>
          <w:szCs w:val="20"/>
          <w:lang w:val="en-US"/>
        </w:rPr>
        <w:t xml:space="preserve">   xliii.</w:t>
      </w:r>
      <w:r w:rsidRPr="007B6BCA">
        <w:rPr>
          <w:rFonts w:ascii="Times New Roman" w:hAnsi="Times New Roman" w:cs="Times New Roman"/>
          <w:b/>
          <w:sz w:val="20"/>
          <w:szCs w:val="20"/>
          <w:lang w:val="en-US"/>
        </w:rPr>
        <w:tab/>
      </w:r>
      <w:r>
        <w:rPr>
          <w:rFonts w:ascii="Times New Roman" w:hAnsi="Times New Roman" w:cs="Times New Roman"/>
          <w:sz w:val="20"/>
          <w:szCs w:val="20"/>
          <w:lang w:val="en-US"/>
        </w:rPr>
        <w:t xml:space="preserve">Android Testing Principles - What to test - Basic Unit Testing </w:t>
      </w:r>
    </w:p>
    <w:p w:rsidR="007B6BCA" w:rsidRDefault="007B6BCA" w:rsidP="00E45CC0">
      <w:pPr>
        <w:spacing w:after="0" w:line="240" w:lineRule="auto"/>
        <w:ind w:left="720"/>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Pr>
          <w:rFonts w:ascii="Times New Roman" w:hAnsi="Times New Roman" w:cs="Times New Roman"/>
          <w:b/>
          <w:sz w:val="20"/>
          <w:szCs w:val="20"/>
          <w:lang w:val="en-US"/>
        </w:rPr>
        <w:t>xliv.</w:t>
      </w:r>
      <w:r>
        <w:rPr>
          <w:rFonts w:ascii="Times New Roman" w:hAnsi="Times New Roman" w:cs="Times New Roman"/>
          <w:b/>
          <w:sz w:val="20"/>
          <w:szCs w:val="20"/>
          <w:lang w:val="en-US"/>
        </w:rPr>
        <w:tab/>
      </w:r>
      <w:r>
        <w:rPr>
          <w:rFonts w:ascii="Times New Roman" w:hAnsi="Times New Roman" w:cs="Times New Roman"/>
          <w:sz w:val="20"/>
          <w:szCs w:val="20"/>
          <w:lang w:val="en-US"/>
        </w:rPr>
        <w:t>Testing Activities, Test Services, Test Content Providers</w:t>
      </w:r>
    </w:p>
    <w:p w:rsidR="007B6BCA" w:rsidRDefault="007B6BCA" w:rsidP="00E45CC0">
      <w:pPr>
        <w:spacing w:after="0" w:line="240" w:lineRule="auto"/>
        <w:ind w:left="720"/>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Pr>
          <w:rFonts w:ascii="Times New Roman" w:hAnsi="Times New Roman" w:cs="Times New Roman"/>
          <w:b/>
          <w:sz w:val="20"/>
          <w:szCs w:val="20"/>
          <w:lang w:val="en-US"/>
        </w:rPr>
        <w:t>xlv.</w:t>
      </w:r>
      <w:r>
        <w:rPr>
          <w:rFonts w:ascii="Times New Roman" w:hAnsi="Times New Roman" w:cs="Times New Roman"/>
          <w:sz w:val="20"/>
          <w:szCs w:val="20"/>
          <w:lang w:val="en-US"/>
        </w:rPr>
        <w:tab/>
        <w:t>Running Tests</w:t>
      </w:r>
    </w:p>
    <w:p w:rsidR="007B6BCA" w:rsidRDefault="007B6BCA" w:rsidP="00E45CC0">
      <w:pPr>
        <w:spacing w:after="0" w:line="240" w:lineRule="auto"/>
        <w:ind w:left="720"/>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7B6BCA">
        <w:rPr>
          <w:rFonts w:ascii="Times New Roman" w:hAnsi="Times New Roman" w:cs="Times New Roman"/>
          <w:b/>
          <w:sz w:val="20"/>
          <w:szCs w:val="20"/>
          <w:lang w:val="en-US"/>
        </w:rPr>
        <w:t>xlvi.</w:t>
      </w:r>
      <w:r>
        <w:rPr>
          <w:rFonts w:ascii="Times New Roman" w:hAnsi="Times New Roman" w:cs="Times New Roman"/>
          <w:b/>
          <w:sz w:val="20"/>
          <w:szCs w:val="20"/>
          <w:lang w:val="en-US"/>
        </w:rPr>
        <w:tab/>
      </w:r>
      <w:r>
        <w:rPr>
          <w:rFonts w:ascii="Times New Roman" w:hAnsi="Times New Roman" w:cs="Times New Roman"/>
          <w:sz w:val="20"/>
          <w:szCs w:val="20"/>
          <w:lang w:val="en-US"/>
        </w:rPr>
        <w:t xml:space="preserve">Continuous Integration </w:t>
      </w:r>
      <w:r w:rsidR="00457028">
        <w:rPr>
          <w:rFonts w:ascii="Times New Roman" w:hAnsi="Times New Roman" w:cs="Times New Roman"/>
          <w:sz w:val="20"/>
          <w:szCs w:val="20"/>
          <w:lang w:val="en-US"/>
        </w:rPr>
        <w:t>and how to such a CI system</w:t>
      </w:r>
    </w:p>
    <w:p w:rsidR="003F61D6" w:rsidRDefault="007B6BCA" w:rsidP="003F61D6">
      <w:pPr>
        <w:spacing w:after="0" w:line="240" w:lineRule="auto"/>
        <w:ind w:left="720"/>
        <w:rPr>
          <w:rFonts w:ascii="Times New Roman" w:hAnsi="Times New Roman" w:cs="Times New Roman"/>
          <w:b/>
          <w:sz w:val="20"/>
          <w:szCs w:val="20"/>
          <w:lang w:val="en-US"/>
        </w:rPr>
      </w:pPr>
      <w:r>
        <w:rPr>
          <w:rFonts w:ascii="Times New Roman" w:hAnsi="Times New Roman" w:cs="Times New Roman"/>
          <w:sz w:val="20"/>
          <w:szCs w:val="20"/>
          <w:lang w:val="en-US"/>
        </w:rPr>
        <w:t xml:space="preserve">  </w:t>
      </w:r>
      <w:r>
        <w:rPr>
          <w:rFonts w:ascii="Times New Roman" w:hAnsi="Times New Roman" w:cs="Times New Roman"/>
          <w:b/>
          <w:sz w:val="20"/>
          <w:szCs w:val="20"/>
          <w:lang w:val="en-US"/>
        </w:rPr>
        <w:t>xlvii.</w:t>
      </w:r>
      <w:r>
        <w:rPr>
          <w:rFonts w:ascii="Times New Roman" w:hAnsi="Times New Roman" w:cs="Times New Roman"/>
          <w:b/>
          <w:sz w:val="20"/>
          <w:szCs w:val="20"/>
          <w:lang w:val="en-US"/>
        </w:rPr>
        <w:tab/>
      </w:r>
      <w:r w:rsidRPr="007B6BCA">
        <w:rPr>
          <w:rFonts w:ascii="Times New Roman" w:hAnsi="Times New Roman" w:cs="Times New Roman"/>
          <w:sz w:val="20"/>
          <w:szCs w:val="20"/>
          <w:lang w:val="en-US"/>
        </w:rPr>
        <w:t>Android Testing Guidelines</w:t>
      </w:r>
    </w:p>
    <w:p w:rsidR="00AE45F2" w:rsidRDefault="00CD0FC1" w:rsidP="003F61D6">
      <w:pPr>
        <w:spacing w:after="0" w:line="240" w:lineRule="auto"/>
        <w:rPr>
          <w:rFonts w:ascii="Times New Roman" w:hAnsi="Times New Roman" w:cs="Times New Roman"/>
          <w:b/>
          <w:sz w:val="24"/>
          <w:szCs w:val="24"/>
          <w:lang w:val="en-US"/>
        </w:rPr>
      </w:pPr>
      <w:r w:rsidRPr="007B6BCA">
        <w:rPr>
          <w:rFonts w:ascii="Times New Roman" w:hAnsi="Times New Roman" w:cs="Times New Roman"/>
          <w:b/>
          <w:sz w:val="24"/>
          <w:szCs w:val="24"/>
          <w:lang w:val="en-US"/>
        </w:rPr>
        <w:lastRenderedPageBreak/>
        <w:t>Chapter Fourteen</w:t>
      </w:r>
      <w:r w:rsidRPr="007B6BCA">
        <w:rPr>
          <w:rFonts w:ascii="Times New Roman" w:hAnsi="Times New Roman" w:cs="Times New Roman"/>
          <w:b/>
          <w:sz w:val="24"/>
          <w:szCs w:val="24"/>
          <w:lang w:val="en-US"/>
        </w:rPr>
        <w:tab/>
      </w:r>
      <w:r w:rsidRPr="007B6BCA">
        <w:rPr>
          <w:rFonts w:ascii="Times New Roman" w:hAnsi="Times New Roman" w:cs="Times New Roman"/>
          <w:b/>
          <w:sz w:val="24"/>
          <w:szCs w:val="24"/>
          <w:lang w:val="en-US"/>
        </w:rPr>
        <w:tab/>
      </w:r>
      <w:r w:rsidR="00AE45F2" w:rsidRPr="007B6BCA">
        <w:rPr>
          <w:rFonts w:ascii="Times New Roman" w:hAnsi="Times New Roman" w:cs="Times New Roman"/>
          <w:b/>
          <w:sz w:val="24"/>
          <w:szCs w:val="24"/>
          <w:lang w:val="en-US"/>
        </w:rPr>
        <w:t>Google Play Services</w:t>
      </w:r>
      <w:r w:rsidR="00457028">
        <w:rPr>
          <w:rFonts w:ascii="Times New Roman" w:hAnsi="Times New Roman" w:cs="Times New Roman"/>
          <w:b/>
          <w:sz w:val="24"/>
          <w:szCs w:val="24"/>
          <w:lang w:val="en-US"/>
        </w:rPr>
        <w:t xml:space="preserve"> and Distributing the App</w:t>
      </w:r>
    </w:p>
    <w:p w:rsidR="003F61D6" w:rsidRPr="003F61D6" w:rsidRDefault="003F61D6" w:rsidP="003F61D6">
      <w:pPr>
        <w:spacing w:after="0" w:line="240" w:lineRule="auto"/>
        <w:rPr>
          <w:rFonts w:ascii="Times New Roman" w:hAnsi="Times New Roman" w:cs="Times New Roman"/>
          <w:b/>
          <w:sz w:val="20"/>
          <w:szCs w:val="20"/>
          <w:lang w:val="en-US"/>
        </w:rPr>
      </w:pPr>
    </w:p>
    <w:p w:rsidR="007C5627" w:rsidRDefault="00E45CC0" w:rsidP="003F61D6">
      <w:pPr>
        <w:spacing w:after="0" w:line="240" w:lineRule="auto"/>
        <w:rPr>
          <w:rFonts w:ascii="Times New Roman" w:hAnsi="Times New Roman" w:cs="Times New Roman"/>
          <w:sz w:val="20"/>
          <w:szCs w:val="20"/>
          <w:lang w:val="en-US"/>
        </w:rPr>
      </w:pPr>
      <w:r w:rsidRPr="00C073BC">
        <w:rPr>
          <w:rFonts w:ascii="Times New Roman" w:hAnsi="Times New Roman" w:cs="Times New Roman"/>
          <w:sz w:val="20"/>
          <w:szCs w:val="20"/>
          <w:u w:val="single"/>
          <w:lang w:val="en-US"/>
        </w:rPr>
        <w:t>Objective</w:t>
      </w:r>
      <w:r w:rsidR="007C5627">
        <w:rPr>
          <w:rFonts w:ascii="Times New Roman" w:hAnsi="Times New Roman" w:cs="Times New Roman"/>
          <w:sz w:val="20"/>
          <w:szCs w:val="20"/>
          <w:lang w:val="en-US"/>
        </w:rPr>
        <w:tab/>
      </w:r>
    </w:p>
    <w:p w:rsidR="0027428E" w:rsidRDefault="0027428E"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 xml:space="preserve">[1] </w:t>
      </w:r>
      <w:r w:rsidR="00E45CC0" w:rsidRPr="00E45CC0">
        <w:rPr>
          <w:rFonts w:ascii="Times New Roman" w:hAnsi="Times New Roman" w:cs="Times New Roman"/>
          <w:sz w:val="20"/>
          <w:szCs w:val="20"/>
          <w:lang w:val="en-US"/>
        </w:rPr>
        <w:t>To learn how to get the authorization</w:t>
      </w:r>
      <w:r w:rsidR="00E45CC0">
        <w:rPr>
          <w:rFonts w:ascii="Times New Roman" w:hAnsi="Times New Roman" w:cs="Times New Roman"/>
          <w:sz w:val="20"/>
          <w:szCs w:val="20"/>
          <w:lang w:val="en-US"/>
        </w:rPr>
        <w:t xml:space="preserve"> to the online services such as Google Drive, Google Cloud Platform, Google Play Services API and how to use Google Cloud Messaging service to send a push notifications</w:t>
      </w:r>
      <w:r>
        <w:rPr>
          <w:rFonts w:ascii="Times New Roman" w:hAnsi="Times New Roman" w:cs="Times New Roman"/>
          <w:sz w:val="20"/>
          <w:szCs w:val="20"/>
          <w:lang w:val="en-US"/>
        </w:rPr>
        <w:t xml:space="preserve"> AND</w:t>
      </w:r>
      <w:r w:rsidR="000C501C">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[2] </w:t>
      </w:r>
      <w:r w:rsidR="00843770">
        <w:rPr>
          <w:rFonts w:ascii="Times New Roman" w:hAnsi="Times New Roman" w:cs="Times New Roman"/>
          <w:sz w:val="20"/>
          <w:szCs w:val="20"/>
          <w:lang w:val="en-US"/>
        </w:rPr>
        <w:t>How to more efficiently distribute your app</w:t>
      </w:r>
    </w:p>
    <w:p w:rsidR="000C501C" w:rsidRPr="000C501C" w:rsidRDefault="000C501C" w:rsidP="007C5627">
      <w:pPr>
        <w:spacing w:after="0" w:line="240" w:lineRule="auto"/>
        <w:ind w:left="357"/>
        <w:rPr>
          <w:rFonts w:ascii="Times New Roman" w:hAnsi="Times New Roman" w:cs="Times New Roman"/>
          <w:sz w:val="16"/>
          <w:szCs w:val="16"/>
          <w:lang w:val="en-US"/>
        </w:rPr>
      </w:pPr>
    </w:p>
    <w:p w:rsidR="00481C7B" w:rsidRPr="00481C7B" w:rsidRDefault="00481C7B" w:rsidP="007C5627">
      <w:pPr>
        <w:spacing w:after="0" w:line="240" w:lineRule="auto"/>
        <w:ind w:left="357"/>
        <w:rPr>
          <w:rFonts w:ascii="Times New Roman" w:hAnsi="Times New Roman" w:cs="Times New Roman"/>
          <w:sz w:val="20"/>
          <w:szCs w:val="20"/>
          <w:lang w:val="en-US"/>
        </w:rPr>
      </w:pPr>
      <w:r w:rsidRPr="00481C7B">
        <w:rPr>
          <w:rFonts w:ascii="Times New Roman" w:hAnsi="Times New Roman" w:cs="Times New Roman"/>
          <w:sz w:val="20"/>
          <w:szCs w:val="20"/>
        </w:rPr>
        <w:t xml:space="preserve">With </w:t>
      </w:r>
      <w:r w:rsidRPr="00B32668">
        <w:rPr>
          <w:rFonts w:ascii="Times New Roman" w:hAnsi="Times New Roman" w:cs="Times New Roman"/>
          <w:b/>
          <w:sz w:val="20"/>
          <w:szCs w:val="20"/>
        </w:rPr>
        <w:t>Google Play services</w:t>
      </w:r>
      <w:r w:rsidRPr="00481C7B">
        <w:rPr>
          <w:rFonts w:ascii="Times New Roman" w:hAnsi="Times New Roman" w:cs="Times New Roman"/>
          <w:sz w:val="20"/>
          <w:szCs w:val="20"/>
        </w:rPr>
        <w:t xml:space="preserve">, your app can </w:t>
      </w:r>
      <w:r w:rsidRPr="007C5627">
        <w:rPr>
          <w:rFonts w:ascii="Times New Roman" w:hAnsi="Times New Roman" w:cs="Times New Roman"/>
          <w:sz w:val="20"/>
          <w:szCs w:val="20"/>
          <w:highlight w:val="yellow"/>
        </w:rPr>
        <w:t>take advantage of the latest, Google-powered features</w:t>
      </w:r>
      <w:r w:rsidRPr="00481C7B">
        <w:rPr>
          <w:rFonts w:ascii="Times New Roman" w:hAnsi="Times New Roman" w:cs="Times New Roman"/>
          <w:sz w:val="20"/>
          <w:szCs w:val="20"/>
        </w:rPr>
        <w:t xml:space="preserve"> such as Maps, Google+, and more, with automatic platform updates distributed as an APK through the Google Play store. This makes it faster for your users to receive updates and easier for you to integrate the newest that Google has to offer.</w:t>
      </w:r>
      <w:r w:rsidRPr="00481C7B">
        <w:rPr>
          <w:rFonts w:ascii="Times New Roman" w:hAnsi="Times New Roman" w:cs="Times New Roman"/>
          <w:sz w:val="20"/>
          <w:szCs w:val="20"/>
          <w:lang w:val="en-US"/>
        </w:rPr>
        <w:t xml:space="preserve"> </w:t>
      </w:r>
      <w:r w:rsidR="007C5627">
        <w:rPr>
          <w:rFonts w:ascii="Times New Roman" w:hAnsi="Times New Roman" w:cs="Times New Roman"/>
          <w:sz w:val="20"/>
          <w:szCs w:val="20"/>
          <w:lang w:val="en-US"/>
        </w:rPr>
        <w:t xml:space="preserve"> </w:t>
      </w:r>
      <w:r w:rsidRPr="00481C7B">
        <w:rPr>
          <w:rFonts w:ascii="Times New Roman" w:hAnsi="Times New Roman" w:cs="Times New Roman"/>
          <w:sz w:val="20"/>
          <w:szCs w:val="20"/>
        </w:rPr>
        <w:t xml:space="preserve">Google Play services </w:t>
      </w:r>
      <w:r w:rsidRPr="00B32668">
        <w:rPr>
          <w:rFonts w:ascii="Times New Roman" w:hAnsi="Times New Roman" w:cs="Times New Roman"/>
          <w:b/>
          <w:sz w:val="20"/>
          <w:szCs w:val="20"/>
        </w:rPr>
        <w:t>gives you the freedom to use the newest APIs for popular Google services</w:t>
      </w:r>
      <w:r w:rsidRPr="00481C7B">
        <w:rPr>
          <w:rFonts w:ascii="Times New Roman" w:hAnsi="Times New Roman" w:cs="Times New Roman"/>
          <w:sz w:val="20"/>
          <w:szCs w:val="20"/>
        </w:rPr>
        <w:t xml:space="preserve"> without worrying about device support. Updates to Google Play services are distributed automatically by the Google Play Store and new versions of the client library are delivered through the Android SDK Manager. This makes it </w:t>
      </w:r>
      <w:r w:rsidRPr="007C5627">
        <w:rPr>
          <w:rFonts w:ascii="Times New Roman" w:hAnsi="Times New Roman" w:cs="Times New Roman"/>
          <w:sz w:val="20"/>
          <w:szCs w:val="20"/>
          <w:highlight w:val="yellow"/>
        </w:rPr>
        <w:t>easy for you to focus on what's important: your users'</w:t>
      </w:r>
      <w:r w:rsidRPr="00481C7B">
        <w:rPr>
          <w:rFonts w:ascii="Times New Roman" w:hAnsi="Times New Roman" w:cs="Times New Roman"/>
          <w:sz w:val="20"/>
          <w:szCs w:val="20"/>
        </w:rPr>
        <w:t xml:space="preserve"> experience.</w:t>
      </w:r>
    </w:p>
    <w:p w:rsidR="00E45CC0" w:rsidRDefault="00B32668" w:rsidP="007C5627">
      <w:pPr>
        <w:spacing w:after="0" w:line="240" w:lineRule="auto"/>
        <w:ind w:left="357"/>
        <w:rPr>
          <w:rFonts w:ascii="Times New Roman" w:hAnsi="Times New Roman" w:cs="Times New Roman"/>
          <w:i/>
          <w:sz w:val="20"/>
          <w:szCs w:val="20"/>
          <w:lang w:val="en-US"/>
        </w:rPr>
      </w:pPr>
      <w:r w:rsidRPr="007C5627">
        <w:rPr>
          <w:rFonts w:ascii="Times New Roman" w:hAnsi="Times New Roman" w:cs="Times New Roman"/>
          <w:b/>
          <w:sz w:val="20"/>
          <w:szCs w:val="20"/>
          <w:lang w:val="en-US"/>
        </w:rPr>
        <w:t>A</w:t>
      </w:r>
      <w:r w:rsidR="00E45CC0" w:rsidRPr="007C5627">
        <w:rPr>
          <w:rFonts w:ascii="Times New Roman" w:hAnsi="Times New Roman" w:cs="Times New Roman"/>
          <w:b/>
          <w:sz w:val="20"/>
          <w:szCs w:val="20"/>
          <w:lang w:val="en-US"/>
        </w:rPr>
        <w:t>dd</w:t>
      </w:r>
      <w:r w:rsidR="00E45CC0">
        <w:rPr>
          <w:rFonts w:ascii="Times New Roman" w:hAnsi="Times New Roman" w:cs="Times New Roman"/>
          <w:sz w:val="20"/>
          <w:szCs w:val="20"/>
          <w:lang w:val="en-US"/>
        </w:rPr>
        <w:t xml:space="preserve"> Google Play Services APIs in your project by </w:t>
      </w:r>
      <w:r w:rsidR="00E45CC0" w:rsidRPr="007C5627">
        <w:rPr>
          <w:rFonts w:ascii="Times New Roman" w:hAnsi="Times New Roman" w:cs="Times New Roman"/>
          <w:sz w:val="20"/>
          <w:szCs w:val="20"/>
          <w:highlight w:val="yellow"/>
          <w:lang w:val="en-US"/>
        </w:rPr>
        <w:t>adding the following to your Gradle build file</w:t>
      </w:r>
      <w:r w:rsidR="00E45CC0">
        <w:rPr>
          <w:rFonts w:ascii="Times New Roman" w:hAnsi="Times New Roman" w:cs="Times New Roman"/>
          <w:sz w:val="20"/>
          <w:szCs w:val="20"/>
          <w:lang w:val="en-US"/>
        </w:rPr>
        <w:t xml:space="preserve"> dependencies section </w:t>
      </w:r>
      <w:r w:rsidR="00E45CC0">
        <w:rPr>
          <w:rFonts w:ascii="Times New Roman" w:hAnsi="Times New Roman" w:cs="Times New Roman"/>
          <w:i/>
          <w:sz w:val="20"/>
          <w:szCs w:val="20"/>
          <w:lang w:val="en-US"/>
        </w:rPr>
        <w:t>compile 'com.google.android.gms:play-sercies:3.1.36'</w:t>
      </w:r>
    </w:p>
    <w:p w:rsidR="00E45CC0" w:rsidRDefault="00E45CC0" w:rsidP="007C5627">
      <w:pPr>
        <w:spacing w:after="0" w:line="240" w:lineRule="auto"/>
        <w:ind w:left="357"/>
        <w:rPr>
          <w:rFonts w:ascii="Times New Roman" w:hAnsi="Times New Roman" w:cs="Times New Roman"/>
          <w:sz w:val="20"/>
          <w:szCs w:val="20"/>
          <w:lang w:val="en-US"/>
        </w:rPr>
      </w:pPr>
      <w:r w:rsidRPr="00E45CC0">
        <w:rPr>
          <w:rFonts w:ascii="Times New Roman" w:hAnsi="Times New Roman" w:cs="Times New Roman"/>
          <w:b/>
          <w:i/>
          <w:sz w:val="20"/>
          <w:szCs w:val="20"/>
          <w:lang w:val="en-US"/>
        </w:rPr>
        <w:t>Authorization</w:t>
      </w:r>
      <w:r>
        <w:rPr>
          <w:rFonts w:ascii="Times New Roman" w:hAnsi="Times New Roman" w:cs="Times New Roman"/>
          <w:b/>
          <w:i/>
          <w:sz w:val="20"/>
          <w:szCs w:val="20"/>
          <w:lang w:val="en-US"/>
        </w:rPr>
        <w:t xml:space="preserve"> </w:t>
      </w:r>
      <w:r w:rsidRPr="00E45CC0">
        <w:rPr>
          <w:rFonts w:ascii="Times New Roman" w:hAnsi="Times New Roman" w:cs="Times New Roman"/>
          <w:i/>
          <w:sz w:val="20"/>
          <w:szCs w:val="20"/>
          <w:lang w:val="en-US"/>
        </w:rPr>
        <w:t xml:space="preserve">- </w:t>
      </w:r>
      <w:r w:rsidRPr="00E45CC0">
        <w:rPr>
          <w:rFonts w:ascii="Times New Roman" w:hAnsi="Times New Roman" w:cs="Times New Roman"/>
          <w:sz w:val="20"/>
          <w:szCs w:val="20"/>
          <w:lang w:val="en-US"/>
        </w:rPr>
        <w:t>first step</w:t>
      </w:r>
      <w:r>
        <w:rPr>
          <w:rFonts w:ascii="Times New Roman" w:hAnsi="Times New Roman" w:cs="Times New Roman"/>
          <w:sz w:val="20"/>
          <w:szCs w:val="20"/>
          <w:lang w:val="en-US"/>
        </w:rPr>
        <w:t xml:space="preserve"> : Retrieve an authorization token for the Google account of the user, to do so you first need to fetch the account name for the user. To see code sample see source code for this chapter.</w:t>
      </w:r>
    </w:p>
    <w:p w:rsidR="000C5E5E" w:rsidRDefault="00E45CC0" w:rsidP="007C5627">
      <w:pPr>
        <w:spacing w:after="0" w:line="240" w:lineRule="auto"/>
        <w:ind w:left="357"/>
        <w:rPr>
          <w:rFonts w:ascii="Times New Roman" w:hAnsi="Times New Roman" w:cs="Times New Roman"/>
          <w:i/>
          <w:sz w:val="20"/>
          <w:szCs w:val="20"/>
          <w:lang w:val="en-US"/>
        </w:rPr>
      </w:pPr>
      <w:r w:rsidRPr="00E45CC0">
        <w:rPr>
          <w:rFonts w:ascii="Times New Roman" w:hAnsi="Times New Roman" w:cs="Times New Roman"/>
          <w:b/>
          <w:i/>
          <w:sz w:val="20"/>
          <w:szCs w:val="20"/>
          <w:lang w:val="en-US"/>
        </w:rPr>
        <w:t>Google Drive App Data</w:t>
      </w:r>
      <w:r>
        <w:rPr>
          <w:rFonts w:ascii="Times New Roman" w:hAnsi="Times New Roman" w:cs="Times New Roman"/>
          <w:sz w:val="20"/>
          <w:szCs w:val="20"/>
          <w:lang w:val="en-US"/>
        </w:rPr>
        <w:t xml:space="preserve"> - If you have a Google account you can access Google Drive cloud storage service.</w:t>
      </w:r>
      <w:r w:rsidR="000C5E5E">
        <w:rPr>
          <w:rFonts w:ascii="Times New Roman" w:hAnsi="Times New Roman" w:cs="Times New Roman"/>
          <w:sz w:val="20"/>
          <w:szCs w:val="20"/>
          <w:lang w:val="en-US"/>
        </w:rPr>
        <w:t xml:space="preserve"> The first step is to add your app's package name and SHA1 key string in the Google API Console. Then create a new Client ID and add information needed. Then add the necessary dependencies to your Gradle build file </w:t>
      </w:r>
      <w:r w:rsidR="000C5E5E">
        <w:rPr>
          <w:rFonts w:ascii="Times New Roman" w:hAnsi="Times New Roman" w:cs="Times New Roman"/>
          <w:i/>
          <w:sz w:val="20"/>
          <w:szCs w:val="20"/>
          <w:lang w:val="en-US"/>
        </w:rPr>
        <w:t>compile 'com.google.api-client:g</w:t>
      </w:r>
      <w:r w:rsidR="00504A48">
        <w:rPr>
          <w:rFonts w:ascii="Times New Roman" w:hAnsi="Times New Roman" w:cs="Times New Roman"/>
          <w:i/>
          <w:sz w:val="20"/>
          <w:szCs w:val="20"/>
          <w:lang w:val="en-US"/>
        </w:rPr>
        <w:t>oogle-api-cl</w:t>
      </w:r>
      <w:r w:rsidR="000C5E5E">
        <w:rPr>
          <w:rFonts w:ascii="Times New Roman" w:hAnsi="Times New Roman" w:cs="Times New Roman"/>
          <w:i/>
          <w:sz w:val="20"/>
          <w:szCs w:val="20"/>
          <w:lang w:val="en-US"/>
        </w:rPr>
        <w:t>i</w:t>
      </w:r>
      <w:r w:rsidR="00504A48">
        <w:rPr>
          <w:rFonts w:ascii="Times New Roman" w:hAnsi="Times New Roman" w:cs="Times New Roman"/>
          <w:i/>
          <w:sz w:val="20"/>
          <w:szCs w:val="20"/>
          <w:lang w:val="en-US"/>
        </w:rPr>
        <w:t>e</w:t>
      </w:r>
      <w:r w:rsidR="000C5E5E">
        <w:rPr>
          <w:rFonts w:ascii="Times New Roman" w:hAnsi="Times New Roman" w:cs="Times New Roman"/>
          <w:i/>
          <w:sz w:val="20"/>
          <w:szCs w:val="20"/>
          <w:lang w:val="en-US"/>
        </w:rPr>
        <w:t>nt-android:1.16.0-rc' and compile '</w:t>
      </w:r>
      <w:r w:rsidR="00504A48">
        <w:rPr>
          <w:rFonts w:ascii="Times New Roman" w:hAnsi="Times New Roman" w:cs="Times New Roman"/>
          <w:i/>
          <w:sz w:val="20"/>
          <w:szCs w:val="20"/>
          <w:lang w:val="en-US"/>
        </w:rPr>
        <w:t>com.google.apis:google-api-services-drive:v2-rev89-1.15.0-rc</w:t>
      </w:r>
      <w:r w:rsidR="000C5E5E">
        <w:rPr>
          <w:rFonts w:ascii="Times New Roman" w:hAnsi="Times New Roman" w:cs="Times New Roman"/>
          <w:i/>
          <w:sz w:val="20"/>
          <w:szCs w:val="20"/>
          <w:lang w:val="en-US"/>
        </w:rPr>
        <w:t xml:space="preserve"> '</w:t>
      </w:r>
      <w:r w:rsidR="00504A48">
        <w:rPr>
          <w:rFonts w:ascii="Times New Roman" w:hAnsi="Times New Roman" w:cs="Times New Roman"/>
          <w:i/>
          <w:sz w:val="20"/>
          <w:szCs w:val="20"/>
          <w:lang w:val="en-US"/>
        </w:rPr>
        <w:t>.</w:t>
      </w:r>
    </w:p>
    <w:p w:rsidR="00504A48" w:rsidRDefault="00504A48" w:rsidP="007C5627">
      <w:pPr>
        <w:spacing w:after="0" w:line="240" w:lineRule="auto"/>
        <w:ind w:left="357"/>
        <w:rPr>
          <w:rFonts w:ascii="Times New Roman" w:hAnsi="Times New Roman" w:cs="Times New Roman"/>
          <w:sz w:val="20"/>
          <w:szCs w:val="20"/>
          <w:lang w:val="en-US"/>
        </w:rPr>
      </w:pPr>
      <w:r w:rsidRPr="00504A48">
        <w:rPr>
          <w:rFonts w:ascii="Times New Roman" w:hAnsi="Times New Roman" w:cs="Times New Roman"/>
          <w:b/>
          <w:i/>
          <w:sz w:val="20"/>
          <w:szCs w:val="20"/>
          <w:lang w:val="en-US"/>
        </w:rPr>
        <w:t>Google Cloud Endpoints</w:t>
      </w:r>
      <w:r>
        <w:rPr>
          <w:rFonts w:ascii="Times New Roman" w:hAnsi="Times New Roman" w:cs="Times New Roman"/>
          <w:b/>
          <w:i/>
          <w:sz w:val="20"/>
          <w:szCs w:val="20"/>
          <w:lang w:val="en-US"/>
        </w:rPr>
        <w:t xml:space="preserve"> </w:t>
      </w:r>
      <w:r>
        <w:rPr>
          <w:rFonts w:ascii="Times New Roman" w:hAnsi="Times New Roman" w:cs="Times New Roman"/>
          <w:i/>
          <w:sz w:val="20"/>
          <w:szCs w:val="20"/>
          <w:lang w:val="en-US"/>
        </w:rPr>
        <w:t xml:space="preserve">- </w:t>
      </w:r>
      <w:r>
        <w:rPr>
          <w:rFonts w:ascii="Times New Roman" w:hAnsi="Times New Roman" w:cs="Times New Roman"/>
          <w:sz w:val="20"/>
          <w:szCs w:val="20"/>
          <w:lang w:val="en-US"/>
        </w:rPr>
        <w:t>Using this service it is easy to get started with building a cloud backend fo</w:t>
      </w:r>
      <w:r w:rsidR="00682AD5">
        <w:rPr>
          <w:rFonts w:ascii="Times New Roman" w:hAnsi="Times New Roman" w:cs="Times New Roman"/>
          <w:sz w:val="20"/>
          <w:szCs w:val="20"/>
          <w:lang w:val="en-US"/>
        </w:rPr>
        <w:t xml:space="preserve">r your mobile app. Step 1 - you generate a basic App engine backend from Android Studio. After code generation is complete the result is two modules - "endpoint" and "AppEngine" then add new POJOs with getters and setters - this is your TaskInfo class to AppEngine module in project then run the "Generate Endpoint" followed by "Generate Client Libraries" from Tools Menu again. The result is the client-side libraries to use in your app. </w:t>
      </w:r>
    </w:p>
    <w:p w:rsidR="00682AD5" w:rsidRDefault="00682AD5"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b/>
          <w:i/>
          <w:sz w:val="20"/>
          <w:szCs w:val="20"/>
          <w:lang w:val="en-US"/>
        </w:rPr>
        <w:t>Google Cloud Messaging</w:t>
      </w:r>
      <w:r>
        <w:rPr>
          <w:rFonts w:ascii="Times New Roman" w:hAnsi="Times New Roman" w:cs="Times New Roman"/>
          <w:sz w:val="20"/>
          <w:szCs w:val="20"/>
          <w:lang w:val="en-US"/>
        </w:rPr>
        <w:t xml:space="preserve"> - To integrate GCM in your app enable your Google API Console and set up a Server key for your app under API access. Make sure that Google Cloud Messaging is enabled in your project.</w:t>
      </w:r>
    </w:p>
    <w:p w:rsidR="0027428E" w:rsidRDefault="0027428E"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 xml:space="preserve">Google provides </w:t>
      </w:r>
      <w:r w:rsidRPr="007C5627">
        <w:rPr>
          <w:rFonts w:ascii="Times New Roman" w:hAnsi="Times New Roman" w:cs="Times New Roman"/>
          <w:sz w:val="20"/>
          <w:szCs w:val="20"/>
          <w:highlight w:val="yellow"/>
          <w:lang w:val="en-US"/>
        </w:rPr>
        <w:t>a number of useful tools, guides, and checklists</w:t>
      </w:r>
      <w:r>
        <w:rPr>
          <w:rFonts w:ascii="Times New Roman" w:hAnsi="Times New Roman" w:cs="Times New Roman"/>
          <w:sz w:val="20"/>
          <w:szCs w:val="20"/>
          <w:lang w:val="en-US"/>
        </w:rPr>
        <w:t xml:space="preserve"> that will help you in the process of getting your app out to your users. To gain access to the Google Play Console you must first register for a publisher account and set a Google Wallet Merchant Account if you want to sell apps or support in-app purchases.</w:t>
      </w:r>
    </w:p>
    <w:p w:rsidR="00F72436" w:rsidRDefault="00F72436" w:rsidP="007C5627">
      <w:pPr>
        <w:spacing w:after="0" w:line="240" w:lineRule="auto"/>
        <w:ind w:left="357"/>
        <w:rPr>
          <w:rFonts w:ascii="Times New Roman" w:hAnsi="Times New Roman" w:cs="Times New Roman"/>
          <w:sz w:val="20"/>
          <w:szCs w:val="20"/>
          <w:u w:val="single"/>
          <w:lang w:val="en-US"/>
        </w:rPr>
      </w:pPr>
    </w:p>
    <w:p w:rsidR="0027428E" w:rsidRDefault="0027428E" w:rsidP="00F72436">
      <w:pPr>
        <w:spacing w:after="0" w:line="240" w:lineRule="auto"/>
        <w:rPr>
          <w:rFonts w:ascii="Times New Roman" w:hAnsi="Times New Roman" w:cs="Times New Roman"/>
          <w:sz w:val="20"/>
          <w:szCs w:val="20"/>
          <w:lang w:val="en-US"/>
        </w:rPr>
      </w:pPr>
      <w:r w:rsidRPr="007C5627">
        <w:rPr>
          <w:rFonts w:ascii="Times New Roman" w:hAnsi="Times New Roman" w:cs="Times New Roman"/>
          <w:sz w:val="20"/>
          <w:szCs w:val="20"/>
          <w:u w:val="single"/>
          <w:lang w:val="en-US"/>
        </w:rPr>
        <w:t>Monetizing your app happens in several</w:t>
      </w:r>
      <w:r>
        <w:rPr>
          <w:rFonts w:ascii="Times New Roman" w:hAnsi="Times New Roman" w:cs="Times New Roman"/>
          <w:sz w:val="20"/>
          <w:szCs w:val="20"/>
          <w:lang w:val="en-US"/>
        </w:rPr>
        <w:t xml:space="preserve"> ways -</w:t>
      </w:r>
    </w:p>
    <w:p w:rsidR="0027428E" w:rsidRDefault="007C5627"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[1] Sell your app for a price or</w:t>
      </w:r>
    </w:p>
    <w:p w:rsidR="0027428E" w:rsidRDefault="0027428E"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 xml:space="preserve">[2] Make your app FREE and allow users to buy additional content from within your app - </w:t>
      </w:r>
      <w:r w:rsidRPr="007C5627">
        <w:rPr>
          <w:rFonts w:ascii="Times New Roman" w:hAnsi="Times New Roman" w:cs="Times New Roman"/>
          <w:sz w:val="20"/>
          <w:szCs w:val="20"/>
          <w:highlight w:val="yellow"/>
          <w:lang w:val="en-US"/>
        </w:rPr>
        <w:t>IN-APP</w:t>
      </w:r>
      <w:r>
        <w:rPr>
          <w:rFonts w:ascii="Times New Roman" w:hAnsi="Times New Roman" w:cs="Times New Roman"/>
          <w:sz w:val="20"/>
          <w:szCs w:val="20"/>
          <w:lang w:val="en-US"/>
        </w:rPr>
        <w:t xml:space="preserve"> Billing</w:t>
      </w:r>
    </w:p>
    <w:p w:rsidR="00E45CC0" w:rsidRDefault="0027428E"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[3</w:t>
      </w:r>
      <w:r w:rsidRPr="007C5627">
        <w:rPr>
          <w:rFonts w:ascii="Times New Roman" w:hAnsi="Times New Roman" w:cs="Times New Roman"/>
          <w:sz w:val="20"/>
          <w:szCs w:val="20"/>
          <w:highlight w:val="yellow"/>
          <w:lang w:val="en-US"/>
        </w:rPr>
        <w:t>] Bring ads to your app using AdMob services</w:t>
      </w:r>
      <w:r>
        <w:rPr>
          <w:rFonts w:ascii="Times New Roman" w:hAnsi="Times New Roman" w:cs="Times New Roman"/>
          <w:sz w:val="20"/>
          <w:szCs w:val="20"/>
          <w:lang w:val="en-US"/>
        </w:rPr>
        <w:t xml:space="preserve"> first sign up to www.google.com/ads/admob and then download the AdMob SDK for Android and add the appropriate dependency to your Gradle build script. Next add </w:t>
      </w:r>
      <w:r w:rsidRPr="007C5627">
        <w:rPr>
          <w:rFonts w:ascii="Times New Roman" w:hAnsi="Times New Roman" w:cs="Times New Roman"/>
          <w:sz w:val="20"/>
          <w:szCs w:val="20"/>
          <w:highlight w:val="yellow"/>
          <w:lang w:val="en-US"/>
        </w:rPr>
        <w:t>the permissions as well as AdActivity</w:t>
      </w:r>
      <w:r>
        <w:rPr>
          <w:rFonts w:ascii="Times New Roman" w:hAnsi="Times New Roman" w:cs="Times New Roman"/>
          <w:sz w:val="20"/>
          <w:szCs w:val="20"/>
          <w:lang w:val="en-US"/>
        </w:rPr>
        <w:t xml:space="preserve"> to your manifest and use com.google.ads.AdView </w:t>
      </w:r>
      <w:r w:rsidR="00843770">
        <w:rPr>
          <w:rFonts w:ascii="Times New Roman" w:hAnsi="Times New Roman" w:cs="Times New Roman"/>
          <w:sz w:val="20"/>
          <w:szCs w:val="20"/>
          <w:lang w:val="en-US"/>
        </w:rPr>
        <w:t xml:space="preserve">class and use the same class in XML layouts - use AdView in XML layout </w:t>
      </w:r>
    </w:p>
    <w:p w:rsidR="00843770" w:rsidRDefault="00843770"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Then target the ads by giving AdRequest a number of parameters like making sure all ads are child safe. It is possible to change color of ads, and use interstitial ads.</w:t>
      </w:r>
    </w:p>
    <w:p w:rsidR="00843770" w:rsidRDefault="00843770" w:rsidP="007C5627">
      <w:pPr>
        <w:spacing w:after="0" w:line="240" w:lineRule="auto"/>
        <w:ind w:left="357"/>
        <w:rPr>
          <w:rFonts w:ascii="Times New Roman" w:hAnsi="Times New Roman" w:cs="Times New Roman"/>
          <w:sz w:val="20"/>
          <w:szCs w:val="20"/>
          <w:lang w:val="en-US"/>
        </w:rPr>
      </w:pPr>
      <w:r>
        <w:rPr>
          <w:rFonts w:ascii="Times New Roman" w:hAnsi="Times New Roman" w:cs="Times New Roman"/>
          <w:sz w:val="20"/>
          <w:szCs w:val="20"/>
          <w:lang w:val="en-US"/>
        </w:rPr>
        <w:t xml:space="preserve">Perform </w:t>
      </w:r>
      <w:r w:rsidRPr="007C5627">
        <w:rPr>
          <w:rFonts w:ascii="Times New Roman" w:hAnsi="Times New Roman" w:cs="Times New Roman"/>
          <w:b/>
          <w:sz w:val="20"/>
          <w:szCs w:val="20"/>
          <w:highlight w:val="yellow"/>
          <w:lang w:val="en-US"/>
        </w:rPr>
        <w:t>App Licensing check</w:t>
      </w:r>
      <w:r>
        <w:rPr>
          <w:rFonts w:ascii="Times New Roman" w:hAnsi="Times New Roman" w:cs="Times New Roman"/>
          <w:sz w:val="20"/>
          <w:szCs w:val="20"/>
          <w:lang w:val="en-US"/>
        </w:rPr>
        <w:t xml:space="preserve"> to avoid the obvious pitfalls </w:t>
      </w:r>
    </w:p>
    <w:p w:rsidR="00843770" w:rsidRDefault="00843770" w:rsidP="007C5627">
      <w:pPr>
        <w:spacing w:after="0" w:line="240" w:lineRule="auto"/>
        <w:ind w:left="357"/>
        <w:rPr>
          <w:rFonts w:ascii="Times New Roman" w:hAnsi="Times New Roman" w:cs="Times New Roman"/>
          <w:sz w:val="20"/>
          <w:szCs w:val="20"/>
          <w:lang w:val="en-US"/>
        </w:rPr>
      </w:pPr>
      <w:r w:rsidRPr="007C5627">
        <w:rPr>
          <w:rFonts w:ascii="Times New Roman" w:hAnsi="Times New Roman" w:cs="Times New Roman"/>
          <w:b/>
          <w:sz w:val="20"/>
          <w:szCs w:val="20"/>
          <w:lang w:val="en-US"/>
        </w:rPr>
        <w:t>APK Expansion files</w:t>
      </w:r>
      <w:r>
        <w:rPr>
          <w:rFonts w:ascii="Times New Roman" w:hAnsi="Times New Roman" w:cs="Times New Roman"/>
          <w:sz w:val="20"/>
          <w:szCs w:val="20"/>
          <w:lang w:val="en-US"/>
        </w:rPr>
        <w:t xml:space="preserve"> - go over the 50MB limit of APK files go up to 4GB of additional data. Learn to create and download expansion files.</w:t>
      </w:r>
    </w:p>
    <w:p w:rsidR="00F72436" w:rsidRDefault="00F72436" w:rsidP="007C5627">
      <w:pPr>
        <w:spacing w:after="0" w:line="240" w:lineRule="auto"/>
        <w:ind w:left="357"/>
        <w:rPr>
          <w:rFonts w:ascii="Times New Roman" w:hAnsi="Times New Roman" w:cs="Times New Roman"/>
          <w:sz w:val="20"/>
          <w:szCs w:val="20"/>
          <w:lang w:val="en-US"/>
        </w:rPr>
      </w:pPr>
    </w:p>
    <w:p w:rsidR="00E45CC0" w:rsidRPr="00C073BC" w:rsidRDefault="00E45CC0" w:rsidP="007C5627">
      <w:pPr>
        <w:spacing w:after="0" w:line="240" w:lineRule="auto"/>
        <w:rPr>
          <w:rFonts w:ascii="Times New Roman" w:hAnsi="Times New Roman" w:cs="Times New Roman"/>
          <w:sz w:val="20"/>
          <w:szCs w:val="20"/>
          <w:u w:val="single"/>
          <w:lang w:val="en-US"/>
        </w:rPr>
      </w:pPr>
      <w:r w:rsidRPr="00C073BC">
        <w:rPr>
          <w:rFonts w:ascii="Times New Roman" w:hAnsi="Times New Roman" w:cs="Times New Roman"/>
          <w:sz w:val="20"/>
          <w:szCs w:val="20"/>
          <w:u w:val="single"/>
          <w:lang w:val="en-US"/>
        </w:rPr>
        <w:t>Topics to learn</w:t>
      </w:r>
    </w:p>
    <w:p w:rsidR="00457028" w:rsidRPr="00F72436" w:rsidRDefault="00457028" w:rsidP="003E3ED9">
      <w:pPr>
        <w:pStyle w:val="ListParagraph"/>
        <w:numPr>
          <w:ilvl w:val="0"/>
          <w:numId w:val="18"/>
        </w:numPr>
        <w:spacing w:after="0" w:line="240" w:lineRule="auto"/>
        <w:rPr>
          <w:rFonts w:ascii="Times New Roman" w:hAnsi="Times New Roman" w:cs="Times New Roman"/>
          <w:sz w:val="20"/>
          <w:szCs w:val="20"/>
          <w:lang w:val="en-US"/>
        </w:rPr>
      </w:pPr>
      <w:r w:rsidRPr="00F72436">
        <w:rPr>
          <w:rFonts w:ascii="Times New Roman" w:hAnsi="Times New Roman" w:cs="Times New Roman"/>
          <w:sz w:val="20"/>
          <w:szCs w:val="20"/>
          <w:lang w:val="en-US"/>
        </w:rPr>
        <w:t xml:space="preserve">Ads in Android Apps - Target Ads, Ad Colors, Interstitial Ads </w:t>
      </w:r>
      <w:r w:rsidR="00F72436" w:rsidRPr="00F72436">
        <w:rPr>
          <w:rFonts w:ascii="Times New Roman" w:hAnsi="Times New Roman" w:cs="Times New Roman"/>
          <w:sz w:val="20"/>
          <w:szCs w:val="20"/>
          <w:lang w:val="en-US"/>
        </w:rPr>
        <w:t xml:space="preserve">and </w:t>
      </w:r>
      <w:r w:rsidRPr="00F72436">
        <w:rPr>
          <w:rFonts w:ascii="Times New Roman" w:hAnsi="Times New Roman" w:cs="Times New Roman"/>
          <w:sz w:val="20"/>
          <w:szCs w:val="20"/>
          <w:lang w:val="en-US"/>
        </w:rPr>
        <w:t>Application Licensing</w:t>
      </w:r>
    </w:p>
    <w:p w:rsidR="00457028" w:rsidRPr="00F72436" w:rsidRDefault="00457028" w:rsidP="003E3ED9">
      <w:pPr>
        <w:pStyle w:val="ListParagraph"/>
        <w:numPr>
          <w:ilvl w:val="0"/>
          <w:numId w:val="18"/>
        </w:numPr>
        <w:spacing w:after="0" w:line="240" w:lineRule="auto"/>
        <w:rPr>
          <w:rFonts w:ascii="Times New Roman" w:hAnsi="Times New Roman" w:cs="Times New Roman"/>
          <w:sz w:val="20"/>
          <w:szCs w:val="20"/>
          <w:lang w:val="en-US"/>
        </w:rPr>
      </w:pPr>
      <w:r w:rsidRPr="00F72436">
        <w:rPr>
          <w:rFonts w:ascii="Times New Roman" w:hAnsi="Times New Roman" w:cs="Times New Roman"/>
          <w:sz w:val="20"/>
          <w:szCs w:val="20"/>
          <w:lang w:val="en-US"/>
        </w:rPr>
        <w:t>APK Expansion files - create and download expansion files</w:t>
      </w:r>
    </w:p>
    <w:p w:rsidR="007C5627" w:rsidRDefault="007C5627" w:rsidP="007C5627">
      <w:pPr>
        <w:pStyle w:val="ListParagraph"/>
        <w:spacing w:after="0" w:line="240" w:lineRule="auto"/>
        <w:ind w:left="2160"/>
        <w:rPr>
          <w:rFonts w:ascii="Times New Roman" w:hAnsi="Times New Roman" w:cs="Times New Roman"/>
          <w:sz w:val="20"/>
          <w:szCs w:val="20"/>
          <w:lang w:val="en-US"/>
        </w:rPr>
      </w:pPr>
    </w:p>
    <w:p w:rsidR="00843770" w:rsidRDefault="00843770" w:rsidP="007C5627">
      <w:pPr>
        <w:spacing w:after="0" w:line="240" w:lineRule="auto"/>
        <w:rPr>
          <w:rFonts w:ascii="Times New Roman" w:hAnsi="Times New Roman" w:cs="Times New Roman"/>
          <w:sz w:val="20"/>
          <w:szCs w:val="20"/>
          <w:lang w:val="en-US"/>
        </w:rPr>
      </w:pPr>
      <w:r w:rsidRPr="00843770">
        <w:rPr>
          <w:rFonts w:ascii="Times New Roman" w:hAnsi="Times New Roman" w:cs="Times New Roman"/>
          <w:sz w:val="20"/>
          <w:szCs w:val="20"/>
          <w:lang w:val="en-US"/>
        </w:rPr>
        <w:t>References</w:t>
      </w:r>
    </w:p>
    <w:p w:rsidR="00843770" w:rsidRDefault="00843770" w:rsidP="003E3ED9">
      <w:pPr>
        <w:pStyle w:val="ListParagraph"/>
        <w:numPr>
          <w:ilvl w:val="0"/>
          <w:numId w:val="7"/>
        </w:numPr>
        <w:spacing w:after="0" w:line="240" w:lineRule="auto"/>
        <w:rPr>
          <w:rFonts w:ascii="Times New Roman" w:hAnsi="Times New Roman" w:cs="Times New Roman"/>
          <w:sz w:val="20"/>
          <w:szCs w:val="20"/>
          <w:lang w:val="en-US"/>
        </w:rPr>
      </w:pPr>
      <w:r w:rsidRPr="00843770">
        <w:rPr>
          <w:rFonts w:ascii="Times New Roman" w:hAnsi="Times New Roman" w:cs="Times New Roman"/>
          <w:sz w:val="20"/>
          <w:szCs w:val="20"/>
          <w:lang w:val="en-US"/>
        </w:rPr>
        <w:t>https://code.tutsplus.com/articles/android-from-scratch-google-play-services--cms-26040</w:t>
      </w:r>
    </w:p>
    <w:p w:rsidR="00843770" w:rsidRDefault="00843770" w:rsidP="003E3ED9">
      <w:pPr>
        <w:pStyle w:val="ListParagraph"/>
        <w:numPr>
          <w:ilvl w:val="0"/>
          <w:numId w:val="7"/>
        </w:numPr>
        <w:spacing w:after="0" w:line="240" w:lineRule="auto"/>
        <w:rPr>
          <w:rFonts w:ascii="Times New Roman" w:hAnsi="Times New Roman" w:cs="Times New Roman"/>
          <w:sz w:val="20"/>
          <w:szCs w:val="20"/>
          <w:lang w:val="en-US"/>
        </w:rPr>
      </w:pPr>
      <w:r w:rsidRPr="00843770">
        <w:rPr>
          <w:rFonts w:ascii="Times New Roman" w:hAnsi="Times New Roman" w:cs="Times New Roman"/>
          <w:sz w:val="20"/>
          <w:szCs w:val="20"/>
          <w:lang w:val="en-US"/>
        </w:rPr>
        <w:t>https://www.lynda.com/Google-Play-Services-tutorials/Google-Play-Services-Android/474086-2.html</w:t>
      </w:r>
    </w:p>
    <w:p w:rsidR="00843770" w:rsidRDefault="00843770" w:rsidP="003E3ED9">
      <w:pPr>
        <w:pStyle w:val="ListParagraph"/>
        <w:numPr>
          <w:ilvl w:val="0"/>
          <w:numId w:val="7"/>
        </w:numPr>
        <w:spacing w:after="0" w:line="240" w:lineRule="auto"/>
        <w:rPr>
          <w:rFonts w:ascii="Times New Roman" w:hAnsi="Times New Roman" w:cs="Times New Roman"/>
          <w:sz w:val="20"/>
          <w:szCs w:val="20"/>
          <w:lang w:val="en-US"/>
        </w:rPr>
      </w:pPr>
      <w:r w:rsidRPr="00843770">
        <w:rPr>
          <w:rFonts w:ascii="Times New Roman" w:hAnsi="Times New Roman" w:cs="Times New Roman"/>
          <w:sz w:val="20"/>
          <w:szCs w:val="20"/>
          <w:lang w:val="en-US"/>
        </w:rPr>
        <w:t>https://developer.android.com/distribute/google-play/work.html</w:t>
      </w:r>
    </w:p>
    <w:p w:rsidR="00843770" w:rsidRPr="00F72436" w:rsidRDefault="00843770" w:rsidP="003E3ED9">
      <w:pPr>
        <w:pStyle w:val="ListParagraph"/>
        <w:numPr>
          <w:ilvl w:val="0"/>
          <w:numId w:val="7"/>
        </w:numPr>
        <w:spacing w:after="0" w:line="240" w:lineRule="auto"/>
        <w:rPr>
          <w:rFonts w:ascii="Times New Roman" w:hAnsi="Times New Roman" w:cs="Times New Roman"/>
          <w:sz w:val="20"/>
          <w:szCs w:val="20"/>
          <w:lang w:val="en-US"/>
        </w:rPr>
      </w:pPr>
      <w:r w:rsidRPr="00F72436">
        <w:rPr>
          <w:rFonts w:ascii="Times New Roman" w:hAnsi="Times New Roman" w:cs="Times New Roman"/>
          <w:sz w:val="20"/>
          <w:szCs w:val="20"/>
          <w:lang w:val="en-US"/>
        </w:rPr>
        <w:t>https://developer.android.com/google/play/dist.htmlhttps://developers.google.com/android/guides/overview</w:t>
      </w:r>
    </w:p>
    <w:p w:rsidR="00457028" w:rsidRDefault="00457028" w:rsidP="000C501C">
      <w:pPr>
        <w:rPr>
          <w:rFonts w:ascii="Times New Roman" w:hAnsi="Times New Roman" w:cs="Times New Roman"/>
          <w:b/>
          <w:lang w:val="en-US"/>
        </w:rPr>
      </w:pPr>
      <w:r w:rsidRPr="007B6BCA">
        <w:rPr>
          <w:rFonts w:ascii="Times New Roman" w:hAnsi="Times New Roman" w:cs="Times New Roman"/>
          <w:b/>
          <w:sz w:val="24"/>
          <w:szCs w:val="24"/>
          <w:lang w:val="en-US"/>
        </w:rPr>
        <w:lastRenderedPageBreak/>
        <w:t xml:space="preserve">Chapter </w:t>
      </w:r>
      <w:r>
        <w:rPr>
          <w:rFonts w:ascii="Times New Roman" w:hAnsi="Times New Roman" w:cs="Times New Roman"/>
          <w:b/>
          <w:sz w:val="24"/>
          <w:szCs w:val="24"/>
          <w:lang w:val="en-US"/>
        </w:rPr>
        <w:t>Fif</w:t>
      </w:r>
      <w:r w:rsidRPr="007B6BCA">
        <w:rPr>
          <w:rFonts w:ascii="Times New Roman" w:hAnsi="Times New Roman" w:cs="Times New Roman"/>
          <w:b/>
          <w:sz w:val="24"/>
          <w:szCs w:val="24"/>
          <w:lang w:val="en-US"/>
        </w:rPr>
        <w:t>teen</w:t>
      </w:r>
      <w:r w:rsidRPr="007B6BCA">
        <w:rPr>
          <w:rFonts w:ascii="Times New Roman" w:hAnsi="Times New Roman" w:cs="Times New Roman"/>
          <w:b/>
          <w:sz w:val="24"/>
          <w:szCs w:val="24"/>
          <w:lang w:val="en-US"/>
        </w:rPr>
        <w:tab/>
      </w:r>
      <w:r w:rsidRPr="007B6BCA">
        <w:rPr>
          <w:rFonts w:ascii="Times New Roman" w:hAnsi="Times New Roman" w:cs="Times New Roman"/>
          <w:b/>
          <w:sz w:val="24"/>
          <w:szCs w:val="24"/>
          <w:lang w:val="en-US"/>
        </w:rPr>
        <w:tab/>
      </w:r>
      <w:r w:rsidR="00975E06" w:rsidRPr="00975E06">
        <w:rPr>
          <w:rFonts w:ascii="Times New Roman" w:hAnsi="Times New Roman" w:cs="Times New Roman"/>
          <w:b/>
          <w:lang w:val="en-US"/>
        </w:rPr>
        <w:t>Using Dependencies like Picasso, Butterknife, Cupboard</w:t>
      </w:r>
    </w:p>
    <w:p w:rsidR="00590292" w:rsidRDefault="00590292" w:rsidP="000C501C">
      <w:pPr>
        <w:spacing w:after="163" w:line="240" w:lineRule="auto"/>
        <w:textAlignment w:val="baseline"/>
        <w:outlineLvl w:val="0"/>
        <w:rPr>
          <w:rFonts w:ascii="Times New Roman" w:eastAsia="Times New Roman" w:hAnsi="Times New Roman" w:cs="Times New Roman"/>
          <w:caps/>
          <w:color w:val="2B2B2B"/>
          <w:kern w:val="36"/>
          <w:sz w:val="20"/>
          <w:szCs w:val="20"/>
          <w:lang w:eastAsia="en-IN"/>
        </w:rPr>
      </w:pPr>
      <w:r w:rsidRPr="00590292">
        <w:rPr>
          <w:rFonts w:ascii="Times New Roman" w:eastAsia="Times New Roman" w:hAnsi="Times New Roman" w:cs="Times New Roman"/>
          <w:caps/>
          <w:color w:val="2B2B2B"/>
          <w:kern w:val="36"/>
          <w:sz w:val="20"/>
          <w:szCs w:val="20"/>
          <w:lang w:eastAsia="en-IN"/>
        </w:rPr>
        <w:t>INDISPENSABLE ANDROID LIBRARIES</w:t>
      </w:r>
    </w:p>
    <w:p w:rsidR="00590292" w:rsidRPr="00F72436" w:rsidRDefault="00590292" w:rsidP="003E3ED9">
      <w:pPr>
        <w:pStyle w:val="ListParagraph"/>
        <w:numPr>
          <w:ilvl w:val="0"/>
          <w:numId w:val="3"/>
        </w:numPr>
        <w:spacing w:after="0" w:line="240" w:lineRule="auto"/>
        <w:ind w:left="1077" w:hanging="357"/>
        <w:textAlignment w:val="baseline"/>
        <w:outlineLvl w:val="0"/>
        <w:rPr>
          <w:rFonts w:ascii="Times New Roman" w:eastAsia="Times New Roman" w:hAnsi="Times New Roman" w:cs="Times New Roman"/>
          <w:caps/>
          <w:color w:val="2B2B2B"/>
          <w:kern w:val="36"/>
          <w:sz w:val="20"/>
          <w:szCs w:val="20"/>
          <w:u w:val="single"/>
          <w:lang w:eastAsia="en-IN"/>
        </w:rPr>
      </w:pPr>
      <w:r w:rsidRPr="00F72436">
        <w:rPr>
          <w:rFonts w:ascii="Times New Roman" w:eastAsia="Times New Roman" w:hAnsi="Times New Roman" w:cs="Times New Roman"/>
          <w:color w:val="2B2B2B"/>
          <w:kern w:val="36"/>
          <w:sz w:val="20"/>
          <w:szCs w:val="20"/>
          <w:u w:val="single"/>
          <w:lang w:eastAsia="en-IN"/>
        </w:rPr>
        <w:t>Dagger</w:t>
      </w:r>
      <w:r w:rsidR="00F87E71" w:rsidRPr="00F72436">
        <w:rPr>
          <w:rFonts w:ascii="Times New Roman" w:eastAsia="Times New Roman" w:hAnsi="Times New Roman" w:cs="Times New Roman"/>
          <w:color w:val="2B2B2B"/>
          <w:kern w:val="36"/>
          <w:sz w:val="20"/>
          <w:szCs w:val="20"/>
          <w:u w:val="single"/>
          <w:lang w:eastAsia="en-IN"/>
        </w:rPr>
        <w:t xml:space="preserve"> </w:t>
      </w:r>
    </w:p>
    <w:p w:rsidR="00590292" w:rsidRPr="00F72436" w:rsidRDefault="004838F8" w:rsidP="003E3ED9">
      <w:pPr>
        <w:pStyle w:val="ListParagraph"/>
        <w:numPr>
          <w:ilvl w:val="0"/>
          <w:numId w:val="3"/>
        </w:numPr>
        <w:spacing w:after="0" w:line="240" w:lineRule="auto"/>
        <w:ind w:left="1077" w:hanging="357"/>
        <w:textAlignment w:val="baseline"/>
        <w:outlineLvl w:val="0"/>
        <w:rPr>
          <w:rFonts w:ascii="Times New Roman" w:eastAsia="Times New Roman" w:hAnsi="Times New Roman" w:cs="Times New Roman"/>
          <w:caps/>
          <w:color w:val="2B2B2B"/>
          <w:kern w:val="36"/>
          <w:sz w:val="20"/>
          <w:szCs w:val="20"/>
          <w:u w:val="single"/>
          <w:lang w:eastAsia="en-IN"/>
        </w:rPr>
      </w:pPr>
      <w:r w:rsidRPr="00F72436">
        <w:rPr>
          <w:rFonts w:ascii="Times New Roman" w:eastAsia="Times New Roman" w:hAnsi="Times New Roman" w:cs="Times New Roman"/>
          <w:color w:val="2B2B2B"/>
          <w:kern w:val="36"/>
          <w:sz w:val="20"/>
          <w:szCs w:val="20"/>
          <w:u w:val="single"/>
          <w:lang w:eastAsia="en-IN"/>
        </w:rPr>
        <w:t>Butterknife</w:t>
      </w:r>
    </w:p>
    <w:p w:rsidR="004838F8" w:rsidRPr="00F72436" w:rsidRDefault="004838F8" w:rsidP="003E3ED9">
      <w:pPr>
        <w:pStyle w:val="ListParagraph"/>
        <w:numPr>
          <w:ilvl w:val="0"/>
          <w:numId w:val="3"/>
        </w:numPr>
        <w:spacing w:after="0" w:line="240" w:lineRule="auto"/>
        <w:ind w:left="1077" w:hanging="357"/>
        <w:textAlignment w:val="baseline"/>
        <w:outlineLvl w:val="0"/>
        <w:rPr>
          <w:rFonts w:ascii="Times New Roman" w:eastAsia="Times New Roman" w:hAnsi="Times New Roman" w:cs="Times New Roman"/>
          <w:caps/>
          <w:color w:val="2B2B2B"/>
          <w:kern w:val="36"/>
          <w:sz w:val="20"/>
          <w:szCs w:val="20"/>
          <w:u w:val="single"/>
          <w:lang w:eastAsia="en-IN"/>
        </w:rPr>
      </w:pPr>
      <w:r w:rsidRPr="00F72436">
        <w:rPr>
          <w:rFonts w:ascii="Times New Roman" w:eastAsia="Times New Roman" w:hAnsi="Times New Roman" w:cs="Times New Roman"/>
          <w:color w:val="2B2B2B"/>
          <w:kern w:val="36"/>
          <w:sz w:val="20"/>
          <w:szCs w:val="20"/>
          <w:u w:val="single"/>
          <w:lang w:eastAsia="en-IN"/>
        </w:rPr>
        <w:t>Cupboard</w:t>
      </w:r>
    </w:p>
    <w:p w:rsidR="004838F8" w:rsidRPr="00F72436" w:rsidRDefault="004838F8" w:rsidP="003E3ED9">
      <w:pPr>
        <w:pStyle w:val="ListParagraph"/>
        <w:numPr>
          <w:ilvl w:val="0"/>
          <w:numId w:val="3"/>
        </w:numPr>
        <w:spacing w:after="0" w:line="240" w:lineRule="auto"/>
        <w:ind w:left="1077" w:hanging="357"/>
        <w:textAlignment w:val="baseline"/>
        <w:outlineLvl w:val="0"/>
        <w:rPr>
          <w:rFonts w:ascii="Times New Roman" w:eastAsia="Times New Roman" w:hAnsi="Times New Roman" w:cs="Times New Roman"/>
          <w:caps/>
          <w:color w:val="2B2B2B"/>
          <w:kern w:val="36"/>
          <w:sz w:val="20"/>
          <w:szCs w:val="20"/>
          <w:u w:val="single"/>
          <w:lang w:eastAsia="en-IN"/>
        </w:rPr>
      </w:pPr>
      <w:r w:rsidRPr="00F72436">
        <w:rPr>
          <w:rFonts w:ascii="Times New Roman" w:eastAsia="Times New Roman" w:hAnsi="Times New Roman" w:cs="Times New Roman"/>
          <w:color w:val="2B2B2B"/>
          <w:kern w:val="36"/>
          <w:sz w:val="20"/>
          <w:szCs w:val="20"/>
          <w:u w:val="single"/>
          <w:lang w:eastAsia="en-IN"/>
        </w:rPr>
        <w:t>Parceler</w:t>
      </w:r>
    </w:p>
    <w:p w:rsidR="004838F8" w:rsidRPr="00F72436" w:rsidRDefault="004838F8" w:rsidP="003E3ED9">
      <w:pPr>
        <w:pStyle w:val="ListParagraph"/>
        <w:numPr>
          <w:ilvl w:val="0"/>
          <w:numId w:val="3"/>
        </w:numPr>
        <w:spacing w:after="0" w:line="240" w:lineRule="auto"/>
        <w:ind w:left="1077" w:hanging="357"/>
        <w:textAlignment w:val="baseline"/>
        <w:outlineLvl w:val="0"/>
        <w:rPr>
          <w:rFonts w:ascii="Times New Roman" w:eastAsia="Times New Roman" w:hAnsi="Times New Roman" w:cs="Times New Roman"/>
          <w:caps/>
          <w:color w:val="2B2B2B"/>
          <w:kern w:val="36"/>
          <w:sz w:val="20"/>
          <w:szCs w:val="20"/>
          <w:u w:val="single"/>
          <w:lang w:eastAsia="en-IN"/>
        </w:rPr>
      </w:pPr>
      <w:r w:rsidRPr="00F72436">
        <w:rPr>
          <w:rFonts w:ascii="Times New Roman" w:eastAsia="Times New Roman" w:hAnsi="Times New Roman" w:cs="Times New Roman"/>
          <w:color w:val="2B2B2B"/>
          <w:kern w:val="36"/>
          <w:sz w:val="20"/>
          <w:szCs w:val="20"/>
          <w:u w:val="single"/>
          <w:lang w:eastAsia="en-IN"/>
        </w:rPr>
        <w:t>Picasso</w:t>
      </w:r>
    </w:p>
    <w:p w:rsidR="004838F8" w:rsidRPr="00F72436" w:rsidRDefault="004838F8" w:rsidP="003E3ED9">
      <w:pPr>
        <w:pStyle w:val="ListParagraph"/>
        <w:numPr>
          <w:ilvl w:val="0"/>
          <w:numId w:val="3"/>
        </w:numPr>
        <w:spacing w:after="0" w:line="240" w:lineRule="auto"/>
        <w:ind w:left="1077" w:hanging="357"/>
        <w:textAlignment w:val="baseline"/>
        <w:outlineLvl w:val="0"/>
        <w:rPr>
          <w:rFonts w:ascii="Times New Roman" w:eastAsia="Times New Roman" w:hAnsi="Times New Roman" w:cs="Times New Roman"/>
          <w:caps/>
          <w:color w:val="2B2B2B"/>
          <w:kern w:val="36"/>
          <w:sz w:val="20"/>
          <w:szCs w:val="20"/>
          <w:u w:val="single"/>
          <w:lang w:eastAsia="en-IN"/>
        </w:rPr>
      </w:pPr>
      <w:r w:rsidRPr="00F72436">
        <w:rPr>
          <w:rFonts w:ascii="Times New Roman" w:eastAsia="Times New Roman" w:hAnsi="Times New Roman" w:cs="Times New Roman"/>
          <w:color w:val="2B2B2B"/>
          <w:kern w:val="36"/>
          <w:sz w:val="20"/>
          <w:szCs w:val="20"/>
          <w:u w:val="single"/>
          <w:lang w:eastAsia="en-IN"/>
        </w:rPr>
        <w:t>Tape</w:t>
      </w:r>
    </w:p>
    <w:p w:rsidR="004838F8" w:rsidRPr="00F72436" w:rsidRDefault="004838F8" w:rsidP="003E3ED9">
      <w:pPr>
        <w:pStyle w:val="ListParagraph"/>
        <w:numPr>
          <w:ilvl w:val="0"/>
          <w:numId w:val="3"/>
        </w:numPr>
        <w:spacing w:after="0" w:line="240" w:lineRule="auto"/>
        <w:ind w:left="1077" w:hanging="357"/>
        <w:textAlignment w:val="baseline"/>
        <w:outlineLvl w:val="0"/>
        <w:rPr>
          <w:rFonts w:ascii="Times New Roman" w:eastAsia="Times New Roman" w:hAnsi="Times New Roman" w:cs="Times New Roman"/>
          <w:caps/>
          <w:color w:val="2B2B2B"/>
          <w:kern w:val="36"/>
          <w:sz w:val="20"/>
          <w:szCs w:val="20"/>
          <w:u w:val="single"/>
          <w:lang w:eastAsia="en-IN"/>
        </w:rPr>
      </w:pPr>
      <w:r w:rsidRPr="00F72436">
        <w:rPr>
          <w:rFonts w:ascii="Times New Roman" w:eastAsia="Times New Roman" w:hAnsi="Times New Roman" w:cs="Times New Roman"/>
          <w:color w:val="2B2B2B"/>
          <w:kern w:val="36"/>
          <w:sz w:val="20"/>
          <w:szCs w:val="20"/>
          <w:u w:val="single"/>
          <w:lang w:eastAsia="en-IN"/>
        </w:rPr>
        <w:t>Android Support Libraries</w:t>
      </w:r>
    </w:p>
    <w:p w:rsidR="00F72436" w:rsidRPr="00F87E71" w:rsidRDefault="00F72436" w:rsidP="00F72436">
      <w:pPr>
        <w:pStyle w:val="ListParagraph"/>
        <w:spacing w:after="0" w:line="240" w:lineRule="auto"/>
        <w:ind w:left="1077"/>
        <w:textAlignment w:val="baseline"/>
        <w:outlineLvl w:val="0"/>
        <w:rPr>
          <w:rFonts w:ascii="Times New Roman" w:eastAsia="Times New Roman" w:hAnsi="Times New Roman" w:cs="Times New Roman"/>
          <w:b/>
          <w:caps/>
          <w:color w:val="2B2B2B"/>
          <w:kern w:val="36"/>
          <w:sz w:val="20"/>
          <w:szCs w:val="20"/>
          <w:u w:val="single"/>
          <w:lang w:eastAsia="en-IN"/>
        </w:rPr>
      </w:pPr>
    </w:p>
    <w:p w:rsidR="00590292" w:rsidRDefault="00F72436" w:rsidP="00F72436">
      <w:pPr>
        <w:pStyle w:val="ListParagraph"/>
        <w:spacing w:after="0" w:line="240" w:lineRule="auto"/>
        <w:ind w:left="1080"/>
        <w:rPr>
          <w:rFonts w:ascii="Times New Roman" w:hAnsi="Times New Roman" w:cs="Times New Roman"/>
          <w:sz w:val="20"/>
          <w:szCs w:val="20"/>
          <w:lang w:val="en-US"/>
        </w:rPr>
      </w:pPr>
      <w:r>
        <w:rPr>
          <w:rFonts w:ascii="Times New Roman" w:hAnsi="Times New Roman" w:cs="Times New Roman"/>
          <w:sz w:val="20"/>
          <w:szCs w:val="20"/>
          <w:lang w:val="en-US"/>
        </w:rPr>
        <w:t xml:space="preserve">Check out - </w:t>
      </w:r>
      <w:r w:rsidR="00590292" w:rsidRPr="00590292">
        <w:rPr>
          <w:rFonts w:ascii="Times New Roman" w:hAnsi="Times New Roman" w:cs="Times New Roman"/>
          <w:sz w:val="20"/>
          <w:szCs w:val="20"/>
          <w:lang w:val="en-US"/>
        </w:rPr>
        <w:t>http://blog.patrickbaumann.com/2014/03/indispensable-android-libraries/</w:t>
      </w:r>
    </w:p>
    <w:p w:rsidR="007C5627" w:rsidRPr="00590292" w:rsidRDefault="007C5627" w:rsidP="007C5627">
      <w:pPr>
        <w:pStyle w:val="ListParagraph"/>
        <w:spacing w:after="0" w:line="240" w:lineRule="auto"/>
        <w:ind w:left="1080"/>
        <w:rPr>
          <w:rFonts w:ascii="Times New Roman" w:hAnsi="Times New Roman" w:cs="Times New Roman"/>
          <w:sz w:val="20"/>
          <w:szCs w:val="20"/>
          <w:lang w:val="en-US"/>
        </w:rPr>
      </w:pPr>
    </w:p>
    <w:p w:rsidR="007C7570" w:rsidRPr="00F72436" w:rsidRDefault="007C7570" w:rsidP="00F72436">
      <w:pPr>
        <w:rPr>
          <w:rFonts w:ascii="Times New Roman" w:hAnsi="Times New Roman" w:cs="Times New Roman"/>
          <w:sz w:val="20"/>
          <w:szCs w:val="20"/>
          <w:lang w:val="en-US"/>
        </w:rPr>
      </w:pPr>
      <w:r w:rsidRPr="00F72436">
        <w:rPr>
          <w:rFonts w:ascii="Times New Roman" w:hAnsi="Times New Roman" w:cs="Times New Roman"/>
          <w:b/>
          <w:sz w:val="20"/>
          <w:szCs w:val="20"/>
          <w:lang w:val="en-US"/>
        </w:rPr>
        <w:t>xlxi</w:t>
      </w:r>
      <w:r w:rsidRPr="00F72436">
        <w:rPr>
          <w:rFonts w:ascii="Times New Roman" w:hAnsi="Times New Roman" w:cs="Times New Roman"/>
          <w:sz w:val="20"/>
          <w:szCs w:val="20"/>
          <w:lang w:val="en-US"/>
        </w:rPr>
        <w:t>. How to add Picasso Library in Android Studio</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http://stackoverflow.com/questions/28603191/how-to-add-picasso-library-in-android-studio</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https://www.simplifiedcoding.net/picasso-android-tutorial-picasso-image-loader-library/</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https://teamtreehouse.com/community/adding-picasso-in-android-studio</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https://code.tutsplus.com/tutorials/android-sdk-working-with-picasso--cms-22149</w:t>
      </w:r>
    </w:p>
    <w:p w:rsidR="007C7570" w:rsidRPr="007C7570" w:rsidRDefault="007C7570" w:rsidP="00F72436">
      <w:pPr>
        <w:pStyle w:val="ListParagraph"/>
        <w:ind w:left="1080"/>
        <w:rPr>
          <w:rFonts w:ascii="Times New Roman" w:hAnsi="Times New Roman" w:cs="Times New Roman"/>
          <w:sz w:val="20"/>
          <w:szCs w:val="20"/>
          <w:lang w:val="en-US"/>
        </w:rPr>
      </w:pPr>
    </w:p>
    <w:p w:rsidR="007C7570" w:rsidRPr="00F72436" w:rsidRDefault="007C7570" w:rsidP="00F72436">
      <w:pPr>
        <w:pStyle w:val="ListParagraph"/>
        <w:ind w:left="0"/>
        <w:rPr>
          <w:rFonts w:ascii="Times New Roman" w:hAnsi="Times New Roman" w:cs="Times New Roman"/>
          <w:sz w:val="20"/>
          <w:szCs w:val="20"/>
          <w:lang w:val="en-US"/>
        </w:rPr>
      </w:pPr>
      <w:r w:rsidRPr="00F72436">
        <w:rPr>
          <w:rFonts w:ascii="Times New Roman" w:hAnsi="Times New Roman" w:cs="Times New Roman"/>
          <w:b/>
          <w:sz w:val="20"/>
          <w:szCs w:val="20"/>
          <w:lang w:val="en-US"/>
        </w:rPr>
        <w:t xml:space="preserve">xlxii. </w:t>
      </w:r>
      <w:r w:rsidRPr="00F72436">
        <w:rPr>
          <w:rFonts w:ascii="Times New Roman" w:hAnsi="Times New Roman" w:cs="Times New Roman"/>
          <w:sz w:val="20"/>
          <w:szCs w:val="20"/>
          <w:lang w:val="en-US"/>
        </w:rPr>
        <w:t>Use Butterknife for View Injection in Android</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http://www.vogella.com/tutorials/AndroidButterknife/article.html</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https://www.sitepoint.com/tidying-code-with-android-butterknife/</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http://www.journaldev.com/10439/android-butter-knife-example-tutorial</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http://www.thekeyconsultant.com/2013/09/5-reasons-you-should-use-butterknife.html</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https://code.tutsplus.com/tutorials/quick-tip-using-butter-knife-to-inject-views-on-android--cms-23542</w:t>
      </w:r>
    </w:p>
    <w:p w:rsidR="00F72436" w:rsidRDefault="00F72436" w:rsidP="003E3ED9">
      <w:pPr>
        <w:pStyle w:val="ListParagraph"/>
        <w:numPr>
          <w:ilvl w:val="0"/>
          <w:numId w:val="2"/>
        </w:numPr>
        <w:rPr>
          <w:rFonts w:ascii="Times New Roman" w:hAnsi="Times New Roman" w:cs="Times New Roman"/>
          <w:sz w:val="20"/>
          <w:szCs w:val="20"/>
          <w:lang w:val="en-US"/>
        </w:rPr>
      </w:pPr>
    </w:p>
    <w:p w:rsidR="007C7570" w:rsidRPr="00F72436" w:rsidRDefault="007C7570" w:rsidP="00F72436">
      <w:pPr>
        <w:pStyle w:val="ListParagraph"/>
        <w:ind w:left="0"/>
        <w:rPr>
          <w:rFonts w:ascii="Times New Roman" w:hAnsi="Times New Roman" w:cs="Times New Roman"/>
          <w:sz w:val="20"/>
          <w:szCs w:val="20"/>
          <w:lang w:val="en-US"/>
        </w:rPr>
      </w:pPr>
      <w:r w:rsidRPr="00F72436">
        <w:rPr>
          <w:rFonts w:ascii="Times New Roman" w:hAnsi="Times New Roman" w:cs="Times New Roman"/>
          <w:b/>
          <w:sz w:val="20"/>
          <w:szCs w:val="20"/>
          <w:lang w:val="en-US"/>
        </w:rPr>
        <w:t xml:space="preserve">xlxiii.  </w:t>
      </w:r>
      <w:r w:rsidRPr="00F72436">
        <w:rPr>
          <w:rFonts w:ascii="Times New Roman" w:hAnsi="Times New Roman" w:cs="Times New Roman"/>
          <w:sz w:val="20"/>
          <w:szCs w:val="20"/>
          <w:lang w:val="en-US"/>
        </w:rPr>
        <w:t>Cupboard: Simple Persistence for Android</w:t>
      </w:r>
    </w:p>
    <w:p w:rsidR="00590292" w:rsidRDefault="00590292" w:rsidP="003E3ED9">
      <w:pPr>
        <w:pStyle w:val="ListParagraph"/>
        <w:numPr>
          <w:ilvl w:val="0"/>
          <w:numId w:val="2"/>
        </w:numPr>
        <w:rPr>
          <w:rFonts w:ascii="Times New Roman" w:hAnsi="Times New Roman" w:cs="Times New Roman"/>
          <w:sz w:val="20"/>
          <w:szCs w:val="20"/>
          <w:lang w:val="en-US"/>
        </w:rPr>
      </w:pPr>
      <w:r w:rsidRPr="00590292">
        <w:rPr>
          <w:rFonts w:ascii="Times New Roman" w:hAnsi="Times New Roman" w:cs="Times New Roman"/>
          <w:sz w:val="20"/>
          <w:szCs w:val="20"/>
          <w:lang w:val="en-US"/>
        </w:rPr>
        <w:t>http://code.neenbedankt.com/introducing-cupboard-simple-persistance-for-android/</w:t>
      </w:r>
    </w:p>
    <w:p w:rsidR="007C7570" w:rsidRDefault="007C7570" w:rsidP="003E3ED9">
      <w:pPr>
        <w:pStyle w:val="ListParagraph"/>
        <w:numPr>
          <w:ilvl w:val="0"/>
          <w:numId w:val="2"/>
        </w:numPr>
        <w:rPr>
          <w:rFonts w:ascii="Times New Roman" w:hAnsi="Times New Roman" w:cs="Times New Roman"/>
          <w:sz w:val="20"/>
          <w:szCs w:val="20"/>
          <w:lang w:val="en-US"/>
        </w:rPr>
      </w:pPr>
      <w:r w:rsidRPr="007C7570">
        <w:rPr>
          <w:rFonts w:ascii="Times New Roman" w:hAnsi="Times New Roman" w:cs="Times New Roman"/>
          <w:sz w:val="20"/>
          <w:szCs w:val="20"/>
          <w:lang w:val="en-US"/>
        </w:rPr>
        <w:t>https://www.objc.io/issues/11-android/sqlite-database-support-in-android/</w:t>
      </w:r>
    </w:p>
    <w:p w:rsidR="00590292" w:rsidRDefault="00590292" w:rsidP="003E3ED9">
      <w:pPr>
        <w:pStyle w:val="ListParagraph"/>
        <w:numPr>
          <w:ilvl w:val="0"/>
          <w:numId w:val="2"/>
        </w:numPr>
        <w:rPr>
          <w:rFonts w:ascii="Times New Roman" w:hAnsi="Times New Roman" w:cs="Times New Roman"/>
          <w:sz w:val="20"/>
          <w:szCs w:val="20"/>
          <w:lang w:val="en-US"/>
        </w:rPr>
      </w:pPr>
      <w:r w:rsidRPr="00590292">
        <w:rPr>
          <w:rFonts w:ascii="Times New Roman" w:hAnsi="Times New Roman" w:cs="Times New Roman"/>
          <w:sz w:val="20"/>
          <w:szCs w:val="20"/>
          <w:lang w:val="en-US"/>
        </w:rPr>
        <w:t>https://guides.codepath.com/android/Easier-SQL-with-Cupboard</w:t>
      </w:r>
    </w:p>
    <w:p w:rsidR="00457028" w:rsidRPr="00457028" w:rsidRDefault="00457028" w:rsidP="00457028">
      <w:pPr>
        <w:pStyle w:val="ListParagraph"/>
        <w:ind w:left="3600"/>
        <w:rPr>
          <w:rFonts w:ascii="Times New Roman" w:hAnsi="Times New Roman" w:cs="Times New Roman"/>
          <w:sz w:val="20"/>
          <w:szCs w:val="20"/>
          <w:lang w:val="en-US"/>
        </w:rPr>
      </w:pPr>
    </w:p>
    <w:p w:rsidR="00832FDB" w:rsidRDefault="00832FDB">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AE45F2" w:rsidRDefault="00C02B3C" w:rsidP="00832FDB">
      <w:pPr>
        <w:pStyle w:val="ListParagraph"/>
        <w:ind w:left="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More on Android Testing </w:t>
      </w:r>
    </w:p>
    <w:p w:rsidR="00C02B3C" w:rsidRPr="00940EEA" w:rsidRDefault="00C02B3C" w:rsidP="00C02B3C">
      <w:pPr>
        <w:spacing w:after="0" w:line="240" w:lineRule="auto"/>
        <w:rPr>
          <w:rFonts w:ascii="Times New Roman" w:hAnsi="Times New Roman" w:cs="Times New Roman"/>
          <w:sz w:val="20"/>
          <w:szCs w:val="20"/>
          <w:lang w:val="en-US"/>
        </w:rPr>
      </w:pPr>
      <w:r w:rsidRPr="00C02B3C">
        <w:rPr>
          <w:rFonts w:ascii="Times New Roman" w:hAnsi="Times New Roman" w:cs="Times New Roman"/>
          <w:b/>
          <w:sz w:val="20"/>
          <w:szCs w:val="20"/>
          <w:lang w:val="en-US"/>
        </w:rPr>
        <w:t>Test-Driven Development</w:t>
      </w:r>
      <w:r w:rsidRPr="00940EEA">
        <w:rPr>
          <w:rFonts w:ascii="Times New Roman" w:hAnsi="Times New Roman" w:cs="Times New Roman"/>
          <w:sz w:val="20"/>
          <w:szCs w:val="20"/>
          <w:lang w:val="en-US"/>
        </w:rPr>
        <w:t xml:space="preserve"> takes a different approach to software development and its principles lead to high quality software. With TDD you start by defining your tests based on how your app will be used. TDD involves a number of tools.</w:t>
      </w:r>
    </w:p>
    <w:p w:rsidR="00C02B3C" w:rsidRDefault="00C02B3C" w:rsidP="00C02B3C">
      <w:pPr>
        <w:spacing w:after="0" w:line="240" w:lineRule="auto"/>
        <w:rPr>
          <w:rFonts w:ascii="Times New Roman" w:hAnsi="Times New Roman" w:cs="Times New Roman"/>
          <w:sz w:val="28"/>
          <w:szCs w:val="28"/>
          <w:u w:val="single"/>
          <w:lang w:val="en-US"/>
        </w:rPr>
      </w:pPr>
    </w:p>
    <w:p w:rsidR="00C02B3C" w:rsidRPr="004C187A" w:rsidRDefault="00C02B3C" w:rsidP="00C02B3C">
      <w:pPr>
        <w:spacing w:after="0" w:line="240" w:lineRule="auto"/>
        <w:rPr>
          <w:rFonts w:ascii="Times New Roman" w:hAnsi="Times New Roman" w:cs="Times New Roman"/>
          <w:sz w:val="28"/>
          <w:szCs w:val="28"/>
          <w:u w:val="single"/>
          <w:lang w:val="en-US"/>
        </w:rPr>
      </w:pPr>
      <w:r w:rsidRPr="004C187A">
        <w:rPr>
          <w:rFonts w:ascii="Times New Roman" w:hAnsi="Times New Roman" w:cs="Times New Roman"/>
          <w:sz w:val="28"/>
          <w:szCs w:val="28"/>
          <w:u w:val="single"/>
          <w:lang w:val="en-US"/>
        </w:rPr>
        <w:t>Unit and Automated Testing in Android</w:t>
      </w: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0"/>
          <w:szCs w:val="20"/>
          <w:lang w:eastAsia="en-IN"/>
        </w:rPr>
      </w:pPr>
      <w:r w:rsidRPr="00C02B3C">
        <w:rPr>
          <w:rFonts w:ascii="Times New Roman" w:eastAsia="Times New Roman" w:hAnsi="Times New Roman" w:cs="Times New Roman"/>
          <w:b/>
          <w:spacing w:val="-1"/>
          <w:sz w:val="20"/>
          <w:szCs w:val="20"/>
          <w:lang w:eastAsia="en-IN"/>
        </w:rPr>
        <w:t>Automation tests</w:t>
      </w:r>
      <w:r w:rsidRPr="004C187A">
        <w:rPr>
          <w:rFonts w:ascii="Times New Roman" w:eastAsia="Times New Roman" w:hAnsi="Times New Roman" w:cs="Times New Roman"/>
          <w:spacing w:val="-1"/>
          <w:sz w:val="20"/>
          <w:szCs w:val="20"/>
          <w:lang w:eastAsia="en-IN"/>
        </w:rPr>
        <w:t xml:space="preserve"> are important as it ensures quality while developing application.TDD enforces writing tests before writing implementation.</w:t>
      </w:r>
      <w:r w:rsidRPr="00940EEA">
        <w:rPr>
          <w:rFonts w:ascii="Times New Roman" w:eastAsia="Times New Roman" w:hAnsi="Times New Roman" w:cs="Times New Roman"/>
          <w:spacing w:val="-1"/>
          <w:sz w:val="20"/>
          <w:szCs w:val="20"/>
          <w:lang w:eastAsia="en-IN"/>
        </w:rPr>
        <w:t xml:space="preserve"> </w:t>
      </w:r>
      <w:r w:rsidRPr="004C187A">
        <w:rPr>
          <w:rFonts w:ascii="Times New Roman" w:eastAsia="Times New Roman" w:hAnsi="Times New Roman" w:cs="Times New Roman"/>
          <w:spacing w:val="-1"/>
          <w:sz w:val="20"/>
          <w:szCs w:val="20"/>
          <w:lang w:eastAsia="en-IN"/>
        </w:rPr>
        <w:t>Refer this</w:t>
      </w:r>
      <w:r w:rsidRPr="00940EEA">
        <w:rPr>
          <w:rFonts w:ascii="Times New Roman" w:eastAsia="Times New Roman" w:hAnsi="Times New Roman" w:cs="Times New Roman"/>
          <w:spacing w:val="-1"/>
          <w:sz w:val="20"/>
          <w:szCs w:val="20"/>
          <w:lang w:eastAsia="en-IN"/>
        </w:rPr>
        <w:t> </w:t>
      </w:r>
      <w:hyperlink r:id="rId530" w:anchor=".m4ot7zaaq" w:tgtFrame="_blank" w:history="1">
        <w:r w:rsidRPr="00940EEA">
          <w:rPr>
            <w:rFonts w:ascii="Times New Roman" w:eastAsia="Times New Roman" w:hAnsi="Times New Roman" w:cs="Times New Roman"/>
            <w:color w:val="0000FF"/>
            <w:spacing w:val="-1"/>
            <w:sz w:val="20"/>
            <w:szCs w:val="20"/>
            <w:lang w:eastAsia="en-IN"/>
          </w:rPr>
          <w:t>previous tutorial</w:t>
        </w:r>
      </w:hyperlink>
      <w:r w:rsidRPr="00940EEA">
        <w:rPr>
          <w:rFonts w:ascii="Times New Roman" w:eastAsia="Times New Roman" w:hAnsi="Times New Roman" w:cs="Times New Roman"/>
          <w:spacing w:val="-1"/>
          <w:sz w:val="20"/>
          <w:szCs w:val="20"/>
          <w:lang w:eastAsia="en-IN"/>
        </w:rPr>
        <w:t> </w:t>
      </w:r>
      <w:r w:rsidRPr="004C187A">
        <w:rPr>
          <w:rFonts w:ascii="Times New Roman" w:eastAsia="Times New Roman" w:hAnsi="Times New Roman" w:cs="Times New Roman"/>
          <w:spacing w:val="-1"/>
          <w:sz w:val="20"/>
          <w:szCs w:val="20"/>
          <w:lang w:eastAsia="en-IN"/>
        </w:rPr>
        <w:t>for more information about</w:t>
      </w:r>
      <w:r w:rsidRPr="00940EEA">
        <w:rPr>
          <w:rFonts w:ascii="Times New Roman" w:eastAsia="Times New Roman" w:hAnsi="Times New Roman" w:cs="Times New Roman"/>
          <w:spacing w:val="-1"/>
          <w:sz w:val="20"/>
          <w:szCs w:val="20"/>
          <w:lang w:eastAsia="en-IN"/>
        </w:rPr>
        <w:t> </w:t>
      </w:r>
      <w:r w:rsidRPr="00940EEA">
        <w:rPr>
          <w:rFonts w:ascii="Times New Roman" w:eastAsia="Times New Roman" w:hAnsi="Times New Roman" w:cs="Times New Roman"/>
          <w:b/>
          <w:bCs/>
          <w:spacing w:val="-1"/>
          <w:sz w:val="20"/>
          <w:szCs w:val="20"/>
          <w:lang w:eastAsia="en-IN"/>
        </w:rPr>
        <w:t>TDD</w:t>
      </w:r>
      <w:r w:rsidRPr="004C187A">
        <w:rPr>
          <w:rFonts w:ascii="Times New Roman" w:eastAsia="Times New Roman" w:hAnsi="Times New Roman" w:cs="Times New Roman"/>
          <w:spacing w:val="-1"/>
          <w:sz w:val="20"/>
          <w:szCs w:val="20"/>
          <w:lang w:eastAsia="en-IN"/>
        </w:rPr>
        <w:t>.</w:t>
      </w:r>
    </w:p>
    <w:p w:rsidR="00C02B3C" w:rsidRPr="004C187A" w:rsidRDefault="00C02B3C" w:rsidP="00C02B3C">
      <w:pPr>
        <w:shd w:val="clear" w:color="auto" w:fill="FFFFFF"/>
        <w:spacing w:before="435"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spacing w:val="-1"/>
          <w:sz w:val="24"/>
          <w:szCs w:val="24"/>
          <w:lang w:eastAsia="en-IN"/>
        </w:rPr>
        <w:t>Testing pyramid :</w:t>
      </w:r>
      <w:r>
        <w:rPr>
          <w:rFonts w:ascii="Times New Roman" w:eastAsia="Times New Roman" w:hAnsi="Times New Roman" w:cs="Times New Roman"/>
          <w:b/>
          <w:bCs/>
          <w:spacing w:val="-1"/>
          <w:sz w:val="24"/>
          <w:szCs w:val="24"/>
          <w:lang w:eastAsia="en-IN"/>
        </w:rPr>
        <w:t xml:space="preserve">   </w:t>
      </w:r>
      <w:r w:rsidRPr="004C187A">
        <w:rPr>
          <w:rFonts w:ascii="Times New Roman" w:eastAsia="Times New Roman" w:hAnsi="Times New Roman" w:cs="Times New Roman"/>
          <w:spacing w:val="-1"/>
          <w:sz w:val="24"/>
          <w:szCs w:val="24"/>
          <w:lang w:eastAsia="en-IN"/>
        </w:rPr>
        <w:t>As we can see Pyramid below,</w:t>
      </w:r>
    </w:p>
    <w:p w:rsidR="00C02B3C" w:rsidRPr="004C187A" w:rsidRDefault="00C02B3C" w:rsidP="00C02B3C">
      <w:pPr>
        <w:spacing w:after="100" w:line="240" w:lineRule="auto"/>
        <w:rPr>
          <w:rFonts w:ascii="Times New Roman" w:eastAsia="Times New Roman" w:hAnsi="Times New Roman" w:cs="Times New Roman"/>
          <w:sz w:val="24"/>
          <w:szCs w:val="24"/>
          <w:lang w:eastAsia="en-IN"/>
        </w:rPr>
      </w:pPr>
      <w:r w:rsidRPr="004C187A">
        <w:rPr>
          <w:rFonts w:ascii="Times New Roman" w:eastAsia="Times New Roman" w:hAnsi="Times New Roman" w:cs="Times New Roman"/>
          <w:noProof/>
          <w:sz w:val="24"/>
          <w:szCs w:val="24"/>
          <w:lang w:eastAsia="en-IN" w:bidi="hi-IN"/>
        </w:rPr>
        <w:drawing>
          <wp:inline distT="0" distB="0" distL="0" distR="0">
            <wp:extent cx="5711323" cy="3646967"/>
            <wp:effectExtent l="19050" t="0" r="3677" b="0"/>
            <wp:docPr id="4" name="Picture 1" descr="https://cdn-images-1.medium.com/max/600/1*9LV9happxsb-UqmmnDk-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600/1*9LV9happxsb-UqmmnDk-Qw.png"/>
                    <pic:cNvPicPr>
                      <a:picLocks noChangeAspect="1" noChangeArrowheads="1"/>
                    </pic:cNvPicPr>
                  </pic:nvPicPr>
                  <pic:blipFill>
                    <a:blip r:embed="rId531"/>
                    <a:srcRect/>
                    <a:stretch>
                      <a:fillRect/>
                    </a:stretch>
                  </pic:blipFill>
                  <pic:spPr bwMode="auto">
                    <a:xfrm>
                      <a:off x="0" y="0"/>
                      <a:ext cx="5715000" cy="3649315"/>
                    </a:xfrm>
                    <a:prstGeom prst="rect">
                      <a:avLst/>
                    </a:prstGeom>
                    <a:noFill/>
                    <a:ln w="9525">
                      <a:noFill/>
                      <a:miter lim="800000"/>
                      <a:headEnd/>
                      <a:tailEnd/>
                    </a:ln>
                  </pic:spPr>
                </pic:pic>
              </a:graphicData>
            </a:graphic>
          </wp:inline>
        </w:drawing>
      </w: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i/>
          <w:iCs/>
          <w:spacing w:val="-1"/>
          <w:sz w:val="24"/>
          <w:szCs w:val="24"/>
          <w:lang w:eastAsia="en-IN"/>
        </w:rPr>
        <w:t>Unit tests</w:t>
      </w:r>
      <w:r w:rsidRPr="004C187A">
        <w:rPr>
          <w:rFonts w:ascii="Times New Roman" w:eastAsia="Times New Roman" w:hAnsi="Times New Roman" w:cs="Times New Roman"/>
          <w:b/>
          <w:bCs/>
          <w:spacing w:val="-1"/>
          <w:sz w:val="24"/>
          <w:szCs w:val="24"/>
          <w:lang w:eastAsia="en-IN"/>
        </w:rPr>
        <w:t> </w:t>
      </w:r>
      <w:r w:rsidRPr="004C187A">
        <w:rPr>
          <w:rFonts w:ascii="Times New Roman" w:eastAsia="Times New Roman" w:hAnsi="Times New Roman" w:cs="Times New Roman"/>
          <w:spacing w:val="-1"/>
          <w:sz w:val="24"/>
          <w:szCs w:val="24"/>
          <w:lang w:eastAsia="en-IN"/>
        </w:rPr>
        <w:t>cover large section of pyramid making solid base. Unit tests are easy to write.</w:t>
      </w:r>
    </w:p>
    <w:p w:rsidR="00C02B3C" w:rsidRDefault="00C02B3C" w:rsidP="00C02B3C">
      <w:pPr>
        <w:shd w:val="clear" w:color="auto" w:fill="FFFFFF"/>
        <w:spacing w:after="0" w:line="240" w:lineRule="auto"/>
        <w:rPr>
          <w:rFonts w:ascii="Times New Roman" w:eastAsia="Times New Roman" w:hAnsi="Times New Roman" w:cs="Times New Roman"/>
          <w:b/>
          <w:bCs/>
          <w:i/>
          <w:iCs/>
          <w:spacing w:val="-1"/>
          <w:sz w:val="24"/>
          <w:szCs w:val="24"/>
          <w:lang w:eastAsia="en-IN"/>
        </w:rPr>
      </w:pP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i/>
          <w:iCs/>
          <w:spacing w:val="-1"/>
          <w:sz w:val="24"/>
          <w:szCs w:val="24"/>
          <w:lang w:eastAsia="en-IN"/>
        </w:rPr>
        <w:t>Integration Testing </w:t>
      </w:r>
      <w:r w:rsidRPr="004C187A">
        <w:rPr>
          <w:rFonts w:ascii="Times New Roman" w:eastAsia="Times New Roman" w:hAnsi="Times New Roman" w:cs="Times New Roman"/>
          <w:spacing w:val="-1"/>
          <w:sz w:val="24"/>
          <w:szCs w:val="24"/>
          <w:lang w:eastAsia="en-IN"/>
        </w:rPr>
        <w:t>ensures integration of modules is correct and cover second large piece of Pyramid.</w:t>
      </w:r>
    </w:p>
    <w:p w:rsidR="00C02B3C" w:rsidRDefault="00C02B3C" w:rsidP="00C02B3C">
      <w:pPr>
        <w:shd w:val="clear" w:color="auto" w:fill="FFFFFF"/>
        <w:spacing w:after="0" w:line="240" w:lineRule="auto"/>
        <w:rPr>
          <w:rFonts w:ascii="Times New Roman" w:eastAsia="Times New Roman" w:hAnsi="Times New Roman" w:cs="Times New Roman"/>
          <w:b/>
          <w:bCs/>
          <w:i/>
          <w:iCs/>
          <w:spacing w:val="-1"/>
          <w:sz w:val="24"/>
          <w:szCs w:val="24"/>
          <w:lang w:eastAsia="en-IN"/>
        </w:rPr>
      </w:pPr>
    </w:p>
    <w:p w:rsidR="00C02B3C"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i/>
          <w:iCs/>
          <w:spacing w:val="-1"/>
          <w:sz w:val="24"/>
          <w:szCs w:val="24"/>
          <w:lang w:eastAsia="en-IN"/>
        </w:rPr>
        <w:t>Functional testing </w:t>
      </w:r>
      <w:r w:rsidRPr="004C187A">
        <w:rPr>
          <w:rFonts w:ascii="Times New Roman" w:eastAsia="Times New Roman" w:hAnsi="Times New Roman" w:cs="Times New Roman"/>
          <w:spacing w:val="-1"/>
          <w:sz w:val="24"/>
          <w:szCs w:val="24"/>
          <w:lang w:eastAsia="en-IN"/>
        </w:rPr>
        <w:t>usually describes </w:t>
      </w:r>
      <w:r w:rsidRPr="004C187A">
        <w:rPr>
          <w:rFonts w:ascii="Times New Roman" w:eastAsia="Times New Roman" w:hAnsi="Times New Roman" w:cs="Times New Roman"/>
          <w:i/>
          <w:iCs/>
          <w:spacing w:val="-1"/>
          <w:sz w:val="24"/>
          <w:szCs w:val="24"/>
          <w:lang w:eastAsia="en-IN"/>
        </w:rPr>
        <w:t>what</w:t>
      </w:r>
      <w:r w:rsidRPr="004C187A">
        <w:rPr>
          <w:rFonts w:ascii="Times New Roman" w:eastAsia="Times New Roman" w:hAnsi="Times New Roman" w:cs="Times New Roman"/>
          <w:spacing w:val="-1"/>
          <w:sz w:val="24"/>
          <w:szCs w:val="24"/>
          <w:lang w:eastAsia="en-IN"/>
        </w:rPr>
        <w:t> the system does and occupies smallest amongst the three part.</w:t>
      </w:r>
    </w:p>
    <w:p w:rsidR="00C02B3C"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spacing w:val="-1"/>
          <w:sz w:val="24"/>
          <w:szCs w:val="24"/>
          <w:lang w:eastAsia="en-IN"/>
        </w:rPr>
        <w:t>There are many testing tools and frameworks that can be used while developing application. Some of them are provided &amp; supported by Google and some of them are third party .</w:t>
      </w:r>
    </w:p>
    <w:p w:rsidR="00C02B3C" w:rsidRPr="004C187A" w:rsidRDefault="00C02B3C" w:rsidP="00C02B3C">
      <w:pPr>
        <w:rPr>
          <w:rFonts w:ascii="Times New Roman" w:eastAsia="Times New Roman" w:hAnsi="Times New Roman" w:cs="Times New Roman"/>
          <w:spacing w:val="-1"/>
          <w:sz w:val="24"/>
          <w:szCs w:val="24"/>
          <w:lang w:eastAsia="en-IN"/>
        </w:rPr>
      </w:pPr>
      <w:r>
        <w:rPr>
          <w:rFonts w:ascii="Times New Roman" w:eastAsia="Times New Roman" w:hAnsi="Times New Roman" w:cs="Times New Roman"/>
          <w:b/>
          <w:bCs/>
          <w:i/>
          <w:iCs/>
          <w:spacing w:val="-1"/>
          <w:sz w:val="24"/>
          <w:szCs w:val="24"/>
          <w:lang w:eastAsia="en-IN"/>
        </w:rPr>
        <w:br w:type="page"/>
      </w:r>
      <w:r w:rsidRPr="004C187A">
        <w:rPr>
          <w:rFonts w:ascii="Times New Roman" w:eastAsia="Times New Roman" w:hAnsi="Times New Roman" w:cs="Times New Roman"/>
          <w:b/>
          <w:bCs/>
          <w:i/>
          <w:iCs/>
          <w:spacing w:val="-1"/>
          <w:sz w:val="24"/>
          <w:szCs w:val="24"/>
          <w:lang w:eastAsia="en-IN"/>
        </w:rPr>
        <w:lastRenderedPageBreak/>
        <w:t>Types of testing in Android :</w:t>
      </w:r>
    </w:p>
    <w:p w:rsidR="00C02B3C" w:rsidRDefault="00C02B3C" w:rsidP="00C02B3C">
      <w:pPr>
        <w:shd w:val="clear" w:color="auto" w:fill="FFFFFF"/>
        <w:spacing w:after="0" w:line="240" w:lineRule="auto"/>
        <w:rPr>
          <w:rFonts w:ascii="Times New Roman" w:eastAsia="Times New Roman" w:hAnsi="Times New Roman" w:cs="Times New Roman"/>
          <w:b/>
          <w:bCs/>
          <w:spacing w:val="-1"/>
          <w:sz w:val="24"/>
          <w:szCs w:val="24"/>
          <w:lang w:eastAsia="en-IN"/>
        </w:rPr>
      </w:pP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spacing w:val="-1"/>
          <w:sz w:val="24"/>
          <w:szCs w:val="24"/>
          <w:lang w:eastAsia="en-IN"/>
        </w:rPr>
        <w:t>Unit Test</w:t>
      </w: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spacing w:val="-1"/>
          <w:sz w:val="24"/>
          <w:szCs w:val="24"/>
          <w:lang w:eastAsia="en-IN"/>
        </w:rPr>
        <w:t>Unit tests mainly target smallest functionality (like method, class , component or small module) with isolation from other component.</w:t>
      </w:r>
    </w:p>
    <w:p w:rsidR="00C02B3C" w:rsidRDefault="00C02B3C" w:rsidP="00C02B3C">
      <w:pPr>
        <w:shd w:val="clear" w:color="auto" w:fill="FFFFFF"/>
        <w:spacing w:after="0" w:line="240" w:lineRule="auto"/>
        <w:rPr>
          <w:rFonts w:ascii="Times New Roman" w:eastAsia="Times New Roman" w:hAnsi="Times New Roman" w:cs="Times New Roman"/>
          <w:i/>
          <w:iCs/>
          <w:spacing w:val="-1"/>
          <w:sz w:val="24"/>
          <w:szCs w:val="24"/>
          <w:lang w:eastAsia="en-IN"/>
        </w:rPr>
      </w:pP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i/>
          <w:iCs/>
          <w:spacing w:val="-1"/>
          <w:sz w:val="24"/>
          <w:szCs w:val="24"/>
          <w:lang w:eastAsia="en-IN"/>
        </w:rPr>
        <w:t>Tools used for Unit Test</w:t>
      </w:r>
    </w:p>
    <w:p w:rsidR="00C02B3C" w:rsidRDefault="00EA43E9" w:rsidP="007F373F">
      <w:pPr>
        <w:numPr>
          <w:ilvl w:val="0"/>
          <w:numId w:val="89"/>
        </w:numPr>
        <w:shd w:val="clear" w:color="auto" w:fill="FFFFFF"/>
        <w:spacing w:after="0" w:line="240" w:lineRule="auto"/>
        <w:ind w:left="450"/>
        <w:rPr>
          <w:rFonts w:ascii="Times New Roman" w:eastAsia="Times New Roman" w:hAnsi="Times New Roman" w:cs="Times New Roman"/>
          <w:spacing w:val="-1"/>
          <w:sz w:val="24"/>
          <w:szCs w:val="24"/>
          <w:lang w:eastAsia="en-IN"/>
        </w:rPr>
      </w:pPr>
      <w:hyperlink r:id="rId532" w:tgtFrame="_blank" w:history="1">
        <w:r w:rsidR="00C02B3C" w:rsidRPr="004C187A">
          <w:rPr>
            <w:rFonts w:ascii="Times New Roman" w:eastAsia="Times New Roman" w:hAnsi="Times New Roman" w:cs="Times New Roman"/>
            <w:color w:val="0000FF"/>
            <w:spacing w:val="-1"/>
            <w:sz w:val="24"/>
            <w:szCs w:val="24"/>
            <w:lang w:eastAsia="en-IN"/>
          </w:rPr>
          <w:t>JUnit</w:t>
        </w:r>
      </w:hyperlink>
      <w:r w:rsidR="00C02B3C" w:rsidRPr="004C187A">
        <w:rPr>
          <w:rFonts w:ascii="Times New Roman" w:eastAsia="Times New Roman" w:hAnsi="Times New Roman" w:cs="Times New Roman"/>
          <w:spacing w:val="-1"/>
          <w:sz w:val="24"/>
          <w:szCs w:val="24"/>
          <w:lang w:eastAsia="en-IN"/>
        </w:rPr>
        <w:t xml:space="preserve"> is a simple framework to write repeatable tests. It is an instance of the </w:t>
      </w:r>
      <w:r w:rsidR="00C02B3C">
        <w:rPr>
          <w:rFonts w:ascii="Times New Roman" w:eastAsia="Times New Roman" w:hAnsi="Times New Roman" w:cs="Times New Roman"/>
          <w:spacing w:val="-1"/>
          <w:sz w:val="24"/>
          <w:szCs w:val="24"/>
          <w:lang w:eastAsia="en-IN"/>
        </w:rPr>
        <w:t>J</w:t>
      </w:r>
      <w:r w:rsidR="00C02B3C" w:rsidRPr="004C187A">
        <w:rPr>
          <w:rFonts w:ascii="Times New Roman" w:eastAsia="Times New Roman" w:hAnsi="Times New Roman" w:cs="Times New Roman"/>
          <w:spacing w:val="-1"/>
          <w:sz w:val="24"/>
          <w:szCs w:val="24"/>
          <w:lang w:eastAsia="en-IN"/>
        </w:rPr>
        <w:t>Unit architecture for unit testing frameworks.</w:t>
      </w:r>
    </w:p>
    <w:p w:rsidR="00C02B3C" w:rsidRPr="004C187A" w:rsidRDefault="00C02B3C" w:rsidP="00C02B3C">
      <w:pPr>
        <w:shd w:val="clear" w:color="auto" w:fill="FFFFFF"/>
        <w:spacing w:after="0" w:line="240" w:lineRule="auto"/>
        <w:ind w:left="450"/>
        <w:rPr>
          <w:rFonts w:ascii="Times New Roman" w:eastAsia="Times New Roman" w:hAnsi="Times New Roman" w:cs="Times New Roman"/>
          <w:spacing w:val="-1"/>
          <w:sz w:val="24"/>
          <w:szCs w:val="24"/>
          <w:lang w:eastAsia="en-IN"/>
        </w:rPr>
      </w:pPr>
    </w:p>
    <w:p w:rsidR="00C02B3C" w:rsidRPr="004C187A" w:rsidRDefault="00EA43E9" w:rsidP="007F373F">
      <w:pPr>
        <w:numPr>
          <w:ilvl w:val="0"/>
          <w:numId w:val="89"/>
        </w:numPr>
        <w:shd w:val="clear" w:color="auto" w:fill="FFFFFF"/>
        <w:spacing w:after="0" w:line="240" w:lineRule="auto"/>
        <w:ind w:left="450"/>
        <w:rPr>
          <w:rFonts w:ascii="Times New Roman" w:eastAsia="Times New Roman" w:hAnsi="Times New Roman" w:cs="Times New Roman"/>
          <w:spacing w:val="-1"/>
          <w:sz w:val="24"/>
          <w:szCs w:val="24"/>
          <w:lang w:eastAsia="en-IN"/>
        </w:rPr>
      </w:pPr>
      <w:hyperlink r:id="rId533" w:tgtFrame="_blank" w:history="1">
        <w:r w:rsidR="00C02B3C" w:rsidRPr="004C187A">
          <w:rPr>
            <w:rFonts w:ascii="Times New Roman" w:eastAsia="Times New Roman" w:hAnsi="Times New Roman" w:cs="Times New Roman"/>
            <w:color w:val="0000FF"/>
            <w:spacing w:val="-1"/>
            <w:sz w:val="24"/>
            <w:szCs w:val="24"/>
            <w:lang w:eastAsia="en-IN"/>
          </w:rPr>
          <w:t>Robolectric</w:t>
        </w:r>
      </w:hyperlink>
      <w:r w:rsidR="00C02B3C" w:rsidRPr="004C187A">
        <w:rPr>
          <w:rFonts w:ascii="Times New Roman" w:eastAsia="Times New Roman" w:hAnsi="Times New Roman" w:cs="Times New Roman"/>
          <w:spacing w:val="-1"/>
          <w:sz w:val="24"/>
          <w:szCs w:val="24"/>
          <w:lang w:eastAsia="en-IN"/>
        </w:rPr>
        <w:t> is popular Android unit test framework that allows faster test execution by running tests on the JVM (no device or emulator needed).</w:t>
      </w:r>
    </w:p>
    <w:p w:rsidR="00C02B3C" w:rsidRDefault="00C02B3C" w:rsidP="00C02B3C">
      <w:pPr>
        <w:shd w:val="clear" w:color="auto" w:fill="FFFFFF"/>
        <w:spacing w:after="0" w:line="240" w:lineRule="auto"/>
        <w:rPr>
          <w:rFonts w:ascii="Times New Roman" w:eastAsia="Times New Roman" w:hAnsi="Times New Roman" w:cs="Times New Roman"/>
          <w:b/>
          <w:bCs/>
          <w:spacing w:val="-1"/>
          <w:sz w:val="24"/>
          <w:szCs w:val="24"/>
          <w:lang w:eastAsia="en-IN"/>
        </w:rPr>
      </w:pP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spacing w:val="-1"/>
          <w:sz w:val="24"/>
          <w:szCs w:val="24"/>
          <w:lang w:eastAsia="en-IN"/>
        </w:rPr>
        <w:t>Instrumentation Test</w:t>
      </w: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spacing w:val="-1"/>
          <w:sz w:val="24"/>
          <w:szCs w:val="24"/>
          <w:lang w:eastAsia="en-IN"/>
        </w:rPr>
        <w:t>Instrumentation Test (UI) are tests that mock User Interaction like clicking button , Typing text in EditText. Android Instrumentation is a set of “hooks” into the Android system that allows you to control the lifecycle of Android components (i.e. drive the activity lifecycle yourself instead of having these driven by the system). These tests require an actual device or emulator to run .</w:t>
      </w:r>
    </w:p>
    <w:p w:rsidR="00C02B3C" w:rsidRDefault="00C02B3C" w:rsidP="00C02B3C">
      <w:pPr>
        <w:shd w:val="clear" w:color="auto" w:fill="FFFFFF"/>
        <w:spacing w:after="0" w:line="240" w:lineRule="auto"/>
        <w:rPr>
          <w:rFonts w:ascii="Times New Roman" w:eastAsia="Times New Roman" w:hAnsi="Times New Roman" w:cs="Times New Roman"/>
          <w:i/>
          <w:iCs/>
          <w:spacing w:val="-1"/>
          <w:sz w:val="24"/>
          <w:szCs w:val="24"/>
          <w:lang w:eastAsia="en-IN"/>
        </w:rPr>
      </w:pPr>
    </w:p>
    <w:p w:rsidR="00C02B3C" w:rsidRPr="004C187A" w:rsidRDefault="00C02B3C" w:rsidP="00C02B3C">
      <w:pPr>
        <w:shd w:val="clear" w:color="auto" w:fill="FFFFFF"/>
        <w:spacing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i/>
          <w:iCs/>
          <w:spacing w:val="-1"/>
          <w:sz w:val="24"/>
          <w:szCs w:val="24"/>
          <w:lang w:eastAsia="en-IN"/>
        </w:rPr>
        <w:t>Tools used for Instrumentation Test</w:t>
      </w:r>
    </w:p>
    <w:p w:rsidR="00C02B3C" w:rsidRDefault="00EA43E9" w:rsidP="007F373F">
      <w:pPr>
        <w:numPr>
          <w:ilvl w:val="0"/>
          <w:numId w:val="90"/>
        </w:numPr>
        <w:shd w:val="clear" w:color="auto" w:fill="FFFFFF"/>
        <w:spacing w:after="0" w:line="240" w:lineRule="auto"/>
        <w:ind w:left="450"/>
        <w:rPr>
          <w:rFonts w:ascii="Times New Roman" w:eastAsia="Times New Roman" w:hAnsi="Times New Roman" w:cs="Times New Roman"/>
          <w:spacing w:val="-1"/>
          <w:sz w:val="24"/>
          <w:szCs w:val="24"/>
          <w:lang w:eastAsia="en-IN"/>
        </w:rPr>
      </w:pPr>
      <w:hyperlink r:id="rId534" w:tgtFrame="_blank" w:history="1">
        <w:r w:rsidR="00C02B3C" w:rsidRPr="004C187A">
          <w:rPr>
            <w:rFonts w:ascii="Times New Roman" w:eastAsia="Times New Roman" w:hAnsi="Times New Roman" w:cs="Times New Roman"/>
            <w:color w:val="0000FF"/>
            <w:spacing w:val="-1"/>
            <w:sz w:val="24"/>
            <w:szCs w:val="24"/>
            <w:lang w:eastAsia="en-IN"/>
          </w:rPr>
          <w:t>Espresso</w:t>
        </w:r>
      </w:hyperlink>
      <w:r w:rsidR="00C02B3C" w:rsidRPr="004C187A">
        <w:rPr>
          <w:rFonts w:ascii="Times New Roman" w:eastAsia="Times New Roman" w:hAnsi="Times New Roman" w:cs="Times New Roman"/>
          <w:spacing w:val="-1"/>
          <w:sz w:val="24"/>
          <w:szCs w:val="24"/>
          <w:lang w:eastAsia="en-IN"/>
        </w:rPr>
        <w:t> — Android UI Test Framework provided by Google that handles test synchronization very well.</w:t>
      </w:r>
    </w:p>
    <w:p w:rsidR="00C02B3C" w:rsidRPr="004C187A" w:rsidRDefault="00C02B3C" w:rsidP="007F373F">
      <w:pPr>
        <w:numPr>
          <w:ilvl w:val="0"/>
          <w:numId w:val="90"/>
        </w:numPr>
        <w:shd w:val="clear" w:color="auto" w:fill="FFFFFF"/>
        <w:spacing w:after="0" w:line="240" w:lineRule="auto"/>
        <w:ind w:left="450"/>
        <w:rPr>
          <w:rFonts w:ascii="Times New Roman" w:eastAsia="Times New Roman" w:hAnsi="Times New Roman" w:cs="Times New Roman"/>
          <w:spacing w:val="-1"/>
          <w:sz w:val="24"/>
          <w:szCs w:val="24"/>
          <w:lang w:eastAsia="en-IN"/>
        </w:rPr>
      </w:pPr>
    </w:p>
    <w:p w:rsidR="00C02B3C" w:rsidRDefault="00EA43E9" w:rsidP="007F373F">
      <w:pPr>
        <w:numPr>
          <w:ilvl w:val="0"/>
          <w:numId w:val="90"/>
        </w:numPr>
        <w:shd w:val="clear" w:color="auto" w:fill="FFFFFF"/>
        <w:spacing w:after="0" w:line="240" w:lineRule="auto"/>
        <w:ind w:left="450"/>
        <w:rPr>
          <w:rFonts w:ascii="Times New Roman" w:eastAsia="Times New Roman" w:hAnsi="Times New Roman" w:cs="Times New Roman"/>
          <w:spacing w:val="-1"/>
          <w:sz w:val="24"/>
          <w:szCs w:val="24"/>
          <w:lang w:eastAsia="en-IN"/>
        </w:rPr>
      </w:pPr>
      <w:hyperlink r:id="rId535" w:tgtFrame="_blank" w:history="1">
        <w:r w:rsidR="00C02B3C" w:rsidRPr="004C187A">
          <w:rPr>
            <w:rFonts w:ascii="Times New Roman" w:eastAsia="Times New Roman" w:hAnsi="Times New Roman" w:cs="Times New Roman"/>
            <w:color w:val="0000FF"/>
            <w:spacing w:val="-1"/>
            <w:sz w:val="24"/>
            <w:szCs w:val="24"/>
            <w:lang w:eastAsia="en-IN"/>
          </w:rPr>
          <w:t>UIAutomator</w:t>
        </w:r>
      </w:hyperlink>
      <w:r w:rsidR="00C02B3C" w:rsidRPr="004C187A">
        <w:rPr>
          <w:rFonts w:ascii="Times New Roman" w:eastAsia="Times New Roman" w:hAnsi="Times New Roman" w:cs="Times New Roman"/>
          <w:spacing w:val="-1"/>
          <w:sz w:val="24"/>
          <w:szCs w:val="24"/>
          <w:lang w:eastAsia="en-IN"/>
        </w:rPr>
        <w:t> — Android UI Test Framework provided by Google for testing across multiple apps at the same time.</w:t>
      </w:r>
    </w:p>
    <w:p w:rsidR="00C02B3C" w:rsidRPr="004C187A" w:rsidRDefault="00C02B3C" w:rsidP="007F373F">
      <w:pPr>
        <w:numPr>
          <w:ilvl w:val="0"/>
          <w:numId w:val="90"/>
        </w:numPr>
        <w:shd w:val="clear" w:color="auto" w:fill="FFFFFF"/>
        <w:spacing w:after="0" w:line="240" w:lineRule="auto"/>
        <w:ind w:left="450"/>
        <w:rPr>
          <w:rFonts w:ascii="Times New Roman" w:eastAsia="Times New Roman" w:hAnsi="Times New Roman" w:cs="Times New Roman"/>
          <w:spacing w:val="-1"/>
          <w:sz w:val="24"/>
          <w:szCs w:val="24"/>
          <w:lang w:eastAsia="en-IN"/>
        </w:rPr>
      </w:pPr>
    </w:p>
    <w:p w:rsidR="00C02B3C" w:rsidRDefault="00EA43E9" w:rsidP="007F373F">
      <w:pPr>
        <w:numPr>
          <w:ilvl w:val="0"/>
          <w:numId w:val="90"/>
        </w:numPr>
        <w:shd w:val="clear" w:color="auto" w:fill="FFFFFF"/>
        <w:spacing w:after="0" w:line="240" w:lineRule="auto"/>
        <w:ind w:left="450"/>
        <w:rPr>
          <w:rFonts w:ascii="Times New Roman" w:eastAsia="Times New Roman" w:hAnsi="Times New Roman" w:cs="Times New Roman"/>
          <w:spacing w:val="-1"/>
          <w:sz w:val="24"/>
          <w:szCs w:val="24"/>
          <w:lang w:eastAsia="en-IN"/>
        </w:rPr>
      </w:pPr>
      <w:hyperlink r:id="rId536" w:tgtFrame="_blank" w:history="1">
        <w:r w:rsidR="00C02B3C" w:rsidRPr="004C187A">
          <w:rPr>
            <w:rFonts w:ascii="Times New Roman" w:eastAsia="Times New Roman" w:hAnsi="Times New Roman" w:cs="Times New Roman"/>
            <w:color w:val="0000FF"/>
            <w:spacing w:val="-1"/>
            <w:sz w:val="24"/>
            <w:szCs w:val="24"/>
            <w:lang w:eastAsia="en-IN"/>
          </w:rPr>
          <w:t>Robotium</w:t>
        </w:r>
      </w:hyperlink>
      <w:r w:rsidR="00C02B3C" w:rsidRPr="004C187A">
        <w:rPr>
          <w:rFonts w:ascii="Times New Roman" w:eastAsia="Times New Roman" w:hAnsi="Times New Roman" w:cs="Times New Roman"/>
          <w:spacing w:val="-1"/>
          <w:sz w:val="24"/>
          <w:szCs w:val="24"/>
          <w:lang w:eastAsia="en-IN"/>
        </w:rPr>
        <w:t> — Third party Android UI Test Framework (</w:t>
      </w:r>
      <w:hyperlink r:id="rId537" w:tgtFrame="_blank" w:history="1">
        <w:r w:rsidR="00C02B3C" w:rsidRPr="004C187A">
          <w:rPr>
            <w:rFonts w:ascii="Times New Roman" w:eastAsia="Times New Roman" w:hAnsi="Times New Roman" w:cs="Times New Roman"/>
            <w:color w:val="0000FF"/>
            <w:spacing w:val="-1"/>
            <w:sz w:val="24"/>
            <w:szCs w:val="24"/>
            <w:lang w:eastAsia="en-IN"/>
          </w:rPr>
          <w:t>Robotium vs Espresso</w:t>
        </w:r>
      </w:hyperlink>
      <w:r w:rsidR="00C02B3C" w:rsidRPr="004C187A">
        <w:rPr>
          <w:rFonts w:ascii="Times New Roman" w:eastAsia="Times New Roman" w:hAnsi="Times New Roman" w:cs="Times New Roman"/>
          <w:spacing w:val="-1"/>
          <w:sz w:val="24"/>
          <w:szCs w:val="24"/>
          <w:lang w:eastAsia="en-IN"/>
        </w:rPr>
        <w:t>)</w:t>
      </w:r>
    </w:p>
    <w:p w:rsidR="00C02B3C" w:rsidRPr="004C187A" w:rsidRDefault="00C02B3C" w:rsidP="007F373F">
      <w:pPr>
        <w:numPr>
          <w:ilvl w:val="0"/>
          <w:numId w:val="90"/>
        </w:numPr>
        <w:shd w:val="clear" w:color="auto" w:fill="FFFFFF"/>
        <w:spacing w:after="0" w:line="240" w:lineRule="auto"/>
        <w:ind w:left="450"/>
        <w:rPr>
          <w:rFonts w:ascii="Times New Roman" w:eastAsia="Times New Roman" w:hAnsi="Times New Roman" w:cs="Times New Roman"/>
          <w:spacing w:val="-1"/>
          <w:sz w:val="24"/>
          <w:szCs w:val="24"/>
          <w:lang w:eastAsia="en-IN"/>
        </w:rPr>
      </w:pPr>
    </w:p>
    <w:p w:rsidR="00C02B3C" w:rsidRPr="004C187A" w:rsidRDefault="00EA43E9" w:rsidP="007F373F">
      <w:pPr>
        <w:numPr>
          <w:ilvl w:val="0"/>
          <w:numId w:val="90"/>
        </w:numPr>
        <w:shd w:val="clear" w:color="auto" w:fill="FFFFFF"/>
        <w:spacing w:after="0" w:line="240" w:lineRule="auto"/>
        <w:ind w:left="450"/>
        <w:rPr>
          <w:rFonts w:ascii="Times New Roman" w:eastAsia="Times New Roman" w:hAnsi="Times New Roman" w:cs="Times New Roman"/>
          <w:spacing w:val="-1"/>
          <w:sz w:val="24"/>
          <w:szCs w:val="24"/>
          <w:lang w:eastAsia="en-IN"/>
        </w:rPr>
      </w:pPr>
      <w:hyperlink r:id="rId538" w:tgtFrame="_blank" w:history="1">
        <w:r w:rsidR="00C02B3C" w:rsidRPr="004C187A">
          <w:rPr>
            <w:rFonts w:ascii="Times New Roman" w:eastAsia="Times New Roman" w:hAnsi="Times New Roman" w:cs="Times New Roman"/>
            <w:color w:val="0000FF"/>
            <w:spacing w:val="-1"/>
            <w:sz w:val="24"/>
            <w:szCs w:val="24"/>
            <w:lang w:eastAsia="en-IN"/>
          </w:rPr>
          <w:t>Selendroid</w:t>
        </w:r>
      </w:hyperlink>
      <w:r w:rsidR="00C02B3C" w:rsidRPr="004C187A">
        <w:rPr>
          <w:rFonts w:ascii="Times New Roman" w:eastAsia="Times New Roman" w:hAnsi="Times New Roman" w:cs="Times New Roman"/>
          <w:spacing w:val="-1"/>
          <w:sz w:val="24"/>
          <w:szCs w:val="24"/>
          <w:lang w:eastAsia="en-IN"/>
        </w:rPr>
        <w:t> — Selenium for Android</w:t>
      </w: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4"/>
          <w:szCs w:val="24"/>
          <w:lang w:eastAsia="en-IN"/>
        </w:rPr>
      </w:pPr>
    </w:p>
    <w:p w:rsidR="00C02B3C" w:rsidRPr="00A416B6"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Pr>
          <w:rFonts w:ascii="Times New Roman" w:eastAsia="Times New Roman" w:hAnsi="Times New Roman" w:cs="Times New Roman"/>
          <w:b/>
          <w:bCs/>
          <w:spacing w:val="-1"/>
          <w:sz w:val="24"/>
          <w:szCs w:val="24"/>
          <w:lang w:eastAsia="en-IN"/>
        </w:rPr>
        <w:t xml:space="preserve">Goal of unit testing </w:t>
      </w:r>
      <w:r w:rsidRPr="00C02B3C">
        <w:rPr>
          <w:rFonts w:ascii="Times New Roman" w:eastAsia="Times New Roman" w:hAnsi="Times New Roman" w:cs="Times New Roman"/>
          <w:bCs/>
          <w:spacing w:val="-1"/>
          <w:sz w:val="24"/>
          <w:szCs w:val="24"/>
          <w:highlight w:val="yellow"/>
          <w:lang w:eastAsia="en-IN"/>
        </w:rPr>
        <w:t>- to verify a unit of code</w:t>
      </w:r>
      <w:r>
        <w:rPr>
          <w:rFonts w:ascii="Times New Roman" w:eastAsia="Times New Roman" w:hAnsi="Times New Roman" w:cs="Times New Roman"/>
          <w:bCs/>
          <w:spacing w:val="-1"/>
          <w:sz w:val="24"/>
          <w:szCs w:val="24"/>
          <w:lang w:eastAsia="en-IN"/>
        </w:rPr>
        <w:t xml:space="preserve"> (developer code in a method)</w:t>
      </w:r>
      <w:r w:rsidRPr="00A416B6">
        <w:rPr>
          <w:rFonts w:ascii="Times New Roman" w:eastAsia="Times New Roman" w:hAnsi="Times New Roman" w:cs="Times New Roman"/>
          <w:bCs/>
          <w:spacing w:val="-1"/>
          <w:sz w:val="24"/>
          <w:szCs w:val="24"/>
          <w:lang w:eastAsia="en-IN"/>
        </w:rPr>
        <w:t xml:space="preserve"> behave</w:t>
      </w:r>
      <w:r>
        <w:rPr>
          <w:rFonts w:ascii="Times New Roman" w:eastAsia="Times New Roman" w:hAnsi="Times New Roman" w:cs="Times New Roman"/>
          <w:bCs/>
          <w:spacing w:val="-1"/>
          <w:sz w:val="24"/>
          <w:szCs w:val="24"/>
          <w:lang w:eastAsia="en-IN"/>
        </w:rPr>
        <w:t>s</w:t>
      </w:r>
      <w:r w:rsidRPr="00A416B6">
        <w:rPr>
          <w:rFonts w:ascii="Times New Roman" w:eastAsia="Times New Roman" w:hAnsi="Times New Roman" w:cs="Times New Roman"/>
          <w:bCs/>
          <w:spacing w:val="-1"/>
          <w:sz w:val="24"/>
          <w:szCs w:val="24"/>
          <w:lang w:eastAsia="en-IN"/>
        </w:rPr>
        <w:t xml:space="preserve"> as expected and that they can handle erroneous input without crashing. A </w:t>
      </w:r>
      <w:r w:rsidRPr="00C02B3C">
        <w:rPr>
          <w:rFonts w:ascii="Times New Roman" w:eastAsia="Times New Roman" w:hAnsi="Times New Roman" w:cs="Times New Roman"/>
          <w:bCs/>
          <w:spacing w:val="-1"/>
          <w:sz w:val="24"/>
          <w:szCs w:val="24"/>
          <w:highlight w:val="yellow"/>
          <w:lang w:eastAsia="en-IN"/>
        </w:rPr>
        <w:t>framework JUnit</w:t>
      </w:r>
      <w:r w:rsidRPr="00A416B6">
        <w:rPr>
          <w:rFonts w:ascii="Times New Roman" w:eastAsia="Times New Roman" w:hAnsi="Times New Roman" w:cs="Times New Roman"/>
          <w:bCs/>
          <w:spacing w:val="-1"/>
          <w:sz w:val="24"/>
          <w:szCs w:val="24"/>
          <w:lang w:eastAsia="en-IN"/>
        </w:rPr>
        <w:t xml:space="preserve"> is part of Android API in junit package and android specific testing framework android.test.</w:t>
      </w:r>
    </w:p>
    <w:p w:rsidR="00C02B3C" w:rsidRPr="00A416B6"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sidRPr="00A416B6">
        <w:rPr>
          <w:rFonts w:ascii="Times New Roman" w:eastAsia="Times New Roman" w:hAnsi="Times New Roman" w:cs="Times New Roman"/>
          <w:bCs/>
          <w:spacing w:val="-1"/>
          <w:sz w:val="24"/>
          <w:szCs w:val="24"/>
          <w:lang w:eastAsia="en-IN"/>
        </w:rPr>
        <w:t xml:space="preserve">To do </w:t>
      </w:r>
      <w:r w:rsidRPr="00C02B3C">
        <w:rPr>
          <w:rFonts w:ascii="Times New Roman" w:eastAsia="Times New Roman" w:hAnsi="Times New Roman" w:cs="Times New Roman"/>
          <w:bCs/>
          <w:spacing w:val="-1"/>
          <w:sz w:val="24"/>
          <w:szCs w:val="24"/>
          <w:highlight w:val="yellow"/>
          <w:lang w:eastAsia="en-IN"/>
        </w:rPr>
        <w:t>Unit testing</w:t>
      </w:r>
      <w:r w:rsidRPr="00A416B6">
        <w:rPr>
          <w:rFonts w:ascii="Times New Roman" w:eastAsia="Times New Roman" w:hAnsi="Times New Roman" w:cs="Times New Roman"/>
          <w:bCs/>
          <w:spacing w:val="-1"/>
          <w:sz w:val="24"/>
          <w:szCs w:val="24"/>
          <w:lang w:eastAsia="en-IN"/>
        </w:rPr>
        <w:t xml:space="preserve"> you call a method in you app and test the result for expected output.</w:t>
      </w:r>
    </w:p>
    <w:p w:rsidR="00C02B3C" w:rsidRPr="00A416B6"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sidRPr="00A416B6">
        <w:rPr>
          <w:rFonts w:ascii="Times New Roman" w:eastAsia="Times New Roman" w:hAnsi="Times New Roman" w:cs="Times New Roman"/>
          <w:bCs/>
          <w:spacing w:val="-1"/>
          <w:sz w:val="24"/>
          <w:szCs w:val="24"/>
          <w:lang w:eastAsia="en-IN"/>
        </w:rPr>
        <w:t xml:space="preserve">This is </w:t>
      </w:r>
      <w:r w:rsidRPr="00C02B3C">
        <w:rPr>
          <w:rFonts w:ascii="Times New Roman" w:eastAsia="Times New Roman" w:hAnsi="Times New Roman" w:cs="Times New Roman"/>
          <w:bCs/>
          <w:spacing w:val="-1"/>
          <w:sz w:val="24"/>
          <w:szCs w:val="24"/>
          <w:highlight w:val="yellow"/>
          <w:lang w:eastAsia="en-IN"/>
        </w:rPr>
        <w:t>ASSERTING</w:t>
      </w:r>
      <w:r w:rsidRPr="00A416B6">
        <w:rPr>
          <w:rFonts w:ascii="Times New Roman" w:eastAsia="Times New Roman" w:hAnsi="Times New Roman" w:cs="Times New Roman"/>
          <w:bCs/>
          <w:spacing w:val="-1"/>
          <w:sz w:val="24"/>
          <w:szCs w:val="24"/>
          <w:lang w:eastAsia="en-IN"/>
        </w:rPr>
        <w:t xml:space="preserve"> the result and there is a </w:t>
      </w:r>
      <w:r w:rsidRPr="00C02B3C">
        <w:rPr>
          <w:rFonts w:ascii="Times New Roman" w:eastAsia="Times New Roman" w:hAnsi="Times New Roman" w:cs="Times New Roman"/>
          <w:b/>
          <w:bCs/>
          <w:spacing w:val="-1"/>
          <w:sz w:val="24"/>
          <w:szCs w:val="24"/>
          <w:lang w:eastAsia="en-IN"/>
        </w:rPr>
        <w:t>class called Assert</w:t>
      </w:r>
      <w:r w:rsidRPr="00A416B6">
        <w:rPr>
          <w:rFonts w:ascii="Times New Roman" w:eastAsia="Times New Roman" w:hAnsi="Times New Roman" w:cs="Times New Roman"/>
          <w:bCs/>
          <w:spacing w:val="-1"/>
          <w:sz w:val="24"/>
          <w:szCs w:val="24"/>
          <w:lang w:eastAsia="en-IN"/>
        </w:rPr>
        <w:t xml:space="preserve"> </w:t>
      </w:r>
    </w:p>
    <w:p w:rsidR="00C02B3C" w:rsidRPr="00A416B6"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sidRPr="00A416B6">
        <w:rPr>
          <w:rFonts w:ascii="Times New Roman" w:eastAsia="Times New Roman" w:hAnsi="Times New Roman" w:cs="Times New Roman"/>
          <w:bCs/>
          <w:spacing w:val="-1"/>
          <w:sz w:val="24"/>
          <w:szCs w:val="24"/>
          <w:lang w:eastAsia="en-IN"/>
        </w:rPr>
        <w:t>Each test written should perform an assertion on the value, which in turn tells the testing framework whether the test is passed.</w:t>
      </w:r>
    </w:p>
    <w:p w:rsidR="00C02B3C" w:rsidRPr="00A416B6"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sidRPr="00A416B6">
        <w:rPr>
          <w:rFonts w:ascii="Times New Roman" w:eastAsia="Times New Roman" w:hAnsi="Times New Roman" w:cs="Times New Roman"/>
          <w:bCs/>
          <w:spacing w:val="-1"/>
          <w:sz w:val="24"/>
          <w:szCs w:val="24"/>
          <w:lang w:eastAsia="en-IN"/>
        </w:rPr>
        <w:t>Each test is called a test case and a set of tests is test suite</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sidRPr="00A416B6">
        <w:rPr>
          <w:rFonts w:ascii="Times New Roman" w:eastAsia="Times New Roman" w:hAnsi="Times New Roman" w:cs="Times New Roman"/>
          <w:bCs/>
          <w:spacing w:val="-1"/>
          <w:sz w:val="24"/>
          <w:szCs w:val="24"/>
          <w:lang w:eastAsia="en-IN"/>
        </w:rPr>
        <w:t>Most methods in your app have dependencies you need a way to isolate a method when running a test  and instead use mock objects that simulate the behaviour of dependent objects</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Pr>
          <w:rFonts w:ascii="Times New Roman" w:eastAsia="Times New Roman" w:hAnsi="Times New Roman" w:cs="Times New Roman"/>
          <w:bCs/>
          <w:spacing w:val="-1"/>
          <w:sz w:val="24"/>
          <w:szCs w:val="24"/>
          <w:lang w:eastAsia="en-IN"/>
        </w:rPr>
        <w:t>mock classes are provided by Android API when using Android build system - default place  for all test codes is &lt;project root&gt;/src/instrumentTest</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4"/>
          <w:szCs w:val="24"/>
          <w:lang w:eastAsia="en-IN"/>
        </w:rPr>
      </w:pPr>
      <w:r>
        <w:rPr>
          <w:rFonts w:ascii="Times New Roman" w:eastAsia="Times New Roman" w:hAnsi="Times New Roman" w:cs="Times New Roman"/>
          <w:bCs/>
          <w:spacing w:val="-1"/>
          <w:sz w:val="24"/>
          <w:szCs w:val="24"/>
          <w:lang w:eastAsia="en-IN"/>
        </w:rPr>
        <w:t>if app name is ken then the test name is ken.test</w:t>
      </w:r>
    </w:p>
    <w:p w:rsidR="00C02B3C" w:rsidRPr="001778FB" w:rsidRDefault="00C02B3C" w:rsidP="00C02B3C">
      <w:pPr>
        <w:shd w:val="clear" w:color="auto" w:fill="FFFFFF"/>
        <w:spacing w:before="120" w:after="0" w:line="240" w:lineRule="auto"/>
        <w:rPr>
          <w:rFonts w:ascii="Times New Roman" w:eastAsia="Times New Roman" w:hAnsi="Times New Roman" w:cs="Times New Roman"/>
          <w:b/>
          <w:bCs/>
          <w:spacing w:val="-1"/>
          <w:sz w:val="24"/>
          <w:szCs w:val="24"/>
          <w:lang w:eastAsia="en-IN"/>
        </w:rPr>
      </w:pPr>
      <w:r w:rsidRPr="001778FB">
        <w:rPr>
          <w:rFonts w:ascii="Times New Roman" w:eastAsia="Times New Roman" w:hAnsi="Times New Roman" w:cs="Times New Roman"/>
          <w:b/>
          <w:bCs/>
          <w:spacing w:val="-1"/>
          <w:sz w:val="24"/>
          <w:szCs w:val="24"/>
          <w:lang w:eastAsia="en-IN"/>
        </w:rPr>
        <w:lastRenderedPageBreak/>
        <w:t>What to test? TEST only the code I wrote not Android components</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lang w:eastAsia="en-IN"/>
        </w:rPr>
        <w:t>Write code to test the BUTTON has an onClick listener and that the listener behaves as expected.</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lang w:eastAsia="en-IN"/>
        </w:rPr>
        <w:t>AND</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lang w:eastAsia="en-IN"/>
        </w:rPr>
        <w:t>Test only one small thing at one time to make it easier to detect a bug and to do refactoring</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lang w:eastAsia="en-IN"/>
        </w:rPr>
        <w:t>To TEST your Activity make several small tests - so write tests to enhance overall code design</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lang w:eastAsia="en-IN"/>
        </w:rPr>
        <w:t>Refactor your code to extract smaller methods from a single large method</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lang w:eastAsia="en-IN"/>
        </w:rPr>
        <w:t>For TESTING Classes that - dont depend on a component lifecycle - use AndroidTestCase class</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public class Util {</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 xml:space="preserve">    public static int byteArrayToInt(byte[] bytes) {</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 xml:space="preserve">        return </w:t>
      </w:r>
      <w:r w:rsidRPr="00C02B3C">
        <w:rPr>
          <w:rFonts w:ascii="Times New Roman" w:eastAsia="Times New Roman" w:hAnsi="Times New Roman" w:cs="Times New Roman"/>
          <w:bCs/>
          <w:spacing w:val="-1"/>
          <w:sz w:val="20"/>
          <w:szCs w:val="20"/>
          <w:highlight w:val="lightGray"/>
          <w:lang w:eastAsia="en-IN"/>
        </w:rPr>
        <w:tab/>
        <w:t>bytes[3] &amp; OxFF |</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ab/>
      </w:r>
      <w:r w:rsidRPr="00C02B3C">
        <w:rPr>
          <w:rFonts w:ascii="Times New Roman" w:eastAsia="Times New Roman" w:hAnsi="Times New Roman" w:cs="Times New Roman"/>
          <w:bCs/>
          <w:spacing w:val="-1"/>
          <w:sz w:val="20"/>
          <w:szCs w:val="20"/>
          <w:highlight w:val="lightGray"/>
          <w:lang w:eastAsia="en-IN"/>
        </w:rPr>
        <w:tab/>
        <w:t xml:space="preserve"> (bytes[2] &amp; OxFF &lt;&lt; 8) |</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ab/>
      </w:r>
      <w:r w:rsidRPr="00C02B3C">
        <w:rPr>
          <w:rFonts w:ascii="Times New Roman" w:eastAsia="Times New Roman" w:hAnsi="Times New Roman" w:cs="Times New Roman"/>
          <w:bCs/>
          <w:spacing w:val="-1"/>
          <w:sz w:val="20"/>
          <w:szCs w:val="20"/>
          <w:highlight w:val="lightGray"/>
          <w:lang w:eastAsia="en-IN"/>
        </w:rPr>
        <w:tab/>
        <w:t xml:space="preserve"> (bytes[1] &amp;n) OxFF  &lt;&lt;16) |</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ab/>
      </w:r>
      <w:r w:rsidRPr="00C02B3C">
        <w:rPr>
          <w:rFonts w:ascii="Times New Roman" w:eastAsia="Times New Roman" w:hAnsi="Times New Roman" w:cs="Times New Roman"/>
          <w:bCs/>
          <w:spacing w:val="-1"/>
          <w:sz w:val="20"/>
          <w:szCs w:val="20"/>
          <w:highlight w:val="lightGray"/>
          <w:lang w:eastAsia="en-IN"/>
        </w:rPr>
        <w:tab/>
        <w:t>(bytes[0] &amp;n) OxFF &lt;&lt; 24;</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ab/>
        <w:t>}</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highlight w:val="lightGray"/>
          <w:lang w:eastAsia="en-IN"/>
        </w:rPr>
        <w:t>}</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lang w:eastAsia="en-IN"/>
        </w:rPr>
        <w:t>the preceding utility class with a method for converting 4 bytes to an integer - no special set up or tear down required</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sidRPr="00C02B3C">
        <w:rPr>
          <w:rFonts w:ascii="Times New Roman" w:eastAsia="Times New Roman" w:hAnsi="Times New Roman" w:cs="Times New Roman"/>
          <w:bCs/>
          <w:spacing w:val="-1"/>
          <w:sz w:val="20"/>
          <w:szCs w:val="20"/>
          <w:highlight w:val="lightGray"/>
          <w:lang w:eastAsia="en-IN"/>
        </w:rPr>
        <w:t>Public class UtilTest extends AndroidTestCase {</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r>
        <w:rPr>
          <w:rFonts w:ascii="Times New Roman" w:eastAsia="Times New Roman" w:hAnsi="Times New Roman" w:cs="Times New Roman"/>
          <w:bCs/>
          <w:spacing w:val="-1"/>
          <w:sz w:val="20"/>
          <w:szCs w:val="20"/>
          <w:highlight w:val="lightGray"/>
          <w:lang w:eastAsia="en-IN"/>
        </w:rPr>
        <w:tab/>
      </w:r>
      <w:r>
        <w:rPr>
          <w:rFonts w:ascii="Times New Roman" w:eastAsia="Times New Roman" w:hAnsi="Times New Roman" w:cs="Times New Roman"/>
          <w:bCs/>
          <w:spacing w:val="-1"/>
          <w:sz w:val="20"/>
          <w:szCs w:val="20"/>
          <w:highlight w:val="lightGray"/>
          <w:lang w:eastAsia="en-IN"/>
        </w:rPr>
        <w:tab/>
        <w:t>.....</w:t>
      </w: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highlight w:val="lightGray"/>
          <w:lang w:eastAsia="en-IN"/>
        </w:rPr>
      </w:pPr>
    </w:p>
    <w:p w:rsidR="00C02B3C" w:rsidRP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Cs/>
          <w:spacing w:val="-1"/>
          <w:sz w:val="20"/>
          <w:szCs w:val="20"/>
          <w:highlight w:val="lightGray"/>
          <w:lang w:eastAsia="en-IN"/>
        </w:rPr>
        <w:t>}</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9A551B" w:rsidRDefault="00C02B3C" w:rsidP="00C02B3C">
      <w:pPr>
        <w:shd w:val="clear" w:color="auto" w:fill="FFFFFF"/>
        <w:spacing w:before="120" w:after="0" w:line="240" w:lineRule="auto"/>
        <w:rPr>
          <w:rFonts w:ascii="Times New Roman" w:eastAsia="Times New Roman" w:hAnsi="Times New Roman" w:cs="Times New Roman"/>
          <w:b/>
          <w:bCs/>
          <w:spacing w:val="-1"/>
          <w:sz w:val="24"/>
          <w:szCs w:val="24"/>
          <w:lang w:eastAsia="en-IN"/>
        </w:rPr>
      </w:pPr>
      <w:r w:rsidRPr="009A551B">
        <w:rPr>
          <w:rFonts w:ascii="Times New Roman" w:eastAsia="Times New Roman" w:hAnsi="Times New Roman" w:cs="Times New Roman"/>
          <w:b/>
          <w:bCs/>
          <w:spacing w:val="-1"/>
          <w:sz w:val="24"/>
          <w:szCs w:val="24"/>
          <w:lang w:eastAsia="en-IN"/>
        </w:rPr>
        <w:lastRenderedPageBreak/>
        <w:t>Testing Activities</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 xml:space="preserve"> - means testing all Activity classes use </w:t>
      </w:r>
      <w:r w:rsidRPr="001778FB">
        <w:rPr>
          <w:rFonts w:ascii="Times New Roman" w:eastAsia="Times New Roman" w:hAnsi="Times New Roman" w:cs="Times New Roman"/>
          <w:bCs/>
          <w:spacing w:val="-1"/>
          <w:sz w:val="20"/>
          <w:szCs w:val="20"/>
          <w:highlight w:val="yellow"/>
          <w:lang w:eastAsia="en-IN"/>
        </w:rPr>
        <w:t>ActivityUnitTestCase</w:t>
      </w:r>
      <w:r>
        <w:rPr>
          <w:rFonts w:ascii="Times New Roman" w:eastAsia="Times New Roman" w:hAnsi="Times New Roman" w:cs="Times New Roman"/>
          <w:bCs/>
          <w:spacing w:val="-1"/>
          <w:sz w:val="20"/>
          <w:szCs w:val="20"/>
          <w:lang w:eastAsia="en-IN"/>
        </w:rPr>
        <w:t xml:space="preserve"> and </w:t>
      </w:r>
      <w:r>
        <w:rPr>
          <w:rFonts w:ascii="Times New Roman" w:eastAsia="Times New Roman" w:hAnsi="Times New Roman" w:cs="Times New Roman"/>
          <w:b/>
          <w:bCs/>
          <w:spacing w:val="-1"/>
          <w:sz w:val="20"/>
          <w:szCs w:val="20"/>
          <w:highlight w:val="yellow"/>
          <w:lang w:eastAsia="en-IN"/>
        </w:rPr>
        <w:t>Activity</w:t>
      </w:r>
      <w:r w:rsidRPr="001778FB">
        <w:rPr>
          <w:rFonts w:ascii="Times New Roman" w:eastAsia="Times New Roman" w:hAnsi="Times New Roman" w:cs="Times New Roman"/>
          <w:b/>
          <w:bCs/>
          <w:spacing w:val="-1"/>
          <w:sz w:val="20"/>
          <w:szCs w:val="20"/>
          <w:highlight w:val="yellow"/>
          <w:lang w:eastAsia="en-IN"/>
        </w:rPr>
        <w:t>InstrumentationTestClass2</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C02B3C">
        <w:rPr>
          <w:rFonts w:ascii="Times New Roman" w:eastAsia="Times New Roman" w:hAnsi="Times New Roman" w:cs="Times New Roman"/>
          <w:b/>
          <w:bCs/>
          <w:spacing w:val="-1"/>
          <w:sz w:val="20"/>
          <w:szCs w:val="20"/>
          <w:lang w:eastAsia="en-IN"/>
        </w:rPr>
        <w:t>Example for a code</w:t>
      </w:r>
      <w:r>
        <w:rPr>
          <w:rFonts w:ascii="Times New Roman" w:eastAsia="Times New Roman" w:hAnsi="Times New Roman" w:cs="Times New Roman"/>
          <w:bCs/>
          <w:spacing w:val="-1"/>
          <w:sz w:val="20"/>
          <w:szCs w:val="20"/>
          <w:lang w:eastAsia="en-IN"/>
        </w:rPr>
        <w:t xml:space="preserve"> that shows a simple Activity sets up a View to be displayed along with the method startBackgroundJob()  that will used as a click listener in your view</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2 things to test in Activity - (1) the existence of a click listener for the Button and (2) that the listener calls Context.startService()</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Use either testIfButtonHasClickListener() and testIfClickListenerStartsService() with correct Intent</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2D7FC2"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r w:rsidRPr="002D7FC2">
        <w:rPr>
          <w:rFonts w:ascii="Times New Roman" w:eastAsia="Times New Roman" w:hAnsi="Times New Roman" w:cs="Times New Roman"/>
          <w:b/>
          <w:bCs/>
          <w:spacing w:val="-1"/>
          <w:sz w:val="20"/>
          <w:szCs w:val="20"/>
          <w:lang w:eastAsia="en-IN"/>
        </w:rPr>
        <w:t>Testing Services</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 xml:space="preserve">Android testing APIs -&gt; a class - ServiceTestClass </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1. create a simple service</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 xml:space="preserve">2. use simple ServiceTestClass to test it </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Here u call setupService() to create all dependencies for Service that is to test</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testBinder() tests your bindService()</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r>
        <w:rPr>
          <w:rFonts w:ascii="Times New Roman" w:eastAsia="Times New Roman" w:hAnsi="Times New Roman" w:cs="Times New Roman"/>
          <w:b/>
          <w:bCs/>
          <w:spacing w:val="-1"/>
          <w:sz w:val="20"/>
          <w:szCs w:val="20"/>
          <w:lang w:eastAsia="en-IN"/>
        </w:rPr>
        <w:t>Test ContentProviders</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 xml:space="preserve">Use ProviderTestCase2&lt;TaskProvider&gt; class </w:t>
      </w:r>
    </w:p>
    <w:p w:rsidR="00C02B3C" w:rsidRPr="002D7FC2"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Goal - verify public contract i.e. test if a client receives the data it requests</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Also run tests to verify is the database created has expected table and columns</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then verify that default values are created correctly</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8A3631"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r w:rsidRPr="008A3631">
        <w:rPr>
          <w:rFonts w:ascii="Times New Roman" w:eastAsia="Times New Roman" w:hAnsi="Times New Roman" w:cs="Times New Roman"/>
          <w:b/>
          <w:bCs/>
          <w:spacing w:val="-1"/>
          <w:sz w:val="20"/>
          <w:szCs w:val="20"/>
          <w:lang w:eastAsia="en-IN"/>
        </w:rPr>
        <w:t>How to run a test ?</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[1] Use built-in feature of Android Studio</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[2] Execute Gradel fromt eh command line with task connectedInstrumentTest</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8A3631"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r w:rsidRPr="008A3631">
        <w:rPr>
          <w:rFonts w:ascii="Times New Roman" w:eastAsia="Times New Roman" w:hAnsi="Times New Roman" w:cs="Times New Roman"/>
          <w:b/>
          <w:bCs/>
          <w:spacing w:val="-1"/>
          <w:sz w:val="20"/>
          <w:szCs w:val="20"/>
          <w:lang w:eastAsia="en-IN"/>
        </w:rPr>
        <w:t>Continuous Integration</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[1] Use bitbucket and Jira</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[2] Use Jenkins CI</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Pr="006C0328" w:rsidRDefault="00C02B3C" w:rsidP="00C02B3C">
      <w:pPr>
        <w:shd w:val="clear" w:color="auto" w:fill="FFFFFF"/>
        <w:spacing w:before="120" w:after="0" w:line="240" w:lineRule="auto"/>
        <w:rPr>
          <w:rFonts w:ascii="Times New Roman" w:eastAsia="Times New Roman" w:hAnsi="Times New Roman" w:cs="Times New Roman"/>
          <w:b/>
          <w:bCs/>
          <w:spacing w:val="-1"/>
          <w:sz w:val="24"/>
          <w:szCs w:val="24"/>
          <w:lang w:eastAsia="en-IN"/>
        </w:rPr>
      </w:pPr>
      <w:r w:rsidRPr="006C0328">
        <w:rPr>
          <w:rFonts w:ascii="Times New Roman" w:eastAsia="Times New Roman" w:hAnsi="Times New Roman" w:cs="Times New Roman"/>
          <w:b/>
          <w:bCs/>
          <w:spacing w:val="-1"/>
          <w:sz w:val="24"/>
          <w:szCs w:val="24"/>
          <w:lang w:eastAsia="en-IN"/>
        </w:rPr>
        <w:lastRenderedPageBreak/>
        <w:t xml:space="preserve">Automated Testing </w:t>
      </w:r>
    </w:p>
    <w:p w:rsidR="00C02B3C" w:rsidRDefault="00C02B3C" w:rsidP="007F373F">
      <w:pPr>
        <w:pStyle w:val="ListParagraph"/>
        <w:numPr>
          <w:ilvl w:val="0"/>
          <w:numId w:val="94"/>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6F23E2">
        <w:rPr>
          <w:rFonts w:ascii="Times New Roman" w:eastAsia="Times New Roman" w:hAnsi="Times New Roman" w:cs="Times New Roman"/>
          <w:bCs/>
          <w:spacing w:val="-1"/>
          <w:sz w:val="20"/>
          <w:szCs w:val="20"/>
          <w:lang w:eastAsia="en-IN"/>
        </w:rPr>
        <w:t>https://software.intel.com/en-us/videos/test-driven-development-and-android-testing-by-christopher-perry-and-marcelo-bay-area-android</w:t>
      </w:r>
    </w:p>
    <w:p w:rsidR="00C02B3C" w:rsidRDefault="00C02B3C" w:rsidP="007F373F">
      <w:pPr>
        <w:pStyle w:val="ListParagraph"/>
        <w:numPr>
          <w:ilvl w:val="0"/>
          <w:numId w:val="94"/>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6F23E2">
        <w:rPr>
          <w:rFonts w:ascii="Times New Roman" w:eastAsia="Times New Roman" w:hAnsi="Times New Roman" w:cs="Times New Roman"/>
          <w:bCs/>
          <w:spacing w:val="-1"/>
          <w:sz w:val="20"/>
          <w:szCs w:val="20"/>
          <w:lang w:eastAsia="en-IN"/>
        </w:rPr>
        <w:t>http://www.tivix.com/blog/test-driven-development-android/</w:t>
      </w:r>
    </w:p>
    <w:p w:rsidR="00C02B3C" w:rsidRDefault="00C02B3C" w:rsidP="007F373F">
      <w:pPr>
        <w:pStyle w:val="ListParagraph"/>
        <w:numPr>
          <w:ilvl w:val="0"/>
          <w:numId w:val="94"/>
        </w:numPr>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
          <w:bCs/>
          <w:spacing w:val="-1"/>
          <w:sz w:val="20"/>
          <w:szCs w:val="20"/>
          <w:lang w:eastAsia="en-IN"/>
        </w:rPr>
      </w:pPr>
    </w:p>
    <w:p w:rsidR="00C02B3C" w:rsidRPr="007146F3" w:rsidRDefault="00C02B3C" w:rsidP="00C02B3C">
      <w:pPr>
        <w:pStyle w:val="ListParagraph"/>
        <w:shd w:val="clear" w:color="auto" w:fill="FFFFFF"/>
        <w:spacing w:before="120" w:after="0" w:line="240" w:lineRule="auto"/>
        <w:rPr>
          <w:rFonts w:ascii="Times New Roman" w:eastAsia="Times New Roman" w:hAnsi="Times New Roman" w:cs="Times New Roman"/>
          <w:b/>
          <w:bCs/>
          <w:spacing w:val="-1"/>
          <w:sz w:val="20"/>
          <w:szCs w:val="20"/>
          <w:lang w:eastAsia="en-IN"/>
        </w:rPr>
      </w:pPr>
      <w:r w:rsidRPr="007146F3">
        <w:rPr>
          <w:rFonts w:ascii="Times New Roman" w:eastAsia="Times New Roman" w:hAnsi="Times New Roman" w:cs="Times New Roman"/>
          <w:b/>
          <w:bCs/>
          <w:spacing w:val="-1"/>
          <w:sz w:val="20"/>
          <w:szCs w:val="20"/>
          <w:lang w:eastAsia="en-IN"/>
        </w:rPr>
        <w:t>Beginning testing</w:t>
      </w:r>
    </w:p>
    <w:p w:rsidR="00C02B3C" w:rsidRDefault="00C02B3C" w:rsidP="007F373F">
      <w:pPr>
        <w:pStyle w:val="ListParagraph"/>
        <w:numPr>
          <w:ilvl w:val="0"/>
          <w:numId w:val="93"/>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7146F3">
        <w:rPr>
          <w:rFonts w:ascii="Times New Roman" w:eastAsia="Times New Roman" w:hAnsi="Times New Roman" w:cs="Times New Roman"/>
          <w:bCs/>
          <w:spacing w:val="-1"/>
          <w:sz w:val="20"/>
          <w:szCs w:val="20"/>
          <w:lang w:eastAsia="en-IN"/>
        </w:rPr>
        <w:t>https://developer.android.com/training/testing/start/index.html</w:t>
      </w: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6C0328" w:rsidRDefault="00C02B3C" w:rsidP="00C02B3C">
      <w:pPr>
        <w:pStyle w:val="ListParagraph"/>
        <w:shd w:val="clear" w:color="auto" w:fill="FFFFFF"/>
        <w:spacing w:before="120" w:after="0" w:line="240" w:lineRule="auto"/>
        <w:rPr>
          <w:rFonts w:ascii="Times New Roman" w:eastAsia="Times New Roman" w:hAnsi="Times New Roman" w:cs="Times New Roman"/>
          <w:b/>
          <w:bCs/>
          <w:spacing w:val="-1"/>
          <w:sz w:val="20"/>
          <w:szCs w:val="20"/>
          <w:lang w:eastAsia="en-IN"/>
        </w:rPr>
      </w:pPr>
      <w:r w:rsidRPr="006C0328">
        <w:rPr>
          <w:rFonts w:ascii="Times New Roman" w:eastAsia="Times New Roman" w:hAnsi="Times New Roman" w:cs="Times New Roman"/>
          <w:b/>
          <w:bCs/>
          <w:spacing w:val="-1"/>
          <w:sz w:val="20"/>
          <w:szCs w:val="20"/>
          <w:lang w:eastAsia="en-IN"/>
        </w:rPr>
        <w:t>Moving from outside to inside method in TDD</w:t>
      </w:r>
    </w:p>
    <w:p w:rsidR="00C02B3C" w:rsidRDefault="00C02B3C" w:rsidP="007F373F">
      <w:pPr>
        <w:pStyle w:val="ListParagraph"/>
        <w:numPr>
          <w:ilvl w:val="0"/>
          <w:numId w:val="93"/>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6C0328">
        <w:rPr>
          <w:rFonts w:ascii="Times New Roman" w:eastAsia="Times New Roman" w:hAnsi="Times New Roman" w:cs="Times New Roman"/>
          <w:bCs/>
          <w:spacing w:val="-1"/>
          <w:sz w:val="20"/>
          <w:szCs w:val="20"/>
          <w:lang w:eastAsia="en-IN"/>
        </w:rPr>
        <w:t>https://www.novoda.com/blog/approaching-tdd-outside-in-on-android-i/</w:t>
      </w: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ab/>
      </w:r>
    </w:p>
    <w:p w:rsidR="00C02B3C" w:rsidRPr="006C0328" w:rsidRDefault="00C02B3C" w:rsidP="00C02B3C">
      <w:pPr>
        <w:shd w:val="clear" w:color="auto" w:fill="FFFFFF"/>
        <w:spacing w:before="120" w:after="0" w:line="240" w:lineRule="auto"/>
        <w:rPr>
          <w:rFonts w:ascii="Times New Roman" w:eastAsia="Times New Roman" w:hAnsi="Times New Roman" w:cs="Times New Roman"/>
          <w:b/>
          <w:bCs/>
          <w:spacing w:val="-1"/>
          <w:sz w:val="20"/>
          <w:szCs w:val="20"/>
          <w:lang w:eastAsia="en-IN"/>
        </w:rPr>
      </w:pPr>
      <w:r>
        <w:rPr>
          <w:rFonts w:ascii="Times New Roman" w:eastAsia="Times New Roman" w:hAnsi="Times New Roman" w:cs="Times New Roman"/>
          <w:bCs/>
          <w:spacing w:val="-1"/>
          <w:sz w:val="20"/>
          <w:szCs w:val="20"/>
          <w:lang w:eastAsia="en-IN"/>
        </w:rPr>
        <w:tab/>
      </w:r>
      <w:r w:rsidRPr="006C0328">
        <w:rPr>
          <w:rFonts w:ascii="Times New Roman" w:eastAsia="Times New Roman" w:hAnsi="Times New Roman" w:cs="Times New Roman"/>
          <w:b/>
          <w:bCs/>
          <w:spacing w:val="-1"/>
          <w:sz w:val="20"/>
          <w:szCs w:val="20"/>
          <w:lang w:eastAsia="en-IN"/>
        </w:rPr>
        <w:t>Additional Ideas</w:t>
      </w:r>
    </w:p>
    <w:p w:rsidR="00C02B3C" w:rsidRPr="008A3631" w:rsidRDefault="00C02B3C" w:rsidP="007F373F">
      <w:pPr>
        <w:pStyle w:val="ListParagraph"/>
        <w:numPr>
          <w:ilvl w:val="0"/>
          <w:numId w:val="93"/>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7146F3">
        <w:rPr>
          <w:rFonts w:ascii="Times New Roman" w:eastAsia="Times New Roman" w:hAnsi="Times New Roman" w:cs="Times New Roman"/>
          <w:bCs/>
          <w:spacing w:val="-1"/>
          <w:sz w:val="20"/>
          <w:szCs w:val="20"/>
          <w:lang w:eastAsia="en-IN"/>
        </w:rPr>
        <w:t>http://bytes.babbel.com/en/articles/2016-05-20-tdd-in-android.html</w:t>
      </w:r>
    </w:p>
    <w:p w:rsidR="00C02B3C" w:rsidRDefault="00C02B3C" w:rsidP="007F373F">
      <w:pPr>
        <w:pStyle w:val="ListParagraph"/>
        <w:numPr>
          <w:ilvl w:val="0"/>
          <w:numId w:val="93"/>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7146F3">
        <w:rPr>
          <w:rFonts w:ascii="Times New Roman" w:eastAsia="Times New Roman" w:hAnsi="Times New Roman" w:cs="Times New Roman"/>
          <w:bCs/>
          <w:spacing w:val="-1"/>
          <w:sz w:val="20"/>
          <w:szCs w:val="20"/>
          <w:lang w:eastAsia="en-IN"/>
        </w:rPr>
        <w:t>http://stackoverflow.com/questions/6261504/android-test-driven-development</w:t>
      </w:r>
    </w:p>
    <w:p w:rsidR="00C02B3C" w:rsidRDefault="00C02B3C" w:rsidP="007F373F">
      <w:pPr>
        <w:pStyle w:val="ListParagraph"/>
        <w:numPr>
          <w:ilvl w:val="0"/>
          <w:numId w:val="93"/>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7146F3">
        <w:rPr>
          <w:rFonts w:ascii="Times New Roman" w:eastAsia="Times New Roman" w:hAnsi="Times New Roman" w:cs="Times New Roman"/>
          <w:bCs/>
          <w:spacing w:val="-1"/>
          <w:sz w:val="20"/>
          <w:szCs w:val="20"/>
          <w:lang w:eastAsia="en-IN"/>
        </w:rPr>
        <w:t>https://developer.android.com/training/testing/start/index.html</w:t>
      </w:r>
    </w:p>
    <w:p w:rsidR="00C02B3C" w:rsidRPr="006F23E2"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8A3631"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
          <w:bCs/>
          <w:spacing w:val="-1"/>
          <w:sz w:val="20"/>
          <w:szCs w:val="20"/>
          <w:lang w:eastAsia="en-IN"/>
        </w:rPr>
        <w:t>[1</w:t>
      </w:r>
      <w:r w:rsidRPr="008A3631">
        <w:rPr>
          <w:rFonts w:ascii="Times New Roman" w:eastAsia="Times New Roman" w:hAnsi="Times New Roman" w:cs="Times New Roman"/>
          <w:bCs/>
          <w:spacing w:val="-1"/>
          <w:sz w:val="20"/>
          <w:szCs w:val="20"/>
          <w:lang w:eastAsia="en-IN"/>
        </w:rPr>
        <w:t xml:space="preserve">] </w:t>
      </w:r>
      <w:r w:rsidRPr="007146F3">
        <w:rPr>
          <w:rFonts w:ascii="Times New Roman" w:eastAsia="Times New Roman" w:hAnsi="Times New Roman" w:cs="Times New Roman"/>
          <w:b/>
          <w:bCs/>
          <w:spacing w:val="-1"/>
          <w:sz w:val="20"/>
          <w:szCs w:val="20"/>
          <w:lang w:eastAsia="en-IN"/>
        </w:rPr>
        <w:t>Monkey and monkeyrunner</w:t>
      </w:r>
      <w:r w:rsidRPr="008A3631">
        <w:rPr>
          <w:rFonts w:ascii="Times New Roman" w:eastAsia="Times New Roman" w:hAnsi="Times New Roman" w:cs="Times New Roman"/>
          <w:bCs/>
          <w:spacing w:val="-1"/>
          <w:sz w:val="20"/>
          <w:szCs w:val="20"/>
          <w:lang w:eastAsia="en-IN"/>
        </w:rPr>
        <w:t xml:space="preserve"> - to test UI part of app </w:t>
      </w:r>
    </w:p>
    <w:p w:rsidR="00C02B3C" w:rsidRDefault="00C02B3C" w:rsidP="007F373F">
      <w:pPr>
        <w:pStyle w:val="ListParagraph"/>
        <w:numPr>
          <w:ilvl w:val="0"/>
          <w:numId w:val="91"/>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8A3631">
        <w:rPr>
          <w:rFonts w:ascii="Times New Roman" w:eastAsia="Times New Roman" w:hAnsi="Times New Roman" w:cs="Times New Roman"/>
          <w:bCs/>
          <w:spacing w:val="-1"/>
          <w:sz w:val="20"/>
          <w:szCs w:val="20"/>
          <w:lang w:eastAsia="en-IN"/>
        </w:rPr>
        <w:t>https://developer.android.com/training/testing/ui-testing/index.html</w:t>
      </w:r>
    </w:p>
    <w:p w:rsidR="00C02B3C" w:rsidRPr="006F23E2"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8A3631">
        <w:rPr>
          <w:rFonts w:ascii="Times New Roman" w:eastAsia="Times New Roman" w:hAnsi="Times New Roman" w:cs="Times New Roman"/>
          <w:bCs/>
          <w:spacing w:val="-1"/>
          <w:sz w:val="20"/>
          <w:szCs w:val="20"/>
          <w:lang w:eastAsia="en-IN"/>
        </w:rPr>
        <w:t xml:space="preserve"> [2] </w:t>
      </w:r>
      <w:r>
        <w:rPr>
          <w:rFonts w:ascii="Times New Roman" w:eastAsia="Times New Roman" w:hAnsi="Times New Roman" w:cs="Times New Roman"/>
          <w:bCs/>
          <w:spacing w:val="-1"/>
          <w:sz w:val="20"/>
          <w:szCs w:val="20"/>
          <w:lang w:eastAsia="en-IN"/>
        </w:rPr>
        <w:t>Top 5 Testing Frameworks with Examples</w:t>
      </w:r>
    </w:p>
    <w:p w:rsidR="00C02B3C" w:rsidRDefault="00C02B3C" w:rsidP="007F373F">
      <w:pPr>
        <w:pStyle w:val="ListParagraph"/>
        <w:numPr>
          <w:ilvl w:val="0"/>
          <w:numId w:val="92"/>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8A3631">
        <w:rPr>
          <w:rFonts w:ascii="Times New Roman" w:eastAsia="Times New Roman" w:hAnsi="Times New Roman" w:cs="Times New Roman"/>
          <w:bCs/>
          <w:spacing w:val="-1"/>
          <w:sz w:val="20"/>
          <w:szCs w:val="20"/>
          <w:lang w:eastAsia="en-IN"/>
        </w:rPr>
        <w:t>https://developer.android.com/training/testing/ui-testing/index.html</w:t>
      </w:r>
    </w:p>
    <w:p w:rsidR="00C02B3C" w:rsidRDefault="00C02B3C" w:rsidP="007F373F">
      <w:pPr>
        <w:pStyle w:val="ListParagraph"/>
        <w:numPr>
          <w:ilvl w:val="0"/>
          <w:numId w:val="92"/>
        </w:num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r w:rsidRPr="007146F3">
        <w:rPr>
          <w:rFonts w:ascii="Times New Roman" w:eastAsia="Times New Roman" w:hAnsi="Times New Roman" w:cs="Times New Roman"/>
          <w:b/>
          <w:bCs/>
          <w:spacing w:val="-1"/>
          <w:sz w:val="20"/>
          <w:szCs w:val="20"/>
          <w:lang w:eastAsia="en-IN"/>
        </w:rPr>
        <w:t>Monkey MonkeyRunner, etc</w:t>
      </w:r>
      <w:r>
        <w:rPr>
          <w:rFonts w:ascii="Times New Roman" w:eastAsia="Times New Roman" w:hAnsi="Times New Roman" w:cs="Times New Roman"/>
          <w:bCs/>
          <w:spacing w:val="-1"/>
          <w:sz w:val="20"/>
          <w:szCs w:val="20"/>
          <w:lang w:eastAsia="en-IN"/>
        </w:rPr>
        <w:t>.</w:t>
      </w:r>
    </w:p>
    <w:p w:rsidR="00C02B3C" w:rsidRDefault="00C02B3C" w:rsidP="007F373F">
      <w:pPr>
        <w:pStyle w:val="ListParagraph"/>
        <w:numPr>
          <w:ilvl w:val="0"/>
          <w:numId w:val="92"/>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8A3631">
        <w:rPr>
          <w:rFonts w:ascii="Times New Roman" w:eastAsia="Times New Roman" w:hAnsi="Times New Roman" w:cs="Times New Roman"/>
          <w:bCs/>
          <w:spacing w:val="-1"/>
          <w:sz w:val="20"/>
          <w:szCs w:val="20"/>
          <w:lang w:eastAsia="en-IN"/>
        </w:rPr>
        <w:t>https://developer.android.com/studio/test/monkey.html</w:t>
      </w:r>
    </w:p>
    <w:p w:rsidR="00C02B3C" w:rsidRPr="008A3631" w:rsidRDefault="00C02B3C" w:rsidP="007F373F">
      <w:pPr>
        <w:pStyle w:val="ListParagraph"/>
        <w:numPr>
          <w:ilvl w:val="0"/>
          <w:numId w:val="92"/>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7146F3">
        <w:rPr>
          <w:rFonts w:ascii="Times New Roman" w:eastAsia="Times New Roman" w:hAnsi="Times New Roman" w:cs="Times New Roman"/>
          <w:bCs/>
          <w:spacing w:val="-1"/>
          <w:sz w:val="20"/>
          <w:szCs w:val="20"/>
          <w:lang w:eastAsia="en-IN"/>
        </w:rPr>
        <w:t>https://developer.android.com/studio/test/monkey.html</w:t>
      </w:r>
    </w:p>
    <w:p w:rsidR="00C02B3C" w:rsidRDefault="00C02B3C" w:rsidP="007F373F">
      <w:pPr>
        <w:pStyle w:val="ListParagraph"/>
        <w:numPr>
          <w:ilvl w:val="0"/>
          <w:numId w:val="92"/>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7146F3">
        <w:rPr>
          <w:rFonts w:ascii="Times New Roman" w:eastAsia="Times New Roman" w:hAnsi="Times New Roman" w:cs="Times New Roman"/>
          <w:bCs/>
          <w:spacing w:val="-1"/>
          <w:sz w:val="20"/>
          <w:szCs w:val="20"/>
          <w:lang w:eastAsia="en-IN"/>
        </w:rPr>
        <w:t>https://developer.android.com/studio/test/monkeyrunner/index.html</w:t>
      </w: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6F23E2" w:rsidRDefault="00C02B3C" w:rsidP="00C02B3C">
      <w:pPr>
        <w:pStyle w:val="ListParagraph"/>
        <w:shd w:val="clear" w:color="auto" w:fill="FFFFFF"/>
        <w:spacing w:before="120" w:after="0" w:line="240" w:lineRule="auto"/>
        <w:rPr>
          <w:rFonts w:ascii="Times New Roman" w:eastAsia="Times New Roman" w:hAnsi="Times New Roman" w:cs="Times New Roman"/>
          <w:b/>
          <w:bCs/>
          <w:spacing w:val="-1"/>
          <w:sz w:val="20"/>
          <w:szCs w:val="20"/>
          <w:lang w:eastAsia="en-IN"/>
        </w:rPr>
      </w:pPr>
      <w:r w:rsidRPr="006F23E2">
        <w:rPr>
          <w:rFonts w:ascii="Times New Roman" w:eastAsia="Times New Roman" w:hAnsi="Times New Roman" w:cs="Times New Roman"/>
          <w:b/>
          <w:bCs/>
          <w:spacing w:val="-1"/>
          <w:sz w:val="20"/>
          <w:szCs w:val="20"/>
          <w:lang w:eastAsia="en-IN"/>
        </w:rPr>
        <w:t xml:space="preserve">List of popular tools </w:t>
      </w:r>
    </w:p>
    <w:p w:rsidR="00C02B3C" w:rsidRDefault="00C02B3C" w:rsidP="007F373F">
      <w:pPr>
        <w:pStyle w:val="ListParagraph"/>
        <w:numPr>
          <w:ilvl w:val="0"/>
          <w:numId w:val="92"/>
        </w:numPr>
        <w:shd w:val="clear" w:color="auto" w:fill="FFFFFF"/>
        <w:spacing w:before="120" w:after="0" w:line="240" w:lineRule="auto"/>
        <w:rPr>
          <w:rFonts w:ascii="Times New Roman" w:eastAsia="Times New Roman" w:hAnsi="Times New Roman" w:cs="Times New Roman"/>
          <w:bCs/>
          <w:spacing w:val="-1"/>
          <w:sz w:val="20"/>
          <w:szCs w:val="20"/>
          <w:lang w:eastAsia="en-IN"/>
        </w:rPr>
      </w:pPr>
      <w:r w:rsidRPr="008A3631">
        <w:rPr>
          <w:rFonts w:ascii="Times New Roman" w:eastAsia="Times New Roman" w:hAnsi="Times New Roman" w:cs="Times New Roman"/>
          <w:bCs/>
          <w:spacing w:val="-1"/>
          <w:sz w:val="20"/>
          <w:szCs w:val="20"/>
          <w:lang w:eastAsia="en-IN"/>
        </w:rPr>
        <w:t>http://www.softwaretestinghelp.com/5-best-automation-tools-for-testing-android-applications/</w:t>
      </w:r>
    </w:p>
    <w:p w:rsidR="00C02B3C" w:rsidRDefault="00C02B3C" w:rsidP="007F373F">
      <w:pPr>
        <w:pStyle w:val="ListParagraph"/>
        <w:numPr>
          <w:ilvl w:val="0"/>
          <w:numId w:val="92"/>
        </w:num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r>
        <w:rPr>
          <w:rFonts w:ascii="Times New Roman" w:eastAsia="Times New Roman" w:hAnsi="Times New Roman" w:cs="Times New Roman"/>
          <w:bCs/>
          <w:spacing w:val="-1"/>
          <w:sz w:val="20"/>
          <w:szCs w:val="20"/>
          <w:lang w:eastAsia="en-IN"/>
        </w:rPr>
        <w:t xml:space="preserve">[3] </w:t>
      </w:r>
      <w:r w:rsidRPr="006F23E2">
        <w:rPr>
          <w:rFonts w:ascii="Times New Roman" w:eastAsia="Times New Roman" w:hAnsi="Times New Roman" w:cs="Times New Roman"/>
          <w:b/>
          <w:bCs/>
          <w:spacing w:val="-1"/>
          <w:sz w:val="20"/>
          <w:szCs w:val="20"/>
          <w:lang w:eastAsia="en-IN"/>
        </w:rPr>
        <w:t>Mockit</w:t>
      </w:r>
      <w:r>
        <w:rPr>
          <w:rFonts w:ascii="Times New Roman" w:eastAsia="Times New Roman" w:hAnsi="Times New Roman" w:cs="Times New Roman"/>
          <w:bCs/>
          <w:spacing w:val="-1"/>
          <w:sz w:val="20"/>
          <w:szCs w:val="20"/>
          <w:lang w:eastAsia="en-IN"/>
        </w:rPr>
        <w:t>o an automated tool for mocking tests</w:t>
      </w: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6F23E2" w:rsidRDefault="00C02B3C" w:rsidP="00C02B3C">
      <w:pPr>
        <w:pStyle w:val="ListParagraph"/>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Pr="00A416B6" w:rsidRDefault="00C02B3C" w:rsidP="00C02B3C">
      <w:pPr>
        <w:shd w:val="clear" w:color="auto" w:fill="FFFFFF"/>
        <w:spacing w:before="120" w:after="0" w:line="240" w:lineRule="auto"/>
        <w:rPr>
          <w:rFonts w:ascii="Times New Roman" w:eastAsia="Times New Roman" w:hAnsi="Times New Roman" w:cs="Times New Roman"/>
          <w:bCs/>
          <w:spacing w:val="-1"/>
          <w:sz w:val="20"/>
          <w:szCs w:val="20"/>
          <w:lang w:eastAsia="en-IN"/>
        </w:rPr>
      </w:pPr>
    </w:p>
    <w:p w:rsidR="00C02B3C" w:rsidRDefault="00C02B3C" w:rsidP="00C02B3C">
      <w:pPr>
        <w:shd w:val="clear" w:color="auto" w:fill="FFFFFF"/>
        <w:spacing w:before="120" w:after="0" w:line="240" w:lineRule="auto"/>
        <w:rPr>
          <w:rFonts w:ascii="Times New Roman" w:eastAsia="Times New Roman" w:hAnsi="Times New Roman" w:cs="Times New Roman"/>
          <w:b/>
          <w:bCs/>
          <w:spacing w:val="-1"/>
          <w:sz w:val="24"/>
          <w:szCs w:val="24"/>
          <w:lang w:eastAsia="en-IN"/>
        </w:rPr>
      </w:pPr>
    </w:p>
    <w:p w:rsidR="00C02B3C" w:rsidRDefault="00C02B3C" w:rsidP="00C02B3C">
      <w:pPr>
        <w:shd w:val="clear" w:color="auto" w:fill="FFFFFF"/>
        <w:spacing w:before="435" w:after="0" w:line="240" w:lineRule="auto"/>
        <w:rPr>
          <w:rFonts w:ascii="Times New Roman" w:eastAsia="Times New Roman" w:hAnsi="Times New Roman" w:cs="Times New Roman"/>
          <w:b/>
          <w:bCs/>
          <w:spacing w:val="-1"/>
          <w:sz w:val="24"/>
          <w:szCs w:val="24"/>
          <w:lang w:eastAsia="en-IN"/>
        </w:rPr>
      </w:pPr>
      <w:r>
        <w:rPr>
          <w:rFonts w:ascii="Times New Roman" w:eastAsia="Times New Roman" w:hAnsi="Times New Roman" w:cs="Times New Roman"/>
          <w:b/>
          <w:bCs/>
          <w:spacing w:val="-1"/>
          <w:sz w:val="24"/>
          <w:szCs w:val="24"/>
          <w:lang w:eastAsia="en-IN"/>
        </w:rPr>
        <w:lastRenderedPageBreak/>
        <w:t>How to prepare for a testing activity</w:t>
      </w:r>
    </w:p>
    <w:p w:rsidR="00C02B3C" w:rsidRPr="004C187A" w:rsidRDefault="00C02B3C" w:rsidP="00C02B3C">
      <w:pPr>
        <w:shd w:val="clear" w:color="auto" w:fill="FFFFFF"/>
        <w:spacing w:before="435"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spacing w:val="-1"/>
          <w:sz w:val="24"/>
          <w:szCs w:val="24"/>
          <w:lang w:eastAsia="en-IN"/>
        </w:rPr>
        <w:t>Package Structure for Testing :-</w:t>
      </w:r>
    </w:p>
    <w:p w:rsidR="00C02B3C" w:rsidRPr="004C187A" w:rsidRDefault="00C02B3C" w:rsidP="00C02B3C">
      <w:pPr>
        <w:shd w:val="clear" w:color="auto" w:fill="FFFFFF"/>
        <w:spacing w:before="435"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spacing w:val="-1"/>
          <w:sz w:val="24"/>
          <w:szCs w:val="24"/>
          <w:lang w:eastAsia="en-IN"/>
        </w:rPr>
        <w:t>In our project, two folders host our tests which are </w:t>
      </w:r>
      <w:r w:rsidRPr="004C187A">
        <w:rPr>
          <w:rFonts w:ascii="Times New Roman" w:eastAsia="Times New Roman" w:hAnsi="Times New Roman" w:cs="Times New Roman"/>
          <w:b/>
          <w:bCs/>
          <w:i/>
          <w:iCs/>
          <w:spacing w:val="-1"/>
          <w:sz w:val="24"/>
          <w:szCs w:val="24"/>
          <w:lang w:eastAsia="en-IN"/>
        </w:rPr>
        <w:t>test</w:t>
      </w:r>
      <w:r w:rsidRPr="004C187A">
        <w:rPr>
          <w:rFonts w:ascii="Times New Roman" w:eastAsia="Times New Roman" w:hAnsi="Times New Roman" w:cs="Times New Roman"/>
          <w:spacing w:val="-1"/>
          <w:sz w:val="24"/>
          <w:szCs w:val="24"/>
          <w:lang w:eastAsia="en-IN"/>
        </w:rPr>
        <w:t> and </w:t>
      </w:r>
      <w:r w:rsidRPr="004C187A">
        <w:rPr>
          <w:rFonts w:ascii="Times New Roman" w:eastAsia="Times New Roman" w:hAnsi="Times New Roman" w:cs="Times New Roman"/>
          <w:b/>
          <w:bCs/>
          <w:i/>
          <w:iCs/>
          <w:spacing w:val="-1"/>
          <w:sz w:val="24"/>
          <w:szCs w:val="24"/>
          <w:lang w:eastAsia="en-IN"/>
        </w:rPr>
        <w:t>androidTest.</w:t>
      </w:r>
    </w:p>
    <w:p w:rsidR="00C02B3C" w:rsidRPr="004C187A" w:rsidRDefault="00C02B3C" w:rsidP="00C02B3C">
      <w:pPr>
        <w:spacing w:after="100" w:line="240" w:lineRule="auto"/>
        <w:rPr>
          <w:rFonts w:ascii="Times New Roman" w:eastAsia="Times New Roman" w:hAnsi="Times New Roman" w:cs="Times New Roman"/>
          <w:sz w:val="24"/>
          <w:szCs w:val="24"/>
          <w:lang w:eastAsia="en-IN"/>
        </w:rPr>
      </w:pPr>
      <w:r w:rsidRPr="004C187A">
        <w:rPr>
          <w:rFonts w:ascii="Times New Roman" w:eastAsia="Times New Roman" w:hAnsi="Times New Roman" w:cs="Times New Roman"/>
          <w:noProof/>
          <w:sz w:val="24"/>
          <w:szCs w:val="24"/>
          <w:lang w:eastAsia="en-IN" w:bidi="hi-IN"/>
        </w:rPr>
        <w:drawing>
          <wp:inline distT="0" distB="0" distL="0" distR="0">
            <wp:extent cx="5734050" cy="5133975"/>
            <wp:effectExtent l="19050" t="0" r="0" b="0"/>
            <wp:docPr id="5" name="Picture 2" descr="https://cdn-images-1.medium.com/max/800/1*64ZYn-MpgqAMAwXaWNH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64ZYn-MpgqAMAwXaWNHdFA.png"/>
                    <pic:cNvPicPr>
                      <a:picLocks noChangeAspect="1" noChangeArrowheads="1"/>
                    </pic:cNvPicPr>
                  </pic:nvPicPr>
                  <pic:blipFill>
                    <a:blip r:embed="rId539"/>
                    <a:srcRect/>
                    <a:stretch>
                      <a:fillRect/>
                    </a:stretch>
                  </pic:blipFill>
                  <pic:spPr bwMode="auto">
                    <a:xfrm>
                      <a:off x="0" y="0"/>
                      <a:ext cx="5734050" cy="5133975"/>
                    </a:xfrm>
                    <a:prstGeom prst="rect">
                      <a:avLst/>
                    </a:prstGeom>
                    <a:noFill/>
                    <a:ln w="9525">
                      <a:noFill/>
                      <a:miter lim="800000"/>
                      <a:headEnd/>
                      <a:tailEnd/>
                    </a:ln>
                  </pic:spPr>
                </pic:pic>
              </a:graphicData>
            </a:graphic>
          </wp:inline>
        </w:drawing>
      </w:r>
    </w:p>
    <w:p w:rsidR="00C02B3C" w:rsidRPr="004C187A" w:rsidRDefault="00C02B3C" w:rsidP="00C02B3C">
      <w:pPr>
        <w:shd w:val="clear" w:color="auto" w:fill="FFFFFF"/>
        <w:spacing w:before="570"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spacing w:val="-1"/>
          <w:sz w:val="24"/>
          <w:szCs w:val="24"/>
          <w:lang w:eastAsia="en-IN"/>
        </w:rPr>
        <w:t>Test :</w:t>
      </w:r>
      <w:r w:rsidRPr="004C187A">
        <w:rPr>
          <w:rFonts w:ascii="Times New Roman" w:eastAsia="Times New Roman" w:hAnsi="Times New Roman" w:cs="Times New Roman"/>
          <w:spacing w:val="-1"/>
          <w:sz w:val="24"/>
          <w:szCs w:val="24"/>
          <w:lang w:eastAsia="en-IN"/>
        </w:rPr>
        <w:t xml:space="preserve">Unit tests are </w:t>
      </w:r>
      <w:r w:rsidRPr="004C187A">
        <w:rPr>
          <w:rFonts w:ascii="Times New Roman" w:eastAsia="Times New Roman" w:hAnsi="Times New Roman" w:cs="Times New Roman"/>
          <w:b/>
          <w:spacing w:val="-1"/>
          <w:sz w:val="24"/>
          <w:szCs w:val="24"/>
          <w:highlight w:val="yellow"/>
          <w:lang w:eastAsia="en-IN"/>
        </w:rPr>
        <w:t>hosted in this folder</w:t>
      </w:r>
      <w:r w:rsidRPr="004C187A">
        <w:rPr>
          <w:rFonts w:ascii="Times New Roman" w:eastAsia="Times New Roman" w:hAnsi="Times New Roman" w:cs="Times New Roman"/>
          <w:spacing w:val="-1"/>
          <w:sz w:val="24"/>
          <w:szCs w:val="24"/>
          <w:lang w:eastAsia="en-IN"/>
        </w:rPr>
        <w:t>. These tests run on JVM and do not requires </w:t>
      </w:r>
      <w:r w:rsidRPr="004C187A">
        <w:rPr>
          <w:rFonts w:ascii="Times New Roman" w:eastAsia="Times New Roman" w:hAnsi="Times New Roman" w:cs="Times New Roman"/>
          <w:i/>
          <w:iCs/>
          <w:spacing w:val="-1"/>
          <w:sz w:val="24"/>
          <w:szCs w:val="24"/>
          <w:lang w:eastAsia="en-IN"/>
        </w:rPr>
        <w:t>Android device or emulator</w:t>
      </w:r>
      <w:r w:rsidRPr="004C187A">
        <w:rPr>
          <w:rFonts w:ascii="Times New Roman" w:eastAsia="Times New Roman" w:hAnsi="Times New Roman" w:cs="Times New Roman"/>
          <w:spacing w:val="-1"/>
          <w:sz w:val="24"/>
          <w:szCs w:val="24"/>
          <w:lang w:eastAsia="en-IN"/>
        </w:rPr>
        <w:t>. This type of test have no access to any android framework specific component like </w:t>
      </w:r>
      <w:r w:rsidRPr="004C187A">
        <w:rPr>
          <w:rFonts w:ascii="Times New Roman" w:eastAsia="Times New Roman" w:hAnsi="Times New Roman" w:cs="Times New Roman"/>
          <w:i/>
          <w:iCs/>
          <w:spacing w:val="-1"/>
          <w:sz w:val="24"/>
          <w:szCs w:val="24"/>
          <w:lang w:eastAsia="en-IN"/>
        </w:rPr>
        <w:t>Context</w:t>
      </w:r>
      <w:r w:rsidRPr="004C187A">
        <w:rPr>
          <w:rFonts w:ascii="Times New Roman" w:eastAsia="Times New Roman" w:hAnsi="Times New Roman" w:cs="Times New Roman"/>
          <w:spacing w:val="-1"/>
          <w:sz w:val="24"/>
          <w:szCs w:val="24"/>
          <w:lang w:eastAsia="en-IN"/>
        </w:rPr>
        <w:t>.</w:t>
      </w:r>
    </w:p>
    <w:p w:rsidR="00C02B3C" w:rsidRPr="004C187A" w:rsidRDefault="00C02B3C" w:rsidP="00C02B3C">
      <w:pPr>
        <w:shd w:val="clear" w:color="auto" w:fill="FFFFFF"/>
        <w:spacing w:before="435" w:after="0" w:line="240" w:lineRule="auto"/>
        <w:rPr>
          <w:rFonts w:ascii="Times New Roman" w:eastAsia="Times New Roman" w:hAnsi="Times New Roman" w:cs="Times New Roman"/>
          <w:spacing w:val="-1"/>
          <w:sz w:val="24"/>
          <w:szCs w:val="24"/>
          <w:lang w:eastAsia="en-IN"/>
        </w:rPr>
      </w:pPr>
      <w:r w:rsidRPr="004C187A">
        <w:rPr>
          <w:rFonts w:ascii="Times New Roman" w:eastAsia="Times New Roman" w:hAnsi="Times New Roman" w:cs="Times New Roman"/>
          <w:b/>
          <w:bCs/>
          <w:spacing w:val="-1"/>
          <w:sz w:val="24"/>
          <w:szCs w:val="24"/>
          <w:lang w:eastAsia="en-IN"/>
        </w:rPr>
        <w:t>androidTest</w:t>
      </w:r>
      <w:r w:rsidRPr="004C187A">
        <w:rPr>
          <w:rFonts w:ascii="Times New Roman" w:eastAsia="Times New Roman" w:hAnsi="Times New Roman" w:cs="Times New Roman"/>
          <w:spacing w:val="-1"/>
          <w:sz w:val="24"/>
          <w:szCs w:val="24"/>
          <w:lang w:eastAsia="en-IN"/>
        </w:rPr>
        <w:t>:- All Instrumentation (</w:t>
      </w:r>
      <w:r w:rsidRPr="004C187A">
        <w:rPr>
          <w:rFonts w:ascii="Times New Roman" w:eastAsia="Times New Roman" w:hAnsi="Times New Roman" w:cs="Times New Roman"/>
          <w:i/>
          <w:iCs/>
          <w:spacing w:val="-1"/>
          <w:sz w:val="24"/>
          <w:szCs w:val="24"/>
          <w:lang w:eastAsia="en-IN"/>
        </w:rPr>
        <w:t>Espresso</w:t>
      </w:r>
      <w:r w:rsidRPr="004C187A">
        <w:rPr>
          <w:rFonts w:ascii="Times New Roman" w:eastAsia="Times New Roman" w:hAnsi="Times New Roman" w:cs="Times New Roman"/>
          <w:spacing w:val="-1"/>
          <w:sz w:val="24"/>
          <w:szCs w:val="24"/>
          <w:lang w:eastAsia="en-IN"/>
        </w:rPr>
        <w:t>) tests are hosted in this folder. These tests need physical Android device or emulator in order to run.</w:t>
      </w:r>
    </w:p>
    <w:p w:rsidR="00C02B3C" w:rsidRPr="004C187A" w:rsidRDefault="00C02B3C" w:rsidP="00C02B3C">
      <w:pPr>
        <w:rPr>
          <w:rFonts w:ascii="Times New Roman" w:hAnsi="Times New Roman" w:cs="Times New Roman"/>
          <w:sz w:val="24"/>
          <w:szCs w:val="24"/>
          <w:lang w:val="en-US"/>
        </w:rPr>
      </w:pPr>
    </w:p>
    <w:p w:rsidR="00C02B3C" w:rsidRPr="00C02B3C" w:rsidRDefault="00C02B3C" w:rsidP="00C02B3C">
      <w:pPr>
        <w:rPr>
          <w:rFonts w:ascii="Times New Roman" w:hAnsi="Times New Roman" w:cs="Times New Roman"/>
          <w:sz w:val="20"/>
          <w:szCs w:val="20"/>
          <w:lang w:val="en-US"/>
        </w:rPr>
      </w:pPr>
    </w:p>
    <w:p w:rsidR="00C02B3C" w:rsidRPr="00C02B3C" w:rsidRDefault="00C02B3C" w:rsidP="00C02B3C">
      <w:pPr>
        <w:rPr>
          <w:rFonts w:ascii="Times New Roman" w:hAnsi="Times New Roman" w:cs="Times New Roman"/>
          <w:sz w:val="20"/>
          <w:szCs w:val="20"/>
          <w:lang w:val="en-US"/>
        </w:rPr>
      </w:pPr>
    </w:p>
    <w:p w:rsidR="00C02B3C" w:rsidRPr="00C02B3C" w:rsidRDefault="00C02B3C" w:rsidP="00C02B3C">
      <w:pPr>
        <w:rPr>
          <w:rFonts w:ascii="Times New Roman" w:hAnsi="Times New Roman" w:cs="Times New Roman"/>
          <w:sz w:val="20"/>
          <w:szCs w:val="20"/>
          <w:lang w:val="en-US"/>
        </w:rPr>
      </w:pPr>
      <w:r w:rsidRPr="00C02B3C">
        <w:rPr>
          <w:rFonts w:ascii="Times New Roman" w:hAnsi="Times New Roman" w:cs="Times New Roman"/>
          <w:sz w:val="20"/>
          <w:szCs w:val="20"/>
          <w:lang w:val="en-US"/>
        </w:rPr>
        <w:lastRenderedPageBreak/>
        <w:t>References</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https://medium.com/mobility/how-to-do-tdd-in-android-90f013d91d7f</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https://medium.com/mobility/how-to-do-tdd-in-android-part-2-project-architecture-setup-unit-testing-77cdd1d6aa3a</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https://developer.android.com/training/testing/ui-testing/index.html</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https://developer.android.com/studio/test/monkey.html</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https://medium.com/mobility/how-to-do-tdd-in-android-part-2-project-architecture-setup-unit-testing-77cdd1d6aa3a</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http://bytes.babbel.com/en/articles/2016-05-20-tdd-in-android.html</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https://developer.android.com/training/testing/start/index.html</w:t>
      </w:r>
    </w:p>
    <w:p w:rsidR="00C02B3C" w:rsidRPr="00C02B3C" w:rsidRDefault="00C02B3C" w:rsidP="007F373F">
      <w:pPr>
        <w:pStyle w:val="ListParagraph"/>
        <w:numPr>
          <w:ilvl w:val="0"/>
          <w:numId w:val="88"/>
        </w:numPr>
        <w:rPr>
          <w:rFonts w:ascii="Times New Roman" w:hAnsi="Times New Roman" w:cs="Times New Roman"/>
          <w:sz w:val="20"/>
          <w:szCs w:val="20"/>
          <w:lang w:val="en-US"/>
        </w:rPr>
      </w:pPr>
      <w:r w:rsidRPr="00C02B3C">
        <w:rPr>
          <w:rFonts w:ascii="Times New Roman" w:hAnsi="Times New Roman" w:cs="Times New Roman"/>
          <w:sz w:val="20"/>
          <w:szCs w:val="20"/>
          <w:lang w:val="en-US"/>
        </w:rPr>
        <w:t>http://blog.carbonfive.com/2012/07/17/beginnin-test-driven-development-in-android/</w:t>
      </w:r>
    </w:p>
    <w:p w:rsidR="00C02B3C" w:rsidRDefault="00C02B3C" w:rsidP="00832FDB">
      <w:pPr>
        <w:pStyle w:val="ListParagraph"/>
        <w:ind w:left="0"/>
        <w:rPr>
          <w:rFonts w:ascii="Times New Roman" w:hAnsi="Times New Roman" w:cs="Times New Roman"/>
          <w:b/>
          <w:sz w:val="24"/>
          <w:szCs w:val="24"/>
          <w:lang w:val="en-US"/>
        </w:rPr>
      </w:pPr>
    </w:p>
    <w:p w:rsidR="00C02B3C" w:rsidRDefault="00C02B3C" w:rsidP="00832FDB">
      <w:pPr>
        <w:pStyle w:val="ListParagraph"/>
        <w:ind w:left="0"/>
        <w:rPr>
          <w:rFonts w:ascii="Times New Roman" w:hAnsi="Times New Roman" w:cs="Times New Roman"/>
          <w:b/>
          <w:sz w:val="24"/>
          <w:szCs w:val="24"/>
          <w:lang w:val="en-US"/>
        </w:rPr>
      </w:pPr>
    </w:p>
    <w:p w:rsidR="00832FDB" w:rsidRDefault="00832FDB">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02B3C" w:rsidRPr="00F2197A" w:rsidRDefault="00C02B3C" w:rsidP="00C02B3C">
      <w:pPr>
        <w:rPr>
          <w:rFonts w:ascii="Times New Roman" w:hAnsi="Times New Roman" w:cs="Times New Roman"/>
          <w:b/>
          <w:sz w:val="20"/>
          <w:szCs w:val="20"/>
          <w:lang w:val="en-US"/>
        </w:rPr>
      </w:pPr>
      <w:r w:rsidRPr="00F2197A">
        <w:rPr>
          <w:rFonts w:ascii="Times New Roman" w:hAnsi="Times New Roman" w:cs="Times New Roman"/>
          <w:b/>
          <w:sz w:val="20"/>
          <w:szCs w:val="20"/>
          <w:lang w:val="en-US"/>
        </w:rPr>
        <w:lastRenderedPageBreak/>
        <w:t>[1] Handler Thread</w:t>
      </w:r>
    </w:p>
    <w:p w:rsidR="00C02B3C" w:rsidRDefault="00C02B3C" w:rsidP="00C02B3C">
      <w:pPr>
        <w:rPr>
          <w:rFonts w:ascii="Times New Roman" w:hAnsi="Times New Roman" w:cs="Times New Roman"/>
          <w:color w:val="222222"/>
          <w:sz w:val="20"/>
          <w:szCs w:val="20"/>
          <w:shd w:val="clear" w:color="auto" w:fill="FFFFFF"/>
        </w:rPr>
      </w:pPr>
      <w:r w:rsidRPr="00A604C6">
        <w:rPr>
          <w:rFonts w:ascii="Times New Roman" w:hAnsi="Times New Roman" w:cs="Times New Roman"/>
          <w:color w:val="222222"/>
          <w:sz w:val="20"/>
          <w:szCs w:val="20"/>
          <w:shd w:val="clear" w:color="auto" w:fill="FFFFFF"/>
        </w:rPr>
        <w:t>A Handler on the</w:t>
      </w:r>
      <w:r w:rsidRPr="00A604C6">
        <w:rPr>
          <w:rStyle w:val="apple-converted-space"/>
          <w:rFonts w:ascii="Times New Roman" w:hAnsi="Times New Roman" w:cs="Times New Roman"/>
          <w:color w:val="222222"/>
          <w:sz w:val="20"/>
          <w:szCs w:val="20"/>
          <w:shd w:val="clear" w:color="auto" w:fill="FFFFFF"/>
        </w:rPr>
        <w:t> </w:t>
      </w:r>
      <w:r w:rsidRPr="00A604C6">
        <w:rPr>
          <w:rFonts w:ascii="Times New Roman" w:hAnsi="Times New Roman" w:cs="Times New Roman"/>
          <w:b/>
          <w:bCs/>
          <w:color w:val="222222"/>
          <w:sz w:val="20"/>
          <w:szCs w:val="20"/>
          <w:shd w:val="clear" w:color="auto" w:fill="FFFFFF"/>
        </w:rPr>
        <w:t>UI Thread</w:t>
      </w:r>
      <w:r w:rsidRPr="00A604C6">
        <w:rPr>
          <w:rFonts w:ascii="Times New Roman" w:hAnsi="Times New Roman" w:cs="Times New Roman"/>
          <w:color w:val="222222"/>
          <w:sz w:val="20"/>
          <w:szCs w:val="20"/>
          <w:shd w:val="clear" w:color="auto" w:fill="FFFFFF"/>
        </w:rPr>
        <w:t>. Handler is part of the Android system's framework for managing threads. A Handler object receives messages and runs code to handle the messages.</w:t>
      </w:r>
      <w:r>
        <w:rPr>
          <w:rFonts w:ascii="Times New Roman" w:hAnsi="Times New Roman" w:cs="Times New Roman"/>
          <w:color w:val="222222"/>
          <w:sz w:val="20"/>
          <w:szCs w:val="20"/>
          <w:shd w:val="clear" w:color="auto" w:fill="FFFFFF"/>
        </w:rPr>
        <w:t xml:space="preserve"> check this out first</w:t>
      </w:r>
    </w:p>
    <w:p w:rsidR="00C02B3C" w:rsidRDefault="00C02B3C" w:rsidP="007F373F">
      <w:pPr>
        <w:pStyle w:val="ListParagraph"/>
        <w:numPr>
          <w:ilvl w:val="0"/>
          <w:numId w:val="96"/>
        </w:numPr>
        <w:rPr>
          <w:rFonts w:ascii="Times New Roman" w:hAnsi="Times New Roman" w:cs="Times New Roman"/>
          <w:color w:val="222222"/>
          <w:sz w:val="20"/>
          <w:szCs w:val="20"/>
          <w:shd w:val="clear" w:color="auto" w:fill="FFFFFF"/>
        </w:rPr>
      </w:pPr>
      <w:r w:rsidRPr="00A604C6">
        <w:rPr>
          <w:rFonts w:ascii="Times New Roman" w:hAnsi="Times New Roman" w:cs="Times New Roman"/>
          <w:color w:val="222222"/>
          <w:sz w:val="20"/>
          <w:szCs w:val="20"/>
          <w:shd w:val="clear" w:color="auto" w:fill="FFFFFF"/>
        </w:rPr>
        <w:t>http://android-coding.blogspot.in/2013/10/example-of-using-handlerthread.html</w:t>
      </w:r>
      <w:r>
        <w:rPr>
          <w:rFonts w:ascii="Times New Roman" w:hAnsi="Times New Roman" w:cs="Times New Roman"/>
          <w:color w:val="222222"/>
          <w:sz w:val="20"/>
          <w:szCs w:val="20"/>
          <w:shd w:val="clear" w:color="auto" w:fill="FFFFFF"/>
        </w:rPr>
        <w:t xml:space="preserve"> and then this</w:t>
      </w:r>
    </w:p>
    <w:p w:rsidR="00C02B3C" w:rsidRPr="00A604C6" w:rsidRDefault="00C02B3C" w:rsidP="007F373F">
      <w:pPr>
        <w:pStyle w:val="ListParagraph"/>
        <w:numPr>
          <w:ilvl w:val="0"/>
          <w:numId w:val="96"/>
        </w:numPr>
        <w:rPr>
          <w:rFonts w:ascii="Times New Roman" w:hAnsi="Times New Roman" w:cs="Times New Roman"/>
          <w:color w:val="222222"/>
          <w:sz w:val="20"/>
          <w:szCs w:val="20"/>
          <w:shd w:val="clear" w:color="auto" w:fill="FFFFFF"/>
        </w:rPr>
      </w:pPr>
      <w:r w:rsidRPr="00A604C6">
        <w:rPr>
          <w:rFonts w:ascii="Times New Roman" w:hAnsi="Times New Roman" w:cs="Times New Roman"/>
          <w:color w:val="222222"/>
          <w:sz w:val="20"/>
          <w:szCs w:val="20"/>
          <w:shd w:val="clear" w:color="auto" w:fill="FFFFFF"/>
        </w:rPr>
        <w:t>http://android-er.blogspot.in/2016/03/handlerthread-example.html</w:t>
      </w:r>
      <w:r>
        <w:rPr>
          <w:rFonts w:ascii="Times New Roman" w:hAnsi="Times New Roman" w:cs="Times New Roman"/>
          <w:color w:val="222222"/>
          <w:sz w:val="20"/>
          <w:szCs w:val="20"/>
          <w:shd w:val="clear" w:color="auto" w:fill="FFFFFF"/>
        </w:rPr>
        <w:t xml:space="preserve"> ...careful this is in Android N and is about multi-pane window</w:t>
      </w:r>
    </w:p>
    <w:p w:rsidR="00C02B3C" w:rsidRPr="00F2197A" w:rsidRDefault="00C02B3C" w:rsidP="00C02B3C">
      <w:pPr>
        <w:rPr>
          <w:rFonts w:ascii="Times New Roman" w:hAnsi="Times New Roman" w:cs="Times New Roman"/>
          <w:b/>
          <w:i/>
          <w:sz w:val="20"/>
          <w:szCs w:val="20"/>
          <w:u w:val="single"/>
          <w:shd w:val="clear" w:color="auto" w:fill="FFFFFF"/>
        </w:rPr>
      </w:pPr>
      <w:r w:rsidRPr="00F2197A">
        <w:rPr>
          <w:rFonts w:ascii="Times New Roman" w:hAnsi="Times New Roman" w:cs="Times New Roman"/>
          <w:b/>
          <w:i/>
          <w:sz w:val="20"/>
          <w:szCs w:val="20"/>
          <w:u w:val="single"/>
          <w:shd w:val="clear" w:color="auto" w:fill="FFFFFF"/>
        </w:rPr>
        <w:t>My Opinion</w:t>
      </w: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I use a background thread to do a job and if I initiate a looper then it gets tied down. How do I get other work done.  So I use a handlerthread to spawn multiple sub-threads to handle different tasks</w:t>
      </w: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Consider when I connect to wifi - WhatsApp push messages came in, I then paid with NFC at Interac POS at supermarket and then used Wifi Direct or Bluetooth to share on a group a few exciting pictures. </w:t>
      </w: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There is one service thread in background - it needs to form a looper for handler to dequeue messages for each of the three channels - NFC, Bluetooth and WhatsApp </w:t>
      </w: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When there are many messages there are many pieces in the MessageQueue to be handled and it requires lots of handles - one set for WhatsApp and another set for NFC and another set for Bluetooth </w:t>
      </w: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All these handlers are themselves objects and since there are several of them - we can put them in a queue and we now need a worker thread to service this MessageQueue full of handlers or handler objects</w:t>
      </w: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The worker thread that will manage to handlers in the MessageQueue is then to dequeue this handler queue and that specialized worker thread is a handlerthread</w:t>
      </w: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Note diagram below</w: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67456" behindDoc="0" locked="0" layoutInCell="1" allowOverlap="1">
                <wp:simplePos x="0" y="0"/>
                <wp:positionH relativeFrom="column">
                  <wp:posOffset>4523105</wp:posOffset>
                </wp:positionH>
                <wp:positionV relativeFrom="paragraph">
                  <wp:posOffset>235585</wp:posOffset>
                </wp:positionV>
                <wp:extent cx="934720" cy="1793240"/>
                <wp:effectExtent l="8255" t="6985" r="9525" b="9525"/>
                <wp:wrapNone/>
                <wp:docPr id="25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4720" cy="1793240"/>
                        </a:xfrm>
                        <a:custGeom>
                          <a:avLst/>
                          <a:gdLst>
                            <a:gd name="T0" fmla="*/ 1472 w 1472"/>
                            <a:gd name="T1" fmla="*/ 0 h 2824"/>
                            <a:gd name="T2" fmla="*/ 152 w 1472"/>
                            <a:gd name="T3" fmla="*/ 2612 h 2824"/>
                            <a:gd name="T4" fmla="*/ 557 w 1472"/>
                            <a:gd name="T5" fmla="*/ 1275 h 2824"/>
                            <a:gd name="T6" fmla="*/ 362 w 1472"/>
                            <a:gd name="T7" fmla="*/ 1455 h 2824"/>
                            <a:gd name="T8" fmla="*/ 227 w 1472"/>
                            <a:gd name="T9" fmla="*/ 1680 h 2824"/>
                            <a:gd name="T10" fmla="*/ 317 w 1472"/>
                            <a:gd name="T11" fmla="*/ 1590 h 2824"/>
                          </a:gdLst>
                          <a:ahLst/>
                          <a:cxnLst>
                            <a:cxn ang="0">
                              <a:pos x="T0" y="T1"/>
                            </a:cxn>
                            <a:cxn ang="0">
                              <a:pos x="T2" y="T3"/>
                            </a:cxn>
                            <a:cxn ang="0">
                              <a:pos x="T4" y="T5"/>
                            </a:cxn>
                            <a:cxn ang="0">
                              <a:pos x="T6" y="T7"/>
                            </a:cxn>
                            <a:cxn ang="0">
                              <a:pos x="T8" y="T9"/>
                            </a:cxn>
                            <a:cxn ang="0">
                              <a:pos x="T10" y="T11"/>
                            </a:cxn>
                          </a:cxnLst>
                          <a:rect l="0" t="0" r="r" b="b"/>
                          <a:pathLst>
                            <a:path w="1472" h="2824">
                              <a:moveTo>
                                <a:pt x="1472" y="0"/>
                              </a:moveTo>
                              <a:cubicBezTo>
                                <a:pt x="888" y="1200"/>
                                <a:pt x="304" y="2400"/>
                                <a:pt x="152" y="2612"/>
                              </a:cubicBezTo>
                              <a:cubicBezTo>
                                <a:pt x="0" y="2824"/>
                                <a:pt x="522" y="1468"/>
                                <a:pt x="557" y="1275"/>
                              </a:cubicBezTo>
                              <a:cubicBezTo>
                                <a:pt x="592" y="1082"/>
                                <a:pt x="417" y="1388"/>
                                <a:pt x="362" y="1455"/>
                              </a:cubicBezTo>
                              <a:cubicBezTo>
                                <a:pt x="307" y="1522"/>
                                <a:pt x="234" y="1658"/>
                                <a:pt x="227" y="1680"/>
                              </a:cubicBezTo>
                              <a:cubicBezTo>
                                <a:pt x="220" y="1702"/>
                                <a:pt x="305" y="1602"/>
                                <a:pt x="317" y="15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38153EC" id="Freeform 14" o:spid="_x0000_s1026" style="position:absolute;margin-left:356.15pt;margin-top:18.55pt;width:73.6pt;height:14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72,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" path="m1472,c888,1200,304,2400,152,2612,,2824,522,1468,557,1275v35,-193,-140,113,-195,180c307,1522,234,1658,227,1680v-7,22,78,-78,90,-90e" filled="f">
                <v:path arrowok="t" o:connecttype="custom" o:connectlocs="934720,0;96520,1658620;353695,809625;229870,923925;144145,1066800;201295,1009650" o:connectangles="0,0,0,0,0,0"/>
              </v:shape>
            </w:pict>
          </mc:Fallback>
        </mc:AlternateConten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76672" behindDoc="0" locked="0" layoutInCell="1" allowOverlap="1">
                <wp:simplePos x="0" y="0"/>
                <wp:positionH relativeFrom="column">
                  <wp:posOffset>5457825</wp:posOffset>
                </wp:positionH>
                <wp:positionV relativeFrom="paragraph">
                  <wp:posOffset>7620</wp:posOffset>
                </wp:positionV>
                <wp:extent cx="90805" cy="1323975"/>
                <wp:effectExtent l="9525" t="7620" r="13970" b="11430"/>
                <wp:wrapNone/>
                <wp:docPr id="25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32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7388BC6" id="Oval 23" o:spid="_x0000_s1026" style="position:absolute;margin-left:429.75pt;margin-top:.6pt;width:7.15pt;height:10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"/>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70528" behindDoc="0" locked="0" layoutInCell="1" allowOverlap="1">
                <wp:simplePos x="0" y="0"/>
                <wp:positionH relativeFrom="column">
                  <wp:posOffset>3143250</wp:posOffset>
                </wp:positionH>
                <wp:positionV relativeFrom="paragraph">
                  <wp:posOffset>207645</wp:posOffset>
                </wp:positionV>
                <wp:extent cx="495300" cy="409575"/>
                <wp:effectExtent l="9525" t="7620" r="9525" b="11430"/>
                <wp:wrapNone/>
                <wp:docPr id="25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0957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E29FB2C"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7" o:spid="_x0000_s1026" type="#_x0000_t16" style="position:absolute;margin-left:247.5pt;margin-top:16.35pt;width:39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"/>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68480" behindDoc="0" locked="0" layoutInCell="1" allowOverlap="1">
                <wp:simplePos x="0" y="0"/>
                <wp:positionH relativeFrom="column">
                  <wp:posOffset>4324350</wp:posOffset>
                </wp:positionH>
                <wp:positionV relativeFrom="paragraph">
                  <wp:posOffset>-1905</wp:posOffset>
                </wp:positionV>
                <wp:extent cx="876300" cy="390525"/>
                <wp:effectExtent l="9525" t="7620" r="9525" b="11430"/>
                <wp:wrapNone/>
                <wp:docPr id="25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0525"/>
                        </a:xfrm>
                        <a:prstGeom prst="rect">
                          <a:avLst/>
                        </a:prstGeom>
                        <a:solidFill>
                          <a:srgbClr val="FFFFFF"/>
                        </a:solidFill>
                        <a:ln w="9525">
                          <a:solidFill>
                            <a:srgbClr val="000000"/>
                          </a:solidFill>
                          <a:miter lim="800000"/>
                          <a:headEnd/>
                          <a:tailEnd/>
                        </a:ln>
                      </wps:spPr>
                      <wps:txbx>
                        <w:txbxContent>
                          <w:p w:rsidR="00C02B3C" w:rsidRDefault="00C02B3C" w:rsidP="00C02B3C">
                            <w:pPr>
                              <w:rPr>
                                <w:lang w:val="en-US"/>
                              </w:rPr>
                            </w:pPr>
                            <w:r>
                              <w:rPr>
                                <w:lang w:val="en-US"/>
                              </w:rPr>
                              <w:t>Thread 2</w:t>
                            </w:r>
                          </w:p>
                          <w:p w:rsidR="00C02B3C" w:rsidRPr="009721B2" w:rsidRDefault="00C02B3C" w:rsidP="00C02B3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15" o:spid="_x0000_s1026" type="#_x0000_t202" style="position:absolute;margin-left:340.5pt;margin-top:-.15pt;width:69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">
                <v:textbox>
                  <w:txbxContent>
                    <w:p w:rsidR="00C02B3C" w:rsidRDefault="00C02B3C" w:rsidP="00C02B3C">
                      <w:pPr>
                        <w:rPr>
                          <w:lang w:val="en-US"/>
                        </w:rPr>
                      </w:pPr>
                      <w:r>
                        <w:rPr>
                          <w:lang w:val="en-US"/>
                        </w:rPr>
                        <w:t>Thread 2</w:t>
                      </w:r>
                    </w:p>
                    <w:p w:rsidR="00C02B3C" w:rsidRPr="009721B2" w:rsidRDefault="00C02B3C" w:rsidP="00C02B3C">
                      <w:pPr>
                        <w:rPr>
                          <w:lang w:val="en-US"/>
                        </w:rPr>
                      </w:pPr>
                    </w:p>
                  </w:txbxContent>
                </v:textbox>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64384" behindDoc="0" locked="0" layoutInCell="1" allowOverlap="1">
                <wp:simplePos x="0" y="0"/>
                <wp:positionH relativeFrom="column">
                  <wp:posOffset>1704975</wp:posOffset>
                </wp:positionH>
                <wp:positionV relativeFrom="paragraph">
                  <wp:posOffset>207645</wp:posOffset>
                </wp:positionV>
                <wp:extent cx="495300" cy="409575"/>
                <wp:effectExtent l="9525" t="7620" r="9525" b="11430"/>
                <wp:wrapNone/>
                <wp:docPr id="24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0957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CA8CE4" id="AutoShape 11" o:spid="_x0000_s1026" type="#_x0000_t16" style="position:absolute;margin-left:134.25pt;margin-top:16.35pt;width:39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"/>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61312" behindDoc="0" locked="0" layoutInCell="1" allowOverlap="1">
                <wp:simplePos x="0" y="0"/>
                <wp:positionH relativeFrom="column">
                  <wp:posOffset>619125</wp:posOffset>
                </wp:positionH>
                <wp:positionV relativeFrom="paragraph">
                  <wp:posOffset>207645</wp:posOffset>
                </wp:positionV>
                <wp:extent cx="838200" cy="333375"/>
                <wp:effectExtent l="9525" t="7620" r="9525" b="11430"/>
                <wp:wrapNone/>
                <wp:docPr id="2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33375"/>
                        </a:xfrm>
                        <a:prstGeom prst="rect">
                          <a:avLst/>
                        </a:prstGeom>
                        <a:solidFill>
                          <a:srgbClr val="FFFFFF"/>
                        </a:solidFill>
                        <a:ln w="9525">
                          <a:solidFill>
                            <a:srgbClr val="000000"/>
                          </a:solidFill>
                          <a:miter lim="800000"/>
                          <a:headEnd/>
                          <a:tailEnd/>
                        </a:ln>
                      </wps:spPr>
                      <wps:txbx>
                        <w:txbxContent>
                          <w:p w:rsidR="00C02B3C" w:rsidRPr="009721B2" w:rsidRDefault="00C02B3C" w:rsidP="00C02B3C">
                            <w:pPr>
                              <w:rPr>
                                <w:lang w:val="en-US"/>
                              </w:rPr>
                            </w:pPr>
                            <w:r>
                              <w:rPr>
                                <w:lang w:val="en-US"/>
                              </w:rPr>
                              <w:t>Thread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8" o:spid="_x0000_s1027" type="#_x0000_t202" style="position:absolute;margin-left:48.75pt;margin-top:16.35pt;width:66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">
                <v:textbox>
                  <w:txbxContent>
                    <w:p w:rsidR="00C02B3C" w:rsidRPr="009721B2" w:rsidRDefault="00C02B3C" w:rsidP="00C02B3C">
                      <w:pPr>
                        <w:rPr>
                          <w:lang w:val="en-US"/>
                        </w:rPr>
                      </w:pPr>
                      <w:r>
                        <w:rPr>
                          <w:lang w:val="en-US"/>
                        </w:rPr>
                        <w:t>Thread 1</w:t>
                      </w:r>
                    </w:p>
                  </w:txbxContent>
                </v:textbox>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62336" behindDoc="0" locked="0" layoutInCell="1" allowOverlap="1">
                <wp:simplePos x="0" y="0"/>
                <wp:positionH relativeFrom="column">
                  <wp:posOffset>304800</wp:posOffset>
                </wp:positionH>
                <wp:positionV relativeFrom="paragraph">
                  <wp:posOffset>121920</wp:posOffset>
                </wp:positionV>
                <wp:extent cx="90805" cy="1323975"/>
                <wp:effectExtent l="9525" t="7620" r="13970" b="11430"/>
                <wp:wrapNone/>
                <wp:docPr id="24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32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99F60DC" id="Oval 9" o:spid="_x0000_s1026" style="position:absolute;margin-left:24pt;margin-top:9.6pt;width:7.15pt;height:10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"/>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60288" behindDoc="0" locked="0" layoutInCell="1" allowOverlap="1">
                <wp:simplePos x="0" y="0"/>
                <wp:positionH relativeFrom="column">
                  <wp:posOffset>304800</wp:posOffset>
                </wp:positionH>
                <wp:positionV relativeFrom="paragraph">
                  <wp:posOffset>74295</wp:posOffset>
                </wp:positionV>
                <wp:extent cx="892175" cy="1525270"/>
                <wp:effectExtent l="9525" t="7620" r="12700" b="10160"/>
                <wp:wrapNone/>
                <wp:docPr id="244"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2175" cy="1525270"/>
                        </a:xfrm>
                        <a:custGeom>
                          <a:avLst/>
                          <a:gdLst>
                            <a:gd name="T0" fmla="*/ 0 w 1405"/>
                            <a:gd name="T1" fmla="*/ 0 h 2402"/>
                            <a:gd name="T2" fmla="*/ 1245 w 1405"/>
                            <a:gd name="T3" fmla="*/ 2220 h 2402"/>
                            <a:gd name="T4" fmla="*/ 960 w 1405"/>
                            <a:gd name="T5" fmla="*/ 1095 h 2402"/>
                            <a:gd name="T6" fmla="*/ 1110 w 1405"/>
                            <a:gd name="T7" fmla="*/ 1140 h 2402"/>
                          </a:gdLst>
                          <a:ahLst/>
                          <a:cxnLst>
                            <a:cxn ang="0">
                              <a:pos x="T0" y="T1"/>
                            </a:cxn>
                            <a:cxn ang="0">
                              <a:pos x="T2" y="T3"/>
                            </a:cxn>
                            <a:cxn ang="0">
                              <a:pos x="T4" y="T5"/>
                            </a:cxn>
                            <a:cxn ang="0">
                              <a:pos x="T6" y="T7"/>
                            </a:cxn>
                          </a:cxnLst>
                          <a:rect l="0" t="0" r="r" b="b"/>
                          <a:pathLst>
                            <a:path w="1405" h="2402">
                              <a:moveTo>
                                <a:pt x="0" y="0"/>
                              </a:moveTo>
                              <a:cubicBezTo>
                                <a:pt x="542" y="1019"/>
                                <a:pt x="1085" y="2038"/>
                                <a:pt x="1245" y="2220"/>
                              </a:cubicBezTo>
                              <a:cubicBezTo>
                                <a:pt x="1405" y="2402"/>
                                <a:pt x="983" y="1275"/>
                                <a:pt x="960" y="1095"/>
                              </a:cubicBezTo>
                              <a:cubicBezTo>
                                <a:pt x="937" y="915"/>
                                <a:pt x="1023" y="1027"/>
                                <a:pt x="1110" y="11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DEEA4CB" id="Freeform 7" o:spid="_x0000_s1026" style="position:absolute;margin-left:24pt;margin-top:5.85pt;width:70.25pt;height:12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05,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" path="m,c542,1019,1085,2038,1245,2220,1405,2402,983,1275,960,1095v-23,-180,63,-68,150,45e" filled="f">
                <v:path arrowok="t" o:connecttype="custom" o:connectlocs="0,0;790575,1409700;609600,695325;704850,723900" o:connectangles="0,0,0,0"/>
              </v:shape>
            </w:pict>
          </mc:Fallback>
        </mc:AlternateConten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74624" behindDoc="0" locked="0" layoutInCell="1" allowOverlap="1">
                <wp:simplePos x="0" y="0"/>
                <wp:positionH relativeFrom="column">
                  <wp:posOffset>3514725</wp:posOffset>
                </wp:positionH>
                <wp:positionV relativeFrom="paragraph">
                  <wp:posOffset>170180</wp:posOffset>
                </wp:positionV>
                <wp:extent cx="1685925" cy="76200"/>
                <wp:effectExtent l="9525" t="8255" r="19050" b="58420"/>
                <wp:wrapNone/>
                <wp:docPr id="24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E22B8C9" id="_x0000_t32" coordsize="21600,21600" o:spt="32" o:oned="t" path="m,l21600,21600e" filled="f">
                <v:path arrowok="t" fillok="f" o:connecttype="none"/>
                <o:lock v:ext="edit" shapetype="t"/>
              </v:shapetype>
              <v:shape id="AutoShape 21" o:spid="_x0000_s1026" type="#_x0000_t32" style="position:absolute;margin-left:276.75pt;margin-top:13.4pt;width:132.75pt;height: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">
                <v:stroke endarrow="block"/>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72576" behindDoc="0" locked="0" layoutInCell="1" allowOverlap="1">
                <wp:simplePos x="0" y="0"/>
                <wp:positionH relativeFrom="column">
                  <wp:posOffset>619125</wp:posOffset>
                </wp:positionH>
                <wp:positionV relativeFrom="paragraph">
                  <wp:posOffset>170180</wp:posOffset>
                </wp:positionV>
                <wp:extent cx="1085850" cy="152400"/>
                <wp:effectExtent l="28575" t="8255" r="9525" b="58420"/>
                <wp:wrapNone/>
                <wp:docPr id="24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4CD20F" id="AutoShape 19" o:spid="_x0000_s1026" type="#_x0000_t32" style="position:absolute;margin-left:48.75pt;margin-top:13.4pt;width:85.5pt;height:1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">
                <v:stroke endarrow="block"/>
              </v:shape>
            </w:pict>
          </mc:Fallback>
        </mc:AlternateConten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65408" behindDoc="0" locked="0" layoutInCell="1" allowOverlap="1">
                <wp:simplePos x="0" y="0"/>
                <wp:positionH relativeFrom="column">
                  <wp:posOffset>1885950</wp:posOffset>
                </wp:positionH>
                <wp:positionV relativeFrom="paragraph">
                  <wp:posOffset>103505</wp:posOffset>
                </wp:positionV>
                <wp:extent cx="942975" cy="514350"/>
                <wp:effectExtent l="9525" t="8255" r="9525" b="10795"/>
                <wp:wrapNone/>
                <wp:docPr id="2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514350"/>
                        </a:xfrm>
                        <a:prstGeom prst="rect">
                          <a:avLst/>
                        </a:prstGeom>
                        <a:solidFill>
                          <a:srgbClr val="FFFFFF"/>
                        </a:solidFill>
                        <a:ln w="9525">
                          <a:solidFill>
                            <a:srgbClr val="000000"/>
                          </a:solidFill>
                          <a:miter lim="800000"/>
                          <a:headEnd/>
                          <a:tailEnd/>
                        </a:ln>
                      </wps:spPr>
                      <wps:txbx>
                        <w:txbxContent>
                          <w:p w:rsidR="00C02B3C" w:rsidRPr="009721B2" w:rsidRDefault="00C02B3C" w:rsidP="00C02B3C">
                            <w:pPr>
                              <w:rPr>
                                <w:lang w:val="en-US"/>
                              </w:rPr>
                            </w:pPr>
                            <w:r>
                              <w:rPr>
                                <w:lang w:val="en-US"/>
                              </w:rPr>
                              <w:t>Handler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2" o:spid="_x0000_s1028" type="#_x0000_t202" style="position:absolute;margin-left:148.5pt;margin-top:8.15pt;width:74.25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">
                <v:textbox>
                  <w:txbxContent>
                    <w:p w:rsidR="00C02B3C" w:rsidRPr="009721B2" w:rsidRDefault="00C02B3C" w:rsidP="00C02B3C">
                      <w:pPr>
                        <w:rPr>
                          <w:lang w:val="en-US"/>
                        </w:rPr>
                      </w:pPr>
                      <w:r>
                        <w:rPr>
                          <w:lang w:val="en-US"/>
                        </w:rPr>
                        <w:t>Handler Object</w:t>
                      </w:r>
                    </w:p>
                  </w:txbxContent>
                </v:textbox>
              </v:shape>
            </w:pict>
          </mc:Fallback>
        </mc:AlternateConten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75648" behindDoc="0" locked="0" layoutInCell="1" allowOverlap="1">
                <wp:simplePos x="0" y="0"/>
                <wp:positionH relativeFrom="column">
                  <wp:posOffset>4438650</wp:posOffset>
                </wp:positionH>
                <wp:positionV relativeFrom="paragraph">
                  <wp:posOffset>-635</wp:posOffset>
                </wp:positionV>
                <wp:extent cx="552450" cy="447675"/>
                <wp:effectExtent l="9525" t="56515" r="47625" b="10160"/>
                <wp:wrapNone/>
                <wp:docPr id="23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07FDFF1" id="AutoShape 22" o:spid="_x0000_s1026" type="#_x0000_t32" style="position:absolute;margin-left:349.5pt;margin-top:-.05pt;width:43.5pt;height:35.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">
                <v:stroke endarrow="block"/>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73600" behindDoc="0" locked="0" layoutInCell="1" allowOverlap="1">
                <wp:simplePos x="0" y="0"/>
                <wp:positionH relativeFrom="column">
                  <wp:posOffset>1038225</wp:posOffset>
                </wp:positionH>
                <wp:positionV relativeFrom="paragraph">
                  <wp:posOffset>266065</wp:posOffset>
                </wp:positionV>
                <wp:extent cx="752475" cy="295275"/>
                <wp:effectExtent l="38100" t="56515" r="9525" b="10160"/>
                <wp:wrapNone/>
                <wp:docPr id="23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5247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0945F2" id="AutoShape 20" o:spid="_x0000_s1026" type="#_x0000_t32" style="position:absolute;margin-left:81.75pt;margin-top:20.95pt;width:59.25pt;height:23.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">
                <v:stroke endarrow="block"/>
              </v:shape>
            </w:pict>
          </mc:Fallback>
        </mc:AlternateConten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69504" behindDoc="0" locked="0" layoutInCell="1" allowOverlap="1">
                <wp:simplePos x="0" y="0"/>
                <wp:positionH relativeFrom="column">
                  <wp:posOffset>3705225</wp:posOffset>
                </wp:positionH>
                <wp:positionV relativeFrom="paragraph">
                  <wp:posOffset>27940</wp:posOffset>
                </wp:positionV>
                <wp:extent cx="866775" cy="466725"/>
                <wp:effectExtent l="9525" t="8890" r="9525" b="10160"/>
                <wp:wrapNone/>
                <wp:docPr id="23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66725"/>
                        </a:xfrm>
                        <a:prstGeom prst="rect">
                          <a:avLst/>
                        </a:prstGeom>
                        <a:solidFill>
                          <a:srgbClr val="FFFFFF"/>
                        </a:solidFill>
                        <a:ln w="9525">
                          <a:solidFill>
                            <a:srgbClr val="000000"/>
                          </a:solidFill>
                          <a:miter lim="800000"/>
                          <a:headEnd/>
                          <a:tailEnd/>
                        </a:ln>
                      </wps:spPr>
                      <wps:txbx>
                        <w:txbxContent>
                          <w:p w:rsidR="00C02B3C" w:rsidRPr="009721B2" w:rsidRDefault="00C02B3C" w:rsidP="00C02B3C">
                            <w:pPr>
                              <w:rPr>
                                <w:lang w:val="en-US"/>
                              </w:rPr>
                            </w:pPr>
                            <w:r>
                              <w:rPr>
                                <w:lang w:val="en-US"/>
                              </w:rPr>
                              <w:t>Handler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6" o:spid="_x0000_s1029" type="#_x0000_t202" style="position:absolute;margin-left:291.75pt;margin-top:2.2pt;width:68.2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">
                <v:textbox>
                  <w:txbxContent>
                    <w:p w:rsidR="00C02B3C" w:rsidRPr="009721B2" w:rsidRDefault="00C02B3C" w:rsidP="00C02B3C">
                      <w:pPr>
                        <w:rPr>
                          <w:lang w:val="en-US"/>
                        </w:rPr>
                      </w:pPr>
                      <w:r>
                        <w:rPr>
                          <w:lang w:val="en-US"/>
                        </w:rPr>
                        <w:t>Handler Object</w:t>
                      </w:r>
                    </w:p>
                  </w:txbxContent>
                </v:textbox>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77696" behindDoc="0" locked="0" layoutInCell="1" allowOverlap="1">
                <wp:simplePos x="0" y="0"/>
                <wp:positionH relativeFrom="column">
                  <wp:posOffset>4991100</wp:posOffset>
                </wp:positionH>
                <wp:positionV relativeFrom="paragraph">
                  <wp:posOffset>266065</wp:posOffset>
                </wp:positionV>
                <wp:extent cx="885825" cy="285750"/>
                <wp:effectExtent l="9525" t="8890" r="9525" b="10160"/>
                <wp:wrapNone/>
                <wp:docPr id="2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85750"/>
                        </a:xfrm>
                        <a:prstGeom prst="rect">
                          <a:avLst/>
                        </a:prstGeom>
                        <a:solidFill>
                          <a:srgbClr val="FFFFFF"/>
                        </a:solidFill>
                        <a:ln w="9525">
                          <a:solidFill>
                            <a:srgbClr val="000000"/>
                          </a:solidFill>
                          <a:miter lim="800000"/>
                          <a:headEnd/>
                          <a:tailEnd/>
                        </a:ln>
                      </wps:spPr>
                      <wps:txbx>
                        <w:txbxContent>
                          <w:p w:rsidR="00C02B3C" w:rsidRPr="009721B2" w:rsidRDefault="00C02B3C" w:rsidP="00C02B3C">
                            <w:pPr>
                              <w:rPr>
                                <w:lang w:val="en-US"/>
                              </w:rPr>
                            </w:pPr>
                            <w:r>
                              <w:rPr>
                                <w:lang w:val="en-US"/>
                              </w:rPr>
                              <w:t>Looper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24" o:spid="_x0000_s1030" type="#_x0000_t202" style="position:absolute;margin-left:393pt;margin-top:20.95pt;width:69.7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">
                <v:textbox>
                  <w:txbxContent>
                    <w:p w:rsidR="00C02B3C" w:rsidRPr="009721B2" w:rsidRDefault="00C02B3C" w:rsidP="00C02B3C">
                      <w:pPr>
                        <w:rPr>
                          <w:lang w:val="en-US"/>
                        </w:rPr>
                      </w:pPr>
                      <w:r>
                        <w:rPr>
                          <w:lang w:val="en-US"/>
                        </w:rPr>
                        <w:t>Looper</w:t>
                      </w:r>
                    </w:p>
                  </w:txbxContent>
                </v:textbox>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71552" behindDoc="0" locked="0" layoutInCell="1" allowOverlap="1">
                <wp:simplePos x="0" y="0"/>
                <wp:positionH relativeFrom="column">
                  <wp:posOffset>3143250</wp:posOffset>
                </wp:positionH>
                <wp:positionV relativeFrom="paragraph">
                  <wp:posOffset>27940</wp:posOffset>
                </wp:positionV>
                <wp:extent cx="495300" cy="409575"/>
                <wp:effectExtent l="9525" t="8890" r="9525" b="10160"/>
                <wp:wrapNone/>
                <wp:docPr id="23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0957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CAB57F0" id="AutoShape 18" o:spid="_x0000_s1026" type="#_x0000_t16" style="position:absolute;margin-left:247.5pt;margin-top:2.2pt;width:39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"/>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66432" behindDoc="0" locked="0" layoutInCell="1" allowOverlap="1">
                <wp:simplePos x="0" y="0"/>
                <wp:positionH relativeFrom="column">
                  <wp:posOffset>1704975</wp:posOffset>
                </wp:positionH>
                <wp:positionV relativeFrom="paragraph">
                  <wp:posOffset>85090</wp:posOffset>
                </wp:positionV>
                <wp:extent cx="495300" cy="409575"/>
                <wp:effectExtent l="9525" t="8890" r="9525" b="10160"/>
                <wp:wrapNone/>
                <wp:docPr id="23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0957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523E02" id="AutoShape 13" o:spid="_x0000_s1026" type="#_x0000_t16" style="position:absolute;margin-left:134.25pt;margin-top:6.7pt;width:39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"/>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266065</wp:posOffset>
                </wp:positionV>
                <wp:extent cx="1038225" cy="285750"/>
                <wp:effectExtent l="9525" t="8890" r="9525" b="10160"/>
                <wp:wrapNone/>
                <wp:docPr id="2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85750"/>
                        </a:xfrm>
                        <a:prstGeom prst="rect">
                          <a:avLst/>
                        </a:prstGeom>
                        <a:solidFill>
                          <a:srgbClr val="FFFFFF"/>
                        </a:solidFill>
                        <a:ln w="9525">
                          <a:solidFill>
                            <a:srgbClr val="000000"/>
                          </a:solidFill>
                          <a:miter lim="800000"/>
                          <a:headEnd/>
                          <a:tailEnd/>
                        </a:ln>
                      </wps:spPr>
                      <wps:txbx>
                        <w:txbxContent>
                          <w:p w:rsidR="00C02B3C" w:rsidRPr="009721B2" w:rsidRDefault="00C02B3C" w:rsidP="00C02B3C">
                            <w:pPr>
                              <w:rPr>
                                <w:lang w:val="en-US"/>
                              </w:rPr>
                            </w:pPr>
                            <w:r>
                              <w:rPr>
                                <w:lang w:val="en-US"/>
                              </w:rPr>
                              <w:t>Looper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0" o:spid="_x0000_s1031" type="#_x0000_t202" style="position:absolute;margin-left:-4.5pt;margin-top:20.95pt;width:81.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">
                <v:textbox>
                  <w:txbxContent>
                    <w:p w:rsidR="00C02B3C" w:rsidRPr="009721B2" w:rsidRDefault="00C02B3C" w:rsidP="00C02B3C">
                      <w:pPr>
                        <w:rPr>
                          <w:lang w:val="en-US"/>
                        </w:rPr>
                      </w:pPr>
                      <w:r>
                        <w:rPr>
                          <w:lang w:val="en-US"/>
                        </w:rPr>
                        <w:t>Looper</w:t>
                      </w:r>
                    </w:p>
                  </w:txbxContent>
                </v:textbox>
              </v:shape>
            </w:pict>
          </mc:Fallback>
        </mc:AlternateContent>
      </w:r>
    </w:p>
    <w:p w:rsidR="00C02B3C" w:rsidRDefault="00C02B3C" w:rsidP="00C02B3C">
      <w:pPr>
        <w:jc w:val="right"/>
        <w:rPr>
          <w:rFonts w:ascii="Times New Roman" w:hAnsi="Times New Roman" w:cs="Times New Roman"/>
          <w:sz w:val="20"/>
          <w:szCs w:val="20"/>
          <w:shd w:val="clear" w:color="auto" w:fill="FFFFFF"/>
        </w:rPr>
      </w:pP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Diagram 1 - illustrates 2 worker threads and their loopers and handler objects</w:t>
      </w:r>
    </w:p>
    <w:p w:rsidR="00C02B3C" w:rsidRDefault="00C02B3C" w:rsidP="00C02B3C">
      <w:pPr>
        <w:rPr>
          <w:rFonts w:ascii="Times New Roman" w:hAnsi="Times New Roman" w:cs="Times New Roman"/>
          <w:sz w:val="20"/>
          <w:szCs w:val="20"/>
          <w:shd w:val="clear" w:color="auto" w:fill="FFFFFF"/>
        </w:rPr>
      </w:pP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And alternatively now imagine a different scenario</w:t>
      </w:r>
    </w:p>
    <w:p w:rsidR="00C02B3C" w:rsidRDefault="00C02B3C" w:rsidP="00C02B3C">
      <w:pPr>
        <w:rPr>
          <w:rFonts w:ascii="Times New Roman" w:hAnsi="Times New Roman" w:cs="Times New Roman"/>
          <w:sz w:val="20"/>
          <w:szCs w:val="20"/>
          <w:shd w:val="clear" w:color="auto" w:fill="FFFFFF"/>
        </w:rPr>
      </w:pPr>
    </w:p>
    <w:p w:rsidR="00C02B3C" w:rsidRDefault="00C02B3C" w:rsidP="00C02B3C">
      <w:pPr>
        <w:rPr>
          <w:rFonts w:ascii="Times New Roman" w:hAnsi="Times New Roman" w:cs="Times New Roman"/>
          <w:sz w:val="20"/>
          <w:szCs w:val="20"/>
          <w:shd w:val="clear" w:color="auto" w:fill="FFFFFF"/>
        </w:rPr>
      </w:pPr>
    </w:p>
    <w:p w:rsidR="00C02B3C" w:rsidRDefault="00C02B3C" w:rsidP="00C02B3C">
      <w:pPr>
        <w:rPr>
          <w:rFonts w:ascii="Times New Roman" w:hAnsi="Times New Roman" w:cs="Times New Roman"/>
          <w:sz w:val="20"/>
          <w:szCs w:val="20"/>
          <w:shd w:val="clear" w:color="auto" w:fill="FFFFFF"/>
        </w:rPr>
      </w:pP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lastRenderedPageBreak/>
        <w:t xml:space="preserve">Diagram 2 - all handler objects are in a queue similar to the message queue on a thread </w: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82816" behindDoc="0" locked="0" layoutInCell="1" allowOverlap="1">
                <wp:simplePos x="0" y="0"/>
                <wp:positionH relativeFrom="column">
                  <wp:posOffset>2943225</wp:posOffset>
                </wp:positionH>
                <wp:positionV relativeFrom="paragraph">
                  <wp:posOffset>257810</wp:posOffset>
                </wp:positionV>
                <wp:extent cx="819150" cy="1687195"/>
                <wp:effectExtent l="9525" t="10160" r="9525" b="7620"/>
                <wp:wrapNone/>
                <wp:docPr id="228"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9150" cy="1687195"/>
                        </a:xfrm>
                        <a:custGeom>
                          <a:avLst/>
                          <a:gdLst>
                            <a:gd name="T0" fmla="*/ 0 w 1290"/>
                            <a:gd name="T1" fmla="*/ 0 h 2657"/>
                            <a:gd name="T2" fmla="*/ 1125 w 1290"/>
                            <a:gd name="T3" fmla="*/ 2460 h 2657"/>
                            <a:gd name="T4" fmla="*/ 990 w 1290"/>
                            <a:gd name="T5" fmla="*/ 1185 h 2657"/>
                            <a:gd name="T6" fmla="*/ 1200 w 1290"/>
                            <a:gd name="T7" fmla="*/ 1350 h 2657"/>
                          </a:gdLst>
                          <a:ahLst/>
                          <a:cxnLst>
                            <a:cxn ang="0">
                              <a:pos x="T0" y="T1"/>
                            </a:cxn>
                            <a:cxn ang="0">
                              <a:pos x="T2" y="T3"/>
                            </a:cxn>
                            <a:cxn ang="0">
                              <a:pos x="T4" y="T5"/>
                            </a:cxn>
                            <a:cxn ang="0">
                              <a:pos x="T6" y="T7"/>
                            </a:cxn>
                          </a:cxnLst>
                          <a:rect l="0" t="0" r="r" b="b"/>
                          <a:pathLst>
                            <a:path w="1290" h="2657">
                              <a:moveTo>
                                <a:pt x="0" y="0"/>
                              </a:moveTo>
                              <a:cubicBezTo>
                                <a:pt x="480" y="1131"/>
                                <a:pt x="960" y="2263"/>
                                <a:pt x="1125" y="2460"/>
                              </a:cubicBezTo>
                              <a:cubicBezTo>
                                <a:pt x="1290" y="2657"/>
                                <a:pt x="977" y="1370"/>
                                <a:pt x="990" y="1185"/>
                              </a:cubicBezTo>
                              <a:cubicBezTo>
                                <a:pt x="1003" y="1000"/>
                                <a:pt x="1160" y="1310"/>
                                <a:pt x="1200" y="1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CCF9263" id="Freeform 29" o:spid="_x0000_s1026" style="position:absolute;margin-left:231.75pt;margin-top:20.3pt;width:64.5pt;height:13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90,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" path="m,c480,1131,960,2263,1125,2460,1290,2657,977,1370,990,1185v13,-185,170,125,210,165e" filled="f">
                <v:path arrowok="t" o:connecttype="custom" o:connectlocs="0,0;714375,1562100;628650,752475;762000,857250" o:connectangles="0,0,0,0"/>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78720" behindDoc="0" locked="0" layoutInCell="1" allowOverlap="1">
                <wp:simplePos x="0" y="0"/>
                <wp:positionH relativeFrom="column">
                  <wp:posOffset>2257425</wp:posOffset>
                </wp:positionH>
                <wp:positionV relativeFrom="paragraph">
                  <wp:posOffset>257810</wp:posOffset>
                </wp:positionV>
                <wp:extent cx="619125" cy="514350"/>
                <wp:effectExtent l="9525" t="10160" r="9525" b="8890"/>
                <wp:wrapNone/>
                <wp:docPr id="22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51435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0BB7F4" id="AutoShape 25" o:spid="_x0000_s1026" type="#_x0000_t16" style="position:absolute;margin-left:177.75pt;margin-top:20.3pt;width:48.75pt;height: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"/>
            </w:pict>
          </mc:Fallback>
        </mc:AlternateConten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83840" behindDoc="0" locked="0" layoutInCell="1" allowOverlap="1">
                <wp:simplePos x="0" y="0"/>
                <wp:positionH relativeFrom="column">
                  <wp:posOffset>4114800</wp:posOffset>
                </wp:positionH>
                <wp:positionV relativeFrom="paragraph">
                  <wp:posOffset>200660</wp:posOffset>
                </wp:positionV>
                <wp:extent cx="1400175" cy="1028700"/>
                <wp:effectExtent l="9525" t="10160" r="9525" b="8890"/>
                <wp:wrapNone/>
                <wp:docPr id="22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028700"/>
                        </a:xfrm>
                        <a:prstGeom prst="rect">
                          <a:avLst/>
                        </a:prstGeom>
                        <a:solidFill>
                          <a:srgbClr val="FFFFFF"/>
                        </a:solidFill>
                        <a:ln w="9525">
                          <a:solidFill>
                            <a:srgbClr val="000000"/>
                          </a:solidFill>
                          <a:miter lim="800000"/>
                          <a:headEnd/>
                          <a:tailEnd/>
                        </a:ln>
                      </wps:spPr>
                      <wps:txbx>
                        <w:txbxContent>
                          <w:p w:rsidR="00C02B3C" w:rsidRPr="009721B2" w:rsidRDefault="00C02B3C" w:rsidP="00C02B3C">
                            <w:pPr>
                              <w:rPr>
                                <w:lang w:val="en-US"/>
                              </w:rPr>
                            </w:pPr>
                            <w:r>
                              <w:rPr>
                                <w:lang w:val="en-US"/>
                              </w:rPr>
                              <w:t>A thread specialized in managing a queue of handler objects for enqueue and dequeue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30" o:spid="_x0000_s1032" type="#_x0000_t202" style="position:absolute;margin-left:324pt;margin-top:15.8pt;width:110.25pt;height: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">
                <v:textbox>
                  <w:txbxContent>
                    <w:p w:rsidR="00C02B3C" w:rsidRPr="009721B2" w:rsidRDefault="00C02B3C" w:rsidP="00C02B3C">
                      <w:pPr>
                        <w:rPr>
                          <w:lang w:val="en-US"/>
                        </w:rPr>
                      </w:pPr>
                      <w:r>
                        <w:rPr>
                          <w:lang w:val="en-US"/>
                        </w:rPr>
                        <w:t>A thread specialized in managing a queue of handler objects for enqueue and dequeue</w:t>
                      </w:r>
                    </w:p>
                  </w:txbxContent>
                </v:textbox>
              </v:shape>
            </w:pict>
          </mc:Fallback>
        </mc:AlternateContent>
      </w:r>
      <w:r>
        <w:rPr>
          <w:rFonts w:ascii="Times New Roman" w:hAnsi="Times New Roman" w:cs="Times New Roman"/>
          <w:noProof/>
          <w:sz w:val="20"/>
          <w:szCs w:val="20"/>
          <w:lang w:eastAsia="en-IN" w:bidi="hi-IN"/>
        </w:rPr>
        <mc:AlternateContent>
          <mc:Choice Requires="wps">
            <w:drawing>
              <wp:anchor distT="0" distB="0" distL="114300" distR="114300" simplePos="0" relativeHeight="251681792" behindDoc="0" locked="0" layoutInCell="1" allowOverlap="1">
                <wp:simplePos x="0" y="0"/>
                <wp:positionH relativeFrom="column">
                  <wp:posOffset>781050</wp:posOffset>
                </wp:positionH>
                <wp:positionV relativeFrom="paragraph">
                  <wp:posOffset>276860</wp:posOffset>
                </wp:positionV>
                <wp:extent cx="1276350" cy="771525"/>
                <wp:effectExtent l="9525" t="10160" r="9525" b="8890"/>
                <wp:wrapNone/>
                <wp:docPr id="3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771525"/>
                        </a:xfrm>
                        <a:prstGeom prst="rect">
                          <a:avLst/>
                        </a:prstGeom>
                        <a:solidFill>
                          <a:srgbClr val="FFFFFF"/>
                        </a:solidFill>
                        <a:ln w="9525">
                          <a:solidFill>
                            <a:srgbClr val="000000"/>
                          </a:solidFill>
                          <a:miter lim="800000"/>
                          <a:headEnd/>
                          <a:tailEnd/>
                        </a:ln>
                      </wps:spPr>
                      <wps:txbx>
                        <w:txbxContent>
                          <w:p w:rsidR="00C02B3C" w:rsidRPr="009721B2" w:rsidRDefault="00C02B3C" w:rsidP="00C02B3C">
                            <w:pPr>
                              <w:rPr>
                                <w:lang w:val="en-US"/>
                              </w:rPr>
                            </w:pPr>
                            <w:r>
                              <w:rPr>
                                <w:lang w:val="en-US"/>
                              </w:rPr>
                              <w:t>A Queue of handler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28" o:spid="_x0000_s1033" type="#_x0000_t202" style="position:absolute;margin-left:61.5pt;margin-top:21.8pt;width:100.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">
                <v:textbox>
                  <w:txbxContent>
                    <w:p w:rsidR="00C02B3C" w:rsidRPr="009721B2" w:rsidRDefault="00C02B3C" w:rsidP="00C02B3C">
                      <w:pPr>
                        <w:rPr>
                          <w:lang w:val="en-US"/>
                        </w:rPr>
                      </w:pPr>
                      <w:r>
                        <w:rPr>
                          <w:lang w:val="en-US"/>
                        </w:rPr>
                        <w:t>A Queue of handler objects</w:t>
                      </w:r>
                    </w:p>
                  </w:txbxContent>
                </v:textbox>
              </v:shape>
            </w:pict>
          </mc:Fallback>
        </mc:AlternateContent>
      </w:r>
    </w:p>
    <w:p w:rsidR="00C02B3C" w:rsidRDefault="00473F97" w:rsidP="00C02B3C">
      <w:pPr>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79744" behindDoc="0" locked="0" layoutInCell="1" allowOverlap="1">
                <wp:simplePos x="0" y="0"/>
                <wp:positionH relativeFrom="column">
                  <wp:posOffset>2257425</wp:posOffset>
                </wp:positionH>
                <wp:positionV relativeFrom="paragraph">
                  <wp:posOffset>239395</wp:posOffset>
                </wp:positionV>
                <wp:extent cx="619125" cy="514350"/>
                <wp:effectExtent l="9525" t="10795" r="9525" b="8255"/>
                <wp:wrapNone/>
                <wp:docPr id="3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51435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2ABD15B" id="AutoShape 26" o:spid="_x0000_s1026" type="#_x0000_t16" style="position:absolute;margin-left:177.75pt;margin-top:18.85pt;width:48.7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"/>
            </w:pict>
          </mc:Fallback>
        </mc:AlternateContent>
      </w:r>
    </w:p>
    <w:p w:rsidR="00C02B3C" w:rsidRDefault="00C02B3C" w:rsidP="00C02B3C">
      <w:pPr>
        <w:jc w:val="right"/>
        <w:rPr>
          <w:rFonts w:ascii="Times New Roman" w:hAnsi="Times New Roman" w:cs="Times New Roman"/>
          <w:sz w:val="20"/>
          <w:szCs w:val="20"/>
          <w:shd w:val="clear" w:color="auto" w:fill="FFFFFF"/>
        </w:rPr>
      </w:pPr>
    </w:p>
    <w:p w:rsidR="00C02B3C" w:rsidRDefault="00473F97" w:rsidP="00C02B3C">
      <w:pPr>
        <w:jc w:val="right"/>
        <w:rPr>
          <w:rFonts w:ascii="Times New Roman" w:hAnsi="Times New Roman" w:cs="Times New Roman"/>
          <w:sz w:val="20"/>
          <w:szCs w:val="20"/>
          <w:shd w:val="clear" w:color="auto" w:fill="FFFFFF"/>
        </w:rPr>
      </w:pPr>
      <w:r>
        <w:rPr>
          <w:rFonts w:ascii="Times New Roman" w:hAnsi="Times New Roman" w:cs="Times New Roman"/>
          <w:noProof/>
          <w:sz w:val="20"/>
          <w:szCs w:val="20"/>
          <w:lang w:eastAsia="en-IN" w:bidi="hi-IN"/>
        </w:rPr>
        <mc:AlternateContent>
          <mc:Choice Requires="wps">
            <w:drawing>
              <wp:anchor distT="0" distB="0" distL="114300" distR="114300" simplePos="0" relativeHeight="251680768" behindDoc="0" locked="0" layoutInCell="1" allowOverlap="1">
                <wp:simplePos x="0" y="0"/>
                <wp:positionH relativeFrom="column">
                  <wp:posOffset>2257425</wp:posOffset>
                </wp:positionH>
                <wp:positionV relativeFrom="paragraph">
                  <wp:posOffset>230505</wp:posOffset>
                </wp:positionV>
                <wp:extent cx="619125" cy="514350"/>
                <wp:effectExtent l="9525" t="11430" r="9525" b="7620"/>
                <wp:wrapNone/>
                <wp:docPr id="2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51435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D2CDA8" id="AutoShape 27" o:spid="_x0000_s1026" type="#_x0000_t16" style="position:absolute;margin-left:177.75pt;margin-top:18.15pt;width:48.75pt;height: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"/>
            </w:pict>
          </mc:Fallback>
        </mc:AlternateContent>
      </w:r>
    </w:p>
    <w:p w:rsidR="00C02B3C" w:rsidRDefault="00C02B3C" w:rsidP="00C02B3C">
      <w:pPr>
        <w:jc w:val="right"/>
        <w:rPr>
          <w:rFonts w:ascii="Times New Roman" w:hAnsi="Times New Roman" w:cs="Times New Roman"/>
          <w:sz w:val="20"/>
          <w:szCs w:val="20"/>
          <w:shd w:val="clear" w:color="auto" w:fill="FFFFFF"/>
        </w:rPr>
      </w:pPr>
    </w:p>
    <w:p w:rsidR="00C02B3C" w:rsidRDefault="00C02B3C" w:rsidP="00C02B3C">
      <w:pPr>
        <w:jc w:val="right"/>
        <w:rPr>
          <w:rFonts w:ascii="Times New Roman" w:hAnsi="Times New Roman" w:cs="Times New Roman"/>
          <w:sz w:val="20"/>
          <w:szCs w:val="20"/>
          <w:shd w:val="clear" w:color="auto" w:fill="FFFFFF"/>
        </w:rPr>
      </w:pPr>
    </w:p>
    <w:p w:rsidR="00C02B3C" w:rsidRDefault="00C02B3C" w:rsidP="00C02B3C">
      <w:pPr>
        <w:rPr>
          <w:rFonts w:ascii="Times New Roman" w:hAnsi="Times New Roman" w:cs="Times New Roman"/>
          <w:sz w:val="20"/>
          <w:szCs w:val="20"/>
          <w:shd w:val="clear" w:color="auto" w:fill="FFFFFF"/>
        </w:rPr>
      </w:pP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And see the sample code below - hope this sharing is useful to you</w:t>
      </w:r>
    </w:p>
    <w:p w:rsidR="00C02B3C" w:rsidRPr="00A604C6" w:rsidRDefault="00C02B3C" w:rsidP="00C02B3C">
      <w:pPr>
        <w:rPr>
          <w:rFonts w:ascii="Times New Roman" w:hAnsi="Times New Roman" w:cs="Times New Roman"/>
          <w:sz w:val="20"/>
          <w:szCs w:val="20"/>
          <w:shd w:val="clear" w:color="auto" w:fill="FFFFFF"/>
        </w:rPr>
      </w:pPr>
      <w:r w:rsidRPr="00A604C6">
        <w:rPr>
          <w:rFonts w:ascii="Times New Roman" w:hAnsi="Times New Roman" w:cs="Times New Roman"/>
          <w:sz w:val="20"/>
          <w:szCs w:val="20"/>
          <w:shd w:val="clear" w:color="auto" w:fill="FFFFFF"/>
        </w:rPr>
        <w:t>Handy class for starting a new thread that has a looper. The looper can then be used to create handler classes. Note that start() must still be called.</w:t>
      </w:r>
    </w:p>
    <w:p w:rsidR="00C02B3C" w:rsidRPr="00A604C6" w:rsidRDefault="00C02B3C" w:rsidP="00C02B3C">
      <w:pPr>
        <w:rPr>
          <w:rFonts w:ascii="Times New Roman" w:hAnsi="Times New Roman" w:cs="Times New Roman"/>
          <w:color w:val="242729"/>
          <w:sz w:val="20"/>
          <w:szCs w:val="20"/>
          <w:shd w:val="clear" w:color="auto" w:fill="FFFFFF"/>
        </w:rPr>
      </w:pPr>
      <w:r w:rsidRPr="00C02B3C">
        <w:rPr>
          <w:rFonts w:ascii="Times New Roman" w:hAnsi="Times New Roman" w:cs="Times New Roman"/>
          <w:b/>
          <w:sz w:val="20"/>
          <w:szCs w:val="20"/>
          <w:highlight w:val="yellow"/>
          <w:lang w:val="en-US"/>
        </w:rPr>
        <w:t>Example</w:t>
      </w:r>
      <w:r w:rsidRPr="00C02B3C">
        <w:rPr>
          <w:rFonts w:ascii="Times New Roman" w:hAnsi="Times New Roman" w:cs="Times New Roman"/>
          <w:b/>
          <w:sz w:val="20"/>
          <w:szCs w:val="20"/>
          <w:lang w:val="en-US"/>
        </w:rPr>
        <w:t xml:space="preserve"> </w:t>
      </w:r>
      <w:r>
        <w:rPr>
          <w:rFonts w:ascii="Times New Roman" w:hAnsi="Times New Roman" w:cs="Times New Roman"/>
          <w:b/>
          <w:sz w:val="20"/>
          <w:szCs w:val="20"/>
          <w:lang w:val="en-US"/>
        </w:rPr>
        <w:t xml:space="preserve"> -  </w:t>
      </w:r>
      <w:r w:rsidRPr="00A604C6">
        <w:rPr>
          <w:rFonts w:ascii="Times New Roman" w:hAnsi="Times New Roman" w:cs="Times New Roman"/>
          <w:sz w:val="20"/>
          <w:szCs w:val="20"/>
          <w:lang w:val="en-US"/>
        </w:rPr>
        <w:t>Problem - T</w:t>
      </w:r>
      <w:r w:rsidRPr="00A604C6">
        <w:rPr>
          <w:rFonts w:ascii="Times New Roman" w:hAnsi="Times New Roman" w:cs="Times New Roman"/>
          <w:color w:val="242729"/>
          <w:sz w:val="20"/>
          <w:szCs w:val="20"/>
          <w:shd w:val="clear" w:color="auto" w:fill="FFFFFF"/>
        </w:rPr>
        <w:t>o set up a HandlerThread from the GUI thread. Then some time later, when a button is clicked on the GUI, it runs callHello(), which then send a message to a HelloLogger object residing on the non-GUI thread which asynchronously logs "Hello World". I have tried a number of things, some block indefinitely, some never receive the message, etc etc. The code below is more or less as close as I have got, please could someone modify it to work?</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class</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HandlerThreadExample</w:t>
      </w: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private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MyHandlerThread</w:t>
      </w:r>
      <w:r w:rsidRPr="00A604C6">
        <w:rPr>
          <w:rFonts w:ascii="Consolas" w:eastAsia="Times New Roman" w:hAnsi="Consolas" w:cs="Courier New"/>
          <w:color w:val="303336"/>
          <w:sz w:val="20"/>
          <w:szCs w:val="20"/>
          <w:lang w:eastAsia="en-IN"/>
        </w:rPr>
        <w:t xml:space="preserve"> mMyHandlerThread;</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private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Looper</w:t>
      </w:r>
      <w:r w:rsidRPr="00A604C6">
        <w:rPr>
          <w:rFonts w:ascii="Consolas" w:eastAsia="Times New Roman" w:hAnsi="Consolas" w:cs="Courier New"/>
          <w:color w:val="303336"/>
          <w:sz w:val="20"/>
          <w:szCs w:val="20"/>
          <w:lang w:eastAsia="en-IN"/>
        </w:rPr>
        <w:t xml:space="preserve"> mLooper;</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private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Handler</w:t>
      </w:r>
      <w:r w:rsidRPr="00A604C6">
        <w:rPr>
          <w:rFonts w:ascii="Consolas" w:eastAsia="Times New Roman" w:hAnsi="Consolas" w:cs="Courier New"/>
          <w:color w:val="303336"/>
          <w:sz w:val="20"/>
          <w:szCs w:val="20"/>
          <w:lang w:eastAsia="en-IN"/>
        </w:rPr>
        <w:t xml:space="preserve"> mHandler;</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HandlerThreadExample</w:t>
      </w:r>
      <w:r w:rsidRPr="00A604C6">
        <w:rPr>
          <w:rFonts w:ascii="Consolas" w:eastAsia="Times New Roman" w:hAnsi="Consolas" w:cs="Courier New"/>
          <w:color w:val="303336"/>
          <w:sz w:val="20"/>
          <w:szCs w:val="20"/>
          <w:lang w:eastAsia="en-IN"/>
        </w:rPr>
        <w:t>(){</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mMyHandlerThread = </w:t>
      </w:r>
      <w:r w:rsidRPr="00A604C6">
        <w:rPr>
          <w:rFonts w:ascii="Consolas" w:eastAsia="Times New Roman" w:hAnsi="Consolas" w:cs="Courier New"/>
          <w:color w:val="101094"/>
          <w:sz w:val="20"/>
          <w:szCs w:val="20"/>
          <w:lang w:eastAsia="en-IN"/>
        </w:rPr>
        <w:t>new</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MyHandlerThread</w:t>
      </w:r>
      <w:r w:rsidRPr="00A604C6">
        <w:rPr>
          <w:rFonts w:ascii="Consolas" w:eastAsia="Times New Roman" w:hAnsi="Consolas" w:cs="Courier New"/>
          <w:color w:val="303336"/>
          <w:sz w:val="20"/>
          <w:szCs w:val="20"/>
          <w:lang w:eastAsia="en-IN"/>
        </w:rPr>
        <w:t>();</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mMyHandlerThread.start();</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mLooper = mMyHandlerThread.getLooper();</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void</w:t>
      </w:r>
      <w:r w:rsidRPr="00A604C6">
        <w:rPr>
          <w:rFonts w:ascii="Consolas" w:eastAsia="Times New Roman" w:hAnsi="Consolas" w:cs="Courier New"/>
          <w:color w:val="303336"/>
          <w:sz w:val="20"/>
          <w:szCs w:val="20"/>
          <w:lang w:eastAsia="en-IN"/>
        </w:rPr>
        <w:t xml:space="preserve"> callHello()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mHandler.sendEmptyMessage(</w:t>
      </w:r>
      <w:r w:rsidRPr="00A604C6">
        <w:rPr>
          <w:rFonts w:ascii="Consolas" w:eastAsia="Times New Roman" w:hAnsi="Consolas" w:cs="Courier New"/>
          <w:color w:val="7D2727"/>
          <w:sz w:val="20"/>
          <w:szCs w:val="20"/>
          <w:lang w:eastAsia="en-IN"/>
        </w:rPr>
        <w:t>1</w:t>
      </w:r>
      <w:r w:rsidRPr="00A604C6">
        <w:rPr>
          <w:rFonts w:ascii="Consolas" w:eastAsia="Times New Roman" w:hAnsi="Consolas" w:cs="Courier New"/>
          <w:color w:val="303336"/>
          <w:sz w:val="20"/>
          <w:szCs w:val="20"/>
          <w:lang w:eastAsia="en-IN"/>
        </w:rPr>
        <w:t>);</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private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class</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MyHandlerThread</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extends</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HandlerThread</w:t>
      </w: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private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HelloLogger</w:t>
      </w:r>
      <w:r w:rsidRPr="00A604C6">
        <w:rPr>
          <w:rFonts w:ascii="Consolas" w:eastAsia="Times New Roman" w:hAnsi="Consolas" w:cs="Courier New"/>
          <w:color w:val="303336"/>
          <w:sz w:val="20"/>
          <w:szCs w:val="20"/>
          <w:lang w:eastAsia="en-IN"/>
        </w:rPr>
        <w:t xml:space="preserve"> mHelloLogger;</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private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Handler</w:t>
      </w:r>
      <w:r w:rsidRPr="00A604C6">
        <w:rPr>
          <w:rFonts w:ascii="Consolas" w:eastAsia="Times New Roman" w:hAnsi="Consolas" w:cs="Courier New"/>
          <w:color w:val="303336"/>
          <w:sz w:val="20"/>
          <w:szCs w:val="20"/>
          <w:lang w:eastAsia="en-IN"/>
        </w:rPr>
        <w:t xml:space="preserve"> mHandler;</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MyHandlerThread</w:t>
      </w:r>
      <w:r w:rsidRPr="00A604C6">
        <w:rPr>
          <w:rFonts w:ascii="Consolas" w:eastAsia="Times New Roman" w:hAnsi="Consolas" w:cs="Courier New"/>
          <w:color w:val="303336"/>
          <w:sz w:val="20"/>
          <w:szCs w:val="20"/>
          <w:lang w:eastAsia="en-IN"/>
        </w:rPr>
        <w:t>()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super</w:t>
      </w:r>
      <w:r w:rsidRPr="00A604C6">
        <w:rPr>
          <w:rFonts w:ascii="Consolas" w:eastAsia="Times New Roman" w:hAnsi="Consolas" w:cs="Courier New"/>
          <w:color w:val="303336"/>
          <w:sz w:val="20"/>
          <w:szCs w:val="20"/>
          <w:lang w:eastAsia="en-IN"/>
        </w:rPr>
        <w:t>(</w:t>
      </w:r>
      <w:r w:rsidRPr="00A604C6">
        <w:rPr>
          <w:rFonts w:ascii="Consolas" w:eastAsia="Times New Roman" w:hAnsi="Consolas" w:cs="Courier New"/>
          <w:color w:val="7D2727"/>
          <w:sz w:val="20"/>
          <w:szCs w:val="20"/>
          <w:lang w:eastAsia="en-IN"/>
        </w:rPr>
        <w:t>"The MyHandlerThread thread"</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HandlerThread</w:t>
      </w:r>
      <w:r w:rsidRPr="00A604C6">
        <w:rPr>
          <w:rFonts w:ascii="Consolas" w:eastAsia="Times New Roman" w:hAnsi="Consolas" w:cs="Courier New"/>
          <w:color w:val="303336"/>
          <w:sz w:val="20"/>
          <w:szCs w:val="20"/>
          <w:lang w:eastAsia="en-IN"/>
        </w:rPr>
        <w:t>.NORM_PRIORITY);</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void</w:t>
      </w:r>
      <w:r w:rsidRPr="00A604C6">
        <w:rPr>
          <w:rFonts w:ascii="Consolas" w:eastAsia="Times New Roman" w:hAnsi="Consolas" w:cs="Courier New"/>
          <w:color w:val="303336"/>
          <w:sz w:val="20"/>
          <w:szCs w:val="20"/>
          <w:lang w:eastAsia="en-IN"/>
        </w:rPr>
        <w:t xml:space="preserve"> run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mHelloLogger = </w:t>
      </w:r>
      <w:r w:rsidRPr="00A604C6">
        <w:rPr>
          <w:rFonts w:ascii="Consolas" w:eastAsia="Times New Roman" w:hAnsi="Consolas" w:cs="Courier New"/>
          <w:color w:val="101094"/>
          <w:sz w:val="20"/>
          <w:szCs w:val="20"/>
          <w:lang w:eastAsia="en-IN"/>
        </w:rPr>
        <w:t>new</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HelloLogger</w:t>
      </w:r>
      <w:r w:rsidRPr="00A604C6">
        <w:rPr>
          <w:rFonts w:ascii="Consolas" w:eastAsia="Times New Roman" w:hAnsi="Consolas" w:cs="Courier New"/>
          <w:color w:val="303336"/>
          <w:sz w:val="20"/>
          <w:szCs w:val="20"/>
          <w:lang w:eastAsia="en-IN"/>
        </w:rPr>
        <w:t>();</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mHandler = </w:t>
      </w:r>
      <w:r w:rsidRPr="00A604C6">
        <w:rPr>
          <w:rFonts w:ascii="Consolas" w:eastAsia="Times New Roman" w:hAnsi="Consolas" w:cs="Courier New"/>
          <w:color w:val="101094"/>
          <w:sz w:val="20"/>
          <w:szCs w:val="20"/>
          <w:lang w:eastAsia="en-IN"/>
        </w:rPr>
        <w:t>new</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Handler</w:t>
      </w:r>
      <w:r w:rsidRPr="00A604C6">
        <w:rPr>
          <w:rFonts w:ascii="Consolas" w:eastAsia="Times New Roman" w:hAnsi="Consolas" w:cs="Courier New"/>
          <w:color w:val="303336"/>
          <w:sz w:val="20"/>
          <w:szCs w:val="20"/>
          <w:lang w:eastAsia="en-IN"/>
        </w:rPr>
        <w:t>(getLooper()){</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void</w:t>
      </w:r>
      <w:r w:rsidRPr="00A604C6">
        <w:rPr>
          <w:rFonts w:ascii="Consolas" w:eastAsia="Times New Roman" w:hAnsi="Consolas" w:cs="Courier New"/>
          <w:color w:val="303336"/>
          <w:sz w:val="20"/>
          <w:szCs w:val="20"/>
          <w:lang w:eastAsia="en-IN"/>
        </w:rPr>
        <w:t xml:space="preserve"> handleMessage(</w:t>
      </w:r>
      <w:r w:rsidRPr="00A604C6">
        <w:rPr>
          <w:rFonts w:ascii="Consolas" w:eastAsia="Times New Roman" w:hAnsi="Consolas" w:cs="Courier New"/>
          <w:color w:val="2B91AF"/>
          <w:sz w:val="20"/>
          <w:szCs w:val="20"/>
          <w:lang w:eastAsia="en-IN"/>
        </w:rPr>
        <w:t>Message</w:t>
      </w:r>
      <w:r w:rsidRPr="00A604C6">
        <w:rPr>
          <w:rFonts w:ascii="Consolas" w:eastAsia="Times New Roman" w:hAnsi="Consolas" w:cs="Courier New"/>
          <w:color w:val="303336"/>
          <w:sz w:val="20"/>
          <w:szCs w:val="20"/>
          <w:lang w:eastAsia="en-IN"/>
        </w:rPr>
        <w:t xml:space="preserve"> msg){</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mHelloLogger.logHello();</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super</w:t>
      </w:r>
      <w:r w:rsidRPr="00A604C6">
        <w:rPr>
          <w:rFonts w:ascii="Consolas" w:eastAsia="Times New Roman" w:hAnsi="Consolas" w:cs="Courier New"/>
          <w:color w:val="303336"/>
          <w:sz w:val="20"/>
          <w:szCs w:val="20"/>
          <w:lang w:eastAsia="en-IN"/>
        </w:rPr>
        <w:t>.run();</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lastRenderedPageBreak/>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private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class</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HelloLogger</w:t>
      </w: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HelloLogger</w:t>
      </w: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public</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101094"/>
          <w:sz w:val="20"/>
          <w:szCs w:val="20"/>
          <w:lang w:eastAsia="en-IN"/>
        </w:rPr>
        <w:t>void</w:t>
      </w:r>
      <w:r w:rsidRPr="00A604C6">
        <w:rPr>
          <w:rFonts w:ascii="Consolas" w:eastAsia="Times New Roman" w:hAnsi="Consolas" w:cs="Courier New"/>
          <w:color w:val="303336"/>
          <w:sz w:val="20"/>
          <w:szCs w:val="20"/>
          <w:lang w:eastAsia="en-IN"/>
        </w:rPr>
        <w:t xml:space="preserve"> logHello(){</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2B91AF"/>
          <w:sz w:val="20"/>
          <w:szCs w:val="20"/>
          <w:lang w:eastAsia="en-IN"/>
        </w:rPr>
        <w:t>Log</w:t>
      </w:r>
      <w:r w:rsidRPr="00A604C6">
        <w:rPr>
          <w:rFonts w:ascii="Consolas" w:eastAsia="Times New Roman" w:hAnsi="Consolas" w:cs="Courier New"/>
          <w:color w:val="303336"/>
          <w:sz w:val="20"/>
          <w:szCs w:val="20"/>
          <w:lang w:eastAsia="en-IN"/>
        </w:rPr>
        <w:t>.d(</w:t>
      </w:r>
      <w:r w:rsidRPr="00A604C6">
        <w:rPr>
          <w:rFonts w:ascii="Consolas" w:eastAsia="Times New Roman" w:hAnsi="Consolas" w:cs="Courier New"/>
          <w:color w:val="7D2727"/>
          <w:sz w:val="20"/>
          <w:szCs w:val="20"/>
          <w:lang w:eastAsia="en-IN"/>
        </w:rPr>
        <w:t>"HandlerThreadExample"</w:t>
      </w:r>
      <w:r w:rsidRPr="00A604C6">
        <w:rPr>
          <w:rFonts w:ascii="Consolas" w:eastAsia="Times New Roman" w:hAnsi="Consolas" w:cs="Courier New"/>
          <w:color w:val="303336"/>
          <w:sz w:val="20"/>
          <w:szCs w:val="20"/>
          <w:lang w:eastAsia="en-IN"/>
        </w:rPr>
        <w:t xml:space="preserve">, </w:t>
      </w:r>
      <w:r w:rsidRPr="00A604C6">
        <w:rPr>
          <w:rFonts w:ascii="Consolas" w:eastAsia="Times New Roman" w:hAnsi="Consolas" w:cs="Courier New"/>
          <w:color w:val="7D2727"/>
          <w:sz w:val="20"/>
          <w:szCs w:val="20"/>
          <w:lang w:eastAsia="en-IN"/>
        </w:rPr>
        <w:t>"Hello World"</w:t>
      </w:r>
      <w:r w:rsidRPr="00A604C6">
        <w:rPr>
          <w:rFonts w:ascii="Consolas" w:eastAsia="Times New Roman" w:hAnsi="Consolas" w:cs="Courier New"/>
          <w:color w:val="303336"/>
          <w:sz w:val="20"/>
          <w:szCs w:val="20"/>
          <w:lang w:eastAsia="en-IN"/>
        </w:rPr>
        <w:t>);</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A604C6">
        <w:rPr>
          <w:rFonts w:ascii="Consolas" w:eastAsia="Times New Roman" w:hAnsi="Consolas" w:cs="Courier New"/>
          <w:color w:val="303336"/>
          <w:sz w:val="20"/>
          <w:szCs w:val="20"/>
          <w:lang w:eastAsia="en-IN"/>
        </w:rPr>
        <w:t xml:space="preserve">    }</w:t>
      </w:r>
    </w:p>
    <w:p w:rsidR="00C02B3C" w:rsidRPr="00A604C6"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en-IN"/>
        </w:rPr>
      </w:pPr>
      <w:r w:rsidRPr="00A604C6">
        <w:rPr>
          <w:rFonts w:ascii="Consolas" w:eastAsia="Times New Roman" w:hAnsi="Consolas" w:cs="Courier New"/>
          <w:color w:val="303336"/>
          <w:sz w:val="20"/>
          <w:szCs w:val="20"/>
          <w:lang w:eastAsia="en-IN"/>
        </w:rPr>
        <w:t>}</w:t>
      </w:r>
    </w:p>
    <w:p w:rsidR="00C02B3C" w:rsidRDefault="00C02B3C" w:rsidP="00C02B3C">
      <w:pPr>
        <w:rPr>
          <w:lang w:val="en-US"/>
        </w:rPr>
      </w:pPr>
      <w:r>
        <w:rPr>
          <w:lang w:val="en-US"/>
        </w:rPr>
        <w:t>a possible thought towards a solution</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class</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HandlerThreadExample2</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private</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static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int</w:t>
      </w:r>
      <w:r>
        <w:rPr>
          <w:rStyle w:val="pln"/>
          <w:rFonts w:ascii="Consolas" w:hAnsi="Consolas"/>
          <w:color w:val="303336"/>
          <w:bdr w:val="none" w:sz="0" w:space="0" w:color="auto" w:frame="1"/>
          <w:shd w:val="clear" w:color="auto" w:fill="EFF0F1"/>
        </w:rPr>
        <w:t xml:space="preserve"> MSG_START_HELLO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private</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static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int</w:t>
      </w:r>
      <w:r>
        <w:rPr>
          <w:rStyle w:val="pln"/>
          <w:rFonts w:ascii="Consolas" w:hAnsi="Consolas"/>
          <w:color w:val="303336"/>
          <w:bdr w:val="none" w:sz="0" w:space="0" w:color="auto" w:frame="1"/>
          <w:shd w:val="clear" w:color="auto" w:fill="EFF0F1"/>
        </w:rPr>
        <w:t xml:space="preserve"> MSG_HELLO_COMPLETE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1</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private</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HandlerThread</w:t>
      </w:r>
      <w:r>
        <w:rPr>
          <w:rStyle w:val="pln"/>
          <w:rFonts w:ascii="Consolas" w:hAnsi="Consolas"/>
          <w:color w:val="303336"/>
          <w:bdr w:val="none" w:sz="0" w:space="0" w:color="auto" w:frame="1"/>
          <w:shd w:val="clear" w:color="auto" w:fill="EFF0F1"/>
        </w:rPr>
        <w:t xml:space="preserve"> ht</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private</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w:t>
      </w:r>
      <w:r>
        <w:rPr>
          <w:rStyle w:val="pln"/>
          <w:rFonts w:ascii="Consolas" w:hAnsi="Consolas"/>
          <w:color w:val="303336"/>
          <w:bdr w:val="none" w:sz="0" w:space="0" w:color="auto" w:frame="1"/>
          <w:shd w:val="clear" w:color="auto" w:fill="EFF0F1"/>
        </w:rPr>
        <w:t xml:space="preserve"> mHtHandler</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private</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w:t>
      </w:r>
      <w:r>
        <w:rPr>
          <w:rStyle w:val="pln"/>
          <w:rFonts w:ascii="Consolas" w:hAnsi="Consolas"/>
          <w:color w:val="303336"/>
          <w:bdr w:val="none" w:sz="0" w:space="0" w:color="auto" w:frame="1"/>
          <w:shd w:val="clear" w:color="auto" w:fill="EFF0F1"/>
        </w:rPr>
        <w:t xml:space="preserve"> mUiHandler</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u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private</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boolean</w:t>
      </w:r>
      <w:r>
        <w:rPr>
          <w:rStyle w:val="pln"/>
          <w:rFonts w:ascii="Consolas" w:hAnsi="Consolas"/>
          <w:color w:val="303336"/>
          <w:bdr w:val="none" w:sz="0" w:space="0" w:color="auto" w:frame="1"/>
          <w:shd w:val="clear" w:color="auto" w:fill="EFF0F1"/>
        </w:rPr>
        <w:t xml:space="preserve"> helloReady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false</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HandlerThreadExample2</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ht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HandlerThread</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"The new 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start</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App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"UI: handler thread started"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mUiHandler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void</w:t>
      </w:r>
      <w:r>
        <w:rPr>
          <w:rStyle w:val="pln"/>
          <w:rFonts w:ascii="Consolas" w:hAnsi="Consolas"/>
          <w:color w:val="303336"/>
          <w:bdr w:val="none" w:sz="0" w:space="0" w:color="auto" w:frame="1"/>
          <w:shd w:val="clear" w:color="auto" w:fill="EFF0F1"/>
        </w:rPr>
        <w:t xml:space="preserve"> handleMessage</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msg</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what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MSG_HELLO_COMPLETE</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App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"UI Thread: received notification of sleep completed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helloReady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true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mHtHandler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getLooper</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void</w:t>
      </w:r>
      <w:r>
        <w:rPr>
          <w:rStyle w:val="pln"/>
          <w:rFonts w:ascii="Consolas" w:hAnsi="Consolas"/>
          <w:color w:val="303336"/>
          <w:bdr w:val="none" w:sz="0" w:space="0" w:color="auto" w:frame="1"/>
          <w:shd w:val="clear" w:color="auto" w:fill="EFF0F1"/>
        </w:rPr>
        <w:t xml:space="preserve"> handleMessage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msg</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what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MSG_START_HELLO</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App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"handleMessage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what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 in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currentThread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 now sleeping"</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sleep</w:t>
      </w:r>
      <w:r>
        <w:rPr>
          <w:rStyle w:val="pun"/>
          <w:rFonts w:ascii="Consolas" w:hAnsi="Consolas"/>
          <w:color w:val="303336"/>
          <w:bdr w:val="none" w:sz="0" w:space="0" w:color="auto" w:frame="1"/>
          <w:shd w:val="clear" w:color="auto" w:fill="EFF0F1"/>
        </w:rPr>
        <w:t>(</w:t>
      </w:r>
      <w:r>
        <w:rPr>
          <w:rStyle w:val="lit"/>
          <w:rFonts w:ascii="Consolas" w:hAnsi="Consolas"/>
          <w:color w:val="7D2727"/>
          <w:bdr w:val="none" w:sz="0" w:space="0" w:color="auto" w:frame="1"/>
          <w:shd w:val="clear" w:color="auto" w:fill="EFF0F1"/>
        </w:rPr>
        <w:t>2000</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InterruptedException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printStackTrace</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App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"Woke up, notifying UI 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mUiHandler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sendEmptyMessage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MSG_HELLO_COMPLETE</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void</w:t>
      </w:r>
      <w:r>
        <w:rPr>
          <w:rStyle w:val="pln"/>
          <w:rFonts w:ascii="Consolas" w:hAnsi="Consolas"/>
          <w:color w:val="303336"/>
          <w:bdr w:val="none" w:sz="0" w:space="0" w:color="auto" w:frame="1"/>
          <w:shd w:val="clear" w:color="auto" w:fill="EFF0F1"/>
        </w:rPr>
        <w:t xml:space="preserve"> sendLongHello</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helloReady</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App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"sending hello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currentThread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mHtHandler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sendEmptyMessage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MSG_START_HELLO</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helloReady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false</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else</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e</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App</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"Cannot do hello yet - not ready"</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Fonts w:ascii="Consolas" w:hAnsi="Consolas"/>
          <w:color w:val="393318"/>
        </w:rPr>
      </w:pPr>
      <w:r>
        <w:rPr>
          <w:rStyle w:val="pun"/>
          <w:rFonts w:ascii="Consolas" w:hAnsi="Consolas"/>
          <w:color w:val="303336"/>
          <w:bdr w:val="none" w:sz="0" w:space="0" w:color="auto" w:frame="1"/>
          <w:shd w:val="clear" w:color="auto" w:fill="EFF0F1"/>
        </w:rPr>
        <w:t>}</w:t>
      </w:r>
    </w:p>
    <w:p w:rsidR="00C02B3C" w:rsidRDefault="00C02B3C" w:rsidP="00C02B3C">
      <w:pPr>
        <w:rPr>
          <w:lang w:val="en-US"/>
        </w:rPr>
      </w:pPr>
    </w:p>
    <w:p w:rsidR="00C02B3C" w:rsidRDefault="00C02B3C" w:rsidP="00C02B3C">
      <w:pPr>
        <w:rPr>
          <w:lang w:val="en-US"/>
        </w:rPr>
      </w:pPr>
      <w:r>
        <w:rPr>
          <w:lang w:val="en-US"/>
        </w:rPr>
        <w:lastRenderedPageBreak/>
        <w:t>Alternatively</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HandlerThread</w:t>
      </w:r>
      <w:r>
        <w:rPr>
          <w:rStyle w:val="pln"/>
          <w:rFonts w:ascii="Consolas" w:hAnsi="Consolas"/>
          <w:color w:val="303336"/>
          <w:bdr w:val="none" w:sz="0" w:space="0" w:color="auto" w:frame="1"/>
          <w:shd w:val="clear" w:color="auto" w:fill="EFF0F1"/>
        </w:rPr>
        <w:t xml:space="preserve"> ht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HandlerThread</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"MySuperAwesomeHandlerThread"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start</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Handler</w:t>
      </w:r>
      <w:r>
        <w:rPr>
          <w:rStyle w:val="pln"/>
          <w:rFonts w:ascii="Consolas" w:hAnsi="Consolas"/>
          <w:color w:val="303336"/>
          <w:bdr w:val="none" w:sz="0" w:space="0" w:color="auto" w:frame="1"/>
          <w:shd w:val="clear" w:color="auto" w:fill="EFF0F1"/>
        </w:rPr>
        <w:t xml:space="preserve"> h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getLooper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void</w:t>
      </w:r>
      <w:r>
        <w:rPr>
          <w:rStyle w:val="pln"/>
          <w:rFonts w:ascii="Consolas" w:hAnsi="Consolas"/>
          <w:color w:val="303336"/>
          <w:bdr w:val="none" w:sz="0" w:space="0" w:color="auto" w:frame="1"/>
          <w:shd w:val="clear" w:color="auto" w:fill="EFF0F1"/>
        </w:rPr>
        <w:t xml:space="preserve"> handleMessage</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"handleMessage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what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 in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currentThread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kwd"/>
          <w:rFonts w:ascii="Consolas" w:hAnsi="Consolas"/>
          <w:color w:val="101094"/>
          <w:bdr w:val="none" w:sz="0" w:space="0" w:color="auto" w:frame="1"/>
          <w:shd w:val="clear" w:color="auto" w:fill="EFF0F1"/>
        </w:rPr>
        <w:t>for</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int</w:t>
      </w:r>
      <w:r>
        <w:rPr>
          <w:rStyle w:val="pln"/>
          <w:rFonts w:ascii="Consolas" w:hAnsi="Consolas"/>
          <w:color w:val="303336"/>
          <w:bdr w:val="none" w:sz="0" w:space="0" w:color="auto" w:frame="1"/>
          <w:shd w:val="clear" w:color="auto" w:fill="EFF0F1"/>
        </w:rPr>
        <w:t xml:space="preserve"> i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i </w:t>
      </w:r>
      <w:r>
        <w:rPr>
          <w:rStyle w:val="pun"/>
          <w:rFonts w:ascii="Consolas" w:hAnsi="Consolas"/>
          <w:color w:val="303336"/>
          <w:bdr w:val="none" w:sz="0" w:space="0" w:color="auto" w:frame="1"/>
          <w:shd w:val="clear" w:color="auto" w:fill="EFF0F1"/>
        </w:rPr>
        <w:t>&lt;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5</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i</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"sending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i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 in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currentThread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h</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sendEmptyMessageDelayed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3000</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i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1000</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Fonts w:ascii="Consolas" w:hAnsi="Consolas"/>
          <w:color w:val="393318"/>
        </w:rPr>
      </w:pPr>
      <w:r>
        <w:rPr>
          <w:rStyle w:val="pun"/>
          <w:rFonts w:ascii="Consolas" w:hAnsi="Consolas"/>
          <w:color w:val="303336"/>
          <w:bdr w:val="none" w:sz="0" w:space="0" w:color="auto" w:frame="1"/>
          <w:shd w:val="clear" w:color="auto" w:fill="EFF0F1"/>
        </w:rPr>
        <w:t>}</w:t>
      </w:r>
    </w:p>
    <w:p w:rsidR="00C02B3C" w:rsidRDefault="00C02B3C" w:rsidP="00C02B3C">
      <w:pPr>
        <w:rPr>
          <w:lang w:val="en-US"/>
        </w:rPr>
      </w:pPr>
      <w:r>
        <w:rPr>
          <w:lang w:val="en-US"/>
        </w:rPr>
        <w:t>Also think about this</w:t>
      </w:r>
    </w:p>
    <w:p w:rsidR="00C02B3C" w:rsidRDefault="00C02B3C" w:rsidP="00C02B3C">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Make two class fields:</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Handler</w:t>
      </w:r>
      <w:r>
        <w:rPr>
          <w:rStyle w:val="pln"/>
          <w:rFonts w:ascii="Consolas" w:hAnsi="Consolas"/>
          <w:color w:val="303336"/>
          <w:bdr w:val="none" w:sz="0" w:space="0" w:color="auto" w:frame="1"/>
          <w:shd w:val="clear" w:color="auto" w:fill="EFF0F1"/>
        </w:rPr>
        <w:t xml:space="preserve"> mHtHandler</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Fonts w:ascii="Consolas" w:hAnsi="Consolas"/>
          <w:color w:val="393318"/>
        </w:rPr>
      </w:pPr>
      <w:r>
        <w:rPr>
          <w:rStyle w:val="typ"/>
          <w:rFonts w:ascii="Consolas" w:hAnsi="Consolas"/>
          <w:color w:val="2B91AF"/>
          <w:bdr w:val="none" w:sz="0" w:space="0" w:color="auto" w:frame="1"/>
          <w:shd w:val="clear" w:color="auto" w:fill="EFF0F1"/>
        </w:rPr>
        <w:t>Handler</w:t>
      </w:r>
      <w:r>
        <w:rPr>
          <w:rStyle w:val="pln"/>
          <w:rFonts w:ascii="Consolas" w:hAnsi="Consolas"/>
          <w:color w:val="303336"/>
          <w:bdr w:val="none" w:sz="0" w:space="0" w:color="auto" w:frame="1"/>
          <w:shd w:val="clear" w:color="auto" w:fill="EFF0F1"/>
        </w:rPr>
        <w:t xml:space="preserve"> mUiHandler</w:t>
      </w:r>
      <w:r>
        <w:rPr>
          <w:rStyle w:val="pun"/>
          <w:rFonts w:ascii="Consolas" w:hAnsi="Consolas"/>
          <w:color w:val="303336"/>
          <w:bdr w:val="none" w:sz="0" w:space="0" w:color="auto" w:frame="1"/>
          <w:shd w:val="clear" w:color="auto" w:fill="EFF0F1"/>
        </w:rPr>
        <w:t>;</w:t>
      </w:r>
    </w:p>
    <w:p w:rsidR="00C02B3C" w:rsidRDefault="00C02B3C" w:rsidP="00C02B3C">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and try this:</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HandlerThread</w:t>
      </w:r>
      <w:r>
        <w:rPr>
          <w:rStyle w:val="pln"/>
          <w:rFonts w:ascii="Consolas" w:hAnsi="Consolas"/>
          <w:color w:val="303336"/>
          <w:bdr w:val="none" w:sz="0" w:space="0" w:color="auto" w:frame="1"/>
          <w:shd w:val="clear" w:color="auto" w:fill="EFF0F1"/>
        </w:rPr>
        <w:t xml:space="preserve"> ht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HandlerThread</w:t>
      </w:r>
      <w:r>
        <w:rPr>
          <w:rStyle w:val="pun"/>
          <w:rFonts w:ascii="Consolas"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"MySuperAwsomeHandlerThread"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start</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Callback</w:t>
      </w:r>
      <w:r>
        <w:rPr>
          <w:rStyle w:val="pln"/>
          <w:rFonts w:ascii="Consolas" w:hAnsi="Consolas"/>
          <w:color w:val="303336"/>
          <w:bdr w:val="none" w:sz="0" w:space="0" w:color="auto" w:frame="1"/>
          <w:shd w:val="clear" w:color="auto" w:fill="EFF0F1"/>
        </w:rPr>
        <w:t xml:space="preserve"> callback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Callback</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@Override</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public</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boolean</w:t>
      </w:r>
      <w:r>
        <w:rPr>
          <w:rStyle w:val="pln"/>
          <w:rFonts w:ascii="Consolas" w:hAnsi="Consolas"/>
          <w:color w:val="303336"/>
          <w:bdr w:val="none" w:sz="0" w:space="0" w:color="auto" w:frame="1"/>
          <w:shd w:val="clear" w:color="auto" w:fill="EFF0F1"/>
        </w:rPr>
        <w:t xml:space="preserve"> handleMessage</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Message</w:t>
      </w:r>
      <w:r>
        <w:rPr>
          <w:rStyle w:val="pln"/>
          <w:rFonts w:ascii="Consolas" w:hAnsi="Consolas"/>
          <w:color w:val="303336"/>
          <w:bdr w:val="none" w:sz="0" w:space="0" w:color="auto" w:frame="1"/>
          <w:shd w:val="clear" w:color="auto" w:fill="EFF0F1"/>
        </w:rPr>
        <w:t xml:space="preserve"> 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what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"got a meaasage in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currentThread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 now sleeping...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try</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sleep</w:t>
      </w:r>
      <w:r>
        <w:rPr>
          <w:rStyle w:val="pun"/>
          <w:rFonts w:ascii="Consolas" w:hAnsi="Consolas"/>
          <w:color w:val="303336"/>
          <w:bdr w:val="none" w:sz="0" w:space="0" w:color="auto" w:frame="1"/>
          <w:shd w:val="clear" w:color="auto" w:fill="EFF0F1"/>
        </w:rPr>
        <w:t>(</w:t>
      </w:r>
      <w:r>
        <w:rPr>
          <w:rStyle w:val="lit"/>
          <w:rFonts w:ascii="Consolas" w:hAnsi="Consolas"/>
          <w:color w:val="7D2727"/>
          <w:bdr w:val="none" w:sz="0" w:space="0" w:color="auto" w:frame="1"/>
          <w:shd w:val="clear" w:color="auto" w:fill="EFF0F1"/>
        </w:rPr>
        <w:t>2000</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catch</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InterruptedException</w:t>
      </w: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e</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printStackTrace</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"woke up, notifying ui 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mUiHandler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sendEmptyMessage</w:t>
      </w:r>
      <w:r>
        <w:rPr>
          <w:rStyle w:val="pun"/>
          <w:rFonts w:ascii="Consolas" w:hAnsi="Consolas"/>
          <w:color w:val="303336"/>
          <w:bdr w:val="none" w:sz="0" w:space="0" w:color="auto" w:frame="1"/>
          <w:shd w:val="clear" w:color="auto" w:fill="EFF0F1"/>
        </w:rPr>
        <w:t>(</w:t>
      </w:r>
      <w:r>
        <w:rPr>
          <w:rStyle w:val="lit"/>
          <w:rFonts w:ascii="Consolas" w:hAnsi="Consolas"/>
          <w:color w:val="7D2727"/>
          <w:bdr w:val="none" w:sz="0" w:space="0" w:color="auto" w:frame="1"/>
          <w:shd w:val="clear" w:color="auto" w:fill="EFF0F1"/>
        </w:rPr>
        <w:t>1</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else</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if</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msg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what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1</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Log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TAG</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"got a notification in "</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Thread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currentThread</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return</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false</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mHtHandler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ht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getLooper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callback</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mUiHandler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kwd"/>
          <w:rFonts w:ascii="Consolas" w:hAnsi="Consolas"/>
          <w:color w:val="101094"/>
          <w:bdr w:val="none" w:sz="0" w:space="0" w:color="auto" w:frame="1"/>
          <w:shd w:val="clear" w:color="auto" w:fill="EFF0F1"/>
        </w:rPr>
        <w:t>new</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callback</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Fonts w:ascii="Consolas" w:hAnsi="Consolas"/>
          <w:color w:val="393318"/>
        </w:rPr>
      </w:pPr>
      <w:r>
        <w:rPr>
          <w:rStyle w:val="pln"/>
          <w:rFonts w:ascii="Consolas" w:hAnsi="Consolas"/>
          <w:color w:val="303336"/>
          <w:bdr w:val="none" w:sz="0" w:space="0" w:color="auto" w:frame="1"/>
          <w:shd w:val="clear" w:color="auto" w:fill="EFF0F1"/>
        </w:rPr>
        <w:t>mHtHandler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sendEmptyMessageDelayed</w:t>
      </w:r>
      <w:r>
        <w:rPr>
          <w:rStyle w:val="pun"/>
          <w:rFonts w:ascii="Consolas" w:hAnsi="Consolas"/>
          <w:color w:val="303336"/>
          <w:bdr w:val="none" w:sz="0" w:space="0" w:color="auto" w:frame="1"/>
          <w:shd w:val="clear" w:color="auto" w:fill="EFF0F1"/>
        </w:rPr>
        <w:t>(</w:t>
      </w:r>
      <w:r>
        <w:rPr>
          <w:rStyle w:val="lit"/>
          <w:rFonts w:ascii="Consolas" w:hAnsi="Consolas"/>
          <w:color w:val="7D2727"/>
          <w:bdr w:val="none" w:sz="0" w:space="0" w:color="auto" w:frame="1"/>
          <w:shd w:val="clear" w:color="auto" w:fill="EFF0F1"/>
        </w:rPr>
        <w:t>0</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lit"/>
          <w:rFonts w:ascii="Consolas" w:hAnsi="Consolas"/>
          <w:color w:val="7D2727"/>
          <w:bdr w:val="none" w:sz="0" w:space="0" w:color="auto" w:frame="1"/>
          <w:shd w:val="clear" w:color="auto" w:fill="EFF0F1"/>
        </w:rPr>
        <w:t>3000</w:t>
      </w:r>
      <w:r>
        <w:rPr>
          <w:rStyle w:val="pun"/>
          <w:rFonts w:ascii="Consolas" w:hAnsi="Consolas"/>
          <w:color w:val="303336"/>
          <w:bdr w:val="none" w:sz="0" w:space="0" w:color="auto" w:frame="1"/>
          <w:shd w:val="clear" w:color="auto" w:fill="EFF0F1"/>
        </w:rPr>
        <w:t>);</w:t>
      </w:r>
    </w:p>
    <w:p w:rsidR="00C02B3C" w:rsidRDefault="00C02B3C" w:rsidP="00C02B3C">
      <w:pPr>
        <w:rPr>
          <w:lang w:val="en-US"/>
        </w:rPr>
      </w:pPr>
    </w:p>
    <w:p w:rsidR="00C02B3C" w:rsidRDefault="00C02B3C" w:rsidP="00C02B3C">
      <w:pPr>
        <w:rPr>
          <w:lang w:val="en-US"/>
        </w:rPr>
      </w:pPr>
      <w:r>
        <w:rPr>
          <w:lang w:val="en-US"/>
        </w:rPr>
        <w:t>References</w:t>
      </w:r>
    </w:p>
    <w:p w:rsidR="00C02B3C" w:rsidRDefault="00C02B3C" w:rsidP="007F373F">
      <w:pPr>
        <w:pStyle w:val="ListParagraph"/>
        <w:numPr>
          <w:ilvl w:val="0"/>
          <w:numId w:val="95"/>
        </w:numPr>
        <w:rPr>
          <w:lang w:val="en-US"/>
        </w:rPr>
      </w:pPr>
      <w:r w:rsidRPr="00A604C6">
        <w:rPr>
          <w:lang w:val="en-US"/>
        </w:rPr>
        <w:t>http://stackoverflow.com/questions/25094330/example-communicating-with-handlerthread</w:t>
      </w:r>
    </w:p>
    <w:p w:rsidR="00C02B3C" w:rsidRDefault="00C02B3C" w:rsidP="007F373F">
      <w:pPr>
        <w:pStyle w:val="ListParagraph"/>
        <w:numPr>
          <w:ilvl w:val="0"/>
          <w:numId w:val="95"/>
        </w:numPr>
        <w:rPr>
          <w:lang w:val="en-US"/>
        </w:rPr>
      </w:pPr>
      <w:r w:rsidRPr="00A604C6">
        <w:rPr>
          <w:lang w:val="en-US"/>
        </w:rPr>
        <w:t>https://medium.com/@ali.muzaffar/handlerthreads-and-why-you-should-be-using-them-in-your-android-apps-dc8bf1540341</w:t>
      </w:r>
    </w:p>
    <w:p w:rsidR="00C02B3C" w:rsidRPr="00EE252B" w:rsidRDefault="00C02B3C" w:rsidP="007F373F">
      <w:pPr>
        <w:pStyle w:val="ListParagraph"/>
        <w:numPr>
          <w:ilvl w:val="0"/>
          <w:numId w:val="95"/>
        </w:numPr>
        <w:rPr>
          <w:lang w:val="en-US"/>
        </w:rPr>
      </w:pPr>
    </w:p>
    <w:p w:rsidR="00C02B3C" w:rsidRPr="00F2197A" w:rsidRDefault="00C02B3C" w:rsidP="00C02B3C">
      <w:pPr>
        <w:rPr>
          <w:rFonts w:ascii="Times New Roman" w:hAnsi="Times New Roman" w:cs="Times New Roman"/>
          <w:b/>
          <w:sz w:val="24"/>
          <w:szCs w:val="24"/>
          <w:lang w:val="en-US"/>
        </w:rPr>
      </w:pPr>
      <w:r>
        <w:rPr>
          <w:lang w:val="en-US"/>
        </w:rPr>
        <w:br w:type="page"/>
      </w:r>
      <w:r w:rsidRPr="00F2197A">
        <w:rPr>
          <w:rFonts w:ascii="Times New Roman" w:hAnsi="Times New Roman" w:cs="Times New Roman"/>
          <w:b/>
          <w:sz w:val="24"/>
          <w:szCs w:val="24"/>
          <w:lang w:val="en-US"/>
        </w:rPr>
        <w:lastRenderedPageBreak/>
        <w:t>[2] Managing Memory in Android, How to find out un-used objects in memory or If such un-used objects exist</w:t>
      </w:r>
    </w:p>
    <w:p w:rsidR="00C02B3C" w:rsidRDefault="00C02B3C" w:rsidP="00C02B3C">
      <w:pPr>
        <w:rPr>
          <w:rFonts w:ascii="Times New Roman" w:hAnsi="Times New Roman" w:cs="Times New Roman"/>
          <w:sz w:val="20"/>
          <w:szCs w:val="20"/>
          <w:shd w:val="clear" w:color="auto" w:fill="FFFFFF"/>
        </w:rPr>
      </w:pPr>
      <w:r w:rsidRPr="003E1212">
        <w:rPr>
          <w:rFonts w:ascii="Times New Roman" w:hAnsi="Times New Roman" w:cs="Times New Roman"/>
          <w:sz w:val="20"/>
          <w:szCs w:val="20"/>
          <w:shd w:val="clear" w:color="auto" w:fill="FFFFFF"/>
        </w:rPr>
        <w:t>Random-access memory (RAM) is a valuable resource in any software development environment, but it's even more valuable on a mobile operating system where physical memory is often constrained. Although both the Android Runtime (ART) and Dalvik virtual machine perform routine garbage collection, this does not mean you can ignore when and where your app allocates and releases memory. You still need to avoid introducing memory leaks, usually caused by holding onto object references in static member variables, and release any</w:t>
      </w:r>
      <w:r w:rsidRPr="003E1212">
        <w:rPr>
          <w:rStyle w:val="apple-converted-space"/>
          <w:rFonts w:ascii="Times New Roman" w:hAnsi="Times New Roman" w:cs="Times New Roman"/>
          <w:sz w:val="20"/>
          <w:szCs w:val="20"/>
          <w:shd w:val="clear" w:color="auto" w:fill="FFFFFF"/>
        </w:rPr>
        <w:t> </w:t>
      </w:r>
      <w:hyperlink r:id="rId540" w:history="1">
        <w:r w:rsidRPr="003E1212">
          <w:rPr>
            <w:rStyle w:val="Hyperlink"/>
            <w:rFonts w:ascii="Times New Roman" w:hAnsi="Times New Roman" w:cs="Times New Roman"/>
            <w:color w:val="039BE5"/>
            <w:sz w:val="20"/>
            <w:szCs w:val="20"/>
            <w:shd w:val="clear" w:color="auto" w:fill="FFFFFF"/>
          </w:rPr>
          <w:t>Reference</w:t>
        </w:r>
      </w:hyperlink>
      <w:r w:rsidRPr="003E1212">
        <w:rPr>
          <w:rFonts w:ascii="Times New Roman" w:hAnsi="Times New Roman" w:cs="Times New Roman"/>
          <w:sz w:val="20"/>
          <w:szCs w:val="20"/>
          <w:shd w:val="clear" w:color="auto" w:fill="FFFFFF"/>
        </w:rPr>
        <w:t>objects at the appropriate time as defined by lifecycle callbacks.</w:t>
      </w:r>
    </w:p>
    <w:p w:rsidR="00C02B3C" w:rsidRDefault="00C02B3C" w:rsidP="00C02B3C">
      <w:pPr>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A </w:t>
      </w:r>
      <w:r w:rsidRPr="003E1212">
        <w:rPr>
          <w:rFonts w:ascii="Times New Roman" w:eastAsia="Times New Roman" w:hAnsi="Times New Roman" w:cs="Times New Roman"/>
          <w:b/>
          <w:bCs/>
          <w:color w:val="333333"/>
          <w:sz w:val="20"/>
          <w:szCs w:val="20"/>
          <w:lang w:eastAsia="en-IN"/>
        </w:rPr>
        <w:t>memory leak</w:t>
      </w:r>
      <w:r w:rsidRPr="003E1212">
        <w:rPr>
          <w:rFonts w:ascii="Times New Roman" w:eastAsia="Times New Roman" w:hAnsi="Times New Roman" w:cs="Times New Roman"/>
          <w:sz w:val="20"/>
          <w:szCs w:val="20"/>
          <w:lang w:eastAsia="en-IN"/>
        </w:rPr>
        <w:t> happens when allocated memory cannot be freed. When an object is expected to be unused but there is at least one reference to it, GC will fail to recognize it as unused. It stays in memory which makes the available space smaller and thus, triggers the GC again and again.</w:t>
      </w:r>
    </w:p>
    <w:p w:rsidR="00C02B3C" w:rsidRPr="003E1212" w:rsidRDefault="00C02B3C" w:rsidP="00C02B3C">
      <w:pPr>
        <w:spacing w:after="0" w:line="240" w:lineRule="auto"/>
        <w:rPr>
          <w:rFonts w:ascii="Times New Roman" w:eastAsia="Times New Roman" w:hAnsi="Times New Roman" w:cs="Times New Roman"/>
          <w:sz w:val="20"/>
          <w:szCs w:val="20"/>
          <w:lang w:eastAsia="en-IN"/>
        </w:rPr>
      </w:pPr>
    </w:p>
    <w:p w:rsidR="00C02B3C" w:rsidRDefault="00C02B3C" w:rsidP="00C02B3C">
      <w:pPr>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GC events may affect rendering and cause frame skips if they took longer than expected or if they happen too often. The more GC events, the less time for other operations such as rendering.</w:t>
      </w:r>
    </w:p>
    <w:p w:rsidR="00C02B3C" w:rsidRPr="003E1212" w:rsidRDefault="00C02B3C" w:rsidP="00C02B3C">
      <w:pPr>
        <w:spacing w:after="0" w:line="240" w:lineRule="auto"/>
        <w:rPr>
          <w:rFonts w:ascii="Times New Roman" w:eastAsia="Times New Roman" w:hAnsi="Times New Roman" w:cs="Times New Roman"/>
          <w:sz w:val="20"/>
          <w:szCs w:val="20"/>
          <w:lang w:eastAsia="en-IN"/>
        </w:rPr>
      </w:pPr>
    </w:p>
    <w:p w:rsidR="00C02B3C" w:rsidRPr="003E1212" w:rsidRDefault="00C02B3C" w:rsidP="00C02B3C">
      <w:pPr>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When a high amount of objects is allocated and freed in a small amount of time, it is considered as a </w:t>
      </w:r>
      <w:r w:rsidRPr="003E1212">
        <w:rPr>
          <w:rFonts w:ascii="Times New Roman" w:eastAsia="Times New Roman" w:hAnsi="Times New Roman" w:cs="Times New Roman"/>
          <w:b/>
          <w:bCs/>
          <w:color w:val="333333"/>
          <w:sz w:val="20"/>
          <w:szCs w:val="20"/>
          <w:lang w:eastAsia="en-IN"/>
        </w:rPr>
        <w:t>memory churn</w:t>
      </w:r>
      <w:r w:rsidRPr="003E1212">
        <w:rPr>
          <w:rFonts w:ascii="Times New Roman" w:eastAsia="Times New Roman" w:hAnsi="Times New Roman" w:cs="Times New Roman"/>
          <w:sz w:val="20"/>
          <w:szCs w:val="20"/>
          <w:lang w:eastAsia="en-IN"/>
        </w:rPr>
        <w:t>.</w:t>
      </w:r>
    </w:p>
    <w:p w:rsidR="00C02B3C" w:rsidRDefault="00C02B3C" w:rsidP="00C02B3C">
      <w:pPr>
        <w:rPr>
          <w:lang w:val="en-US"/>
        </w:rPr>
      </w:pPr>
    </w:p>
    <w:p w:rsidR="00C02B3C" w:rsidRPr="003E1212" w:rsidRDefault="00C02B3C" w:rsidP="00C02B3C">
      <w:pPr>
        <w:shd w:val="clear" w:color="auto" w:fill="FFFFFF"/>
        <w:spacing w:after="0" w:line="240" w:lineRule="auto"/>
        <w:outlineLvl w:val="2"/>
        <w:rPr>
          <w:rFonts w:ascii="Times New Roman" w:eastAsia="Times New Roman" w:hAnsi="Times New Roman" w:cs="Times New Roman"/>
          <w:b/>
          <w:bCs/>
          <w:sz w:val="20"/>
          <w:szCs w:val="20"/>
          <w:lang w:eastAsia="en-IN"/>
        </w:rPr>
      </w:pPr>
      <w:r w:rsidRPr="003E1212">
        <w:rPr>
          <w:rFonts w:ascii="Times New Roman" w:eastAsia="Times New Roman" w:hAnsi="Times New Roman" w:cs="Times New Roman"/>
          <w:b/>
          <w:bCs/>
          <w:sz w:val="20"/>
          <w:szCs w:val="20"/>
          <w:lang w:eastAsia="en-IN"/>
        </w:rPr>
        <w:t>To check for GC event issues:</w:t>
      </w:r>
    </w:p>
    <w:p w:rsidR="00C02B3C" w:rsidRPr="003E1212" w:rsidRDefault="00C02B3C" w:rsidP="007F373F">
      <w:pPr>
        <w:numPr>
          <w:ilvl w:val="0"/>
          <w:numId w:val="97"/>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Use the </w:t>
      </w:r>
      <w:hyperlink r:id="rId541" w:history="1">
        <w:r w:rsidRPr="003E1212">
          <w:rPr>
            <w:rFonts w:ascii="Times New Roman" w:eastAsia="Times New Roman" w:hAnsi="Times New Roman" w:cs="Times New Roman"/>
            <w:b/>
            <w:bCs/>
            <w:sz w:val="20"/>
            <w:szCs w:val="20"/>
            <w:lang w:eastAsia="en-IN"/>
          </w:rPr>
          <w:t>Memory Monitor Tool</w:t>
        </w:r>
      </w:hyperlink>
      <w:r w:rsidRPr="003E1212">
        <w:rPr>
          <w:rFonts w:ascii="Times New Roman" w:eastAsia="Times New Roman" w:hAnsi="Times New Roman" w:cs="Times New Roman"/>
          <w:sz w:val="20"/>
          <w:szCs w:val="20"/>
          <w:lang w:eastAsia="en-IN"/>
        </w:rPr>
        <w:t> which shows how your app is using memory over time.</w:t>
      </w:r>
    </w:p>
    <w:p w:rsidR="00C02B3C" w:rsidRPr="003E1212" w:rsidRDefault="00C02B3C" w:rsidP="007F373F">
      <w:pPr>
        <w:numPr>
          <w:ilvl w:val="0"/>
          <w:numId w:val="97"/>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How to Launch: Android Studio &gt; Tools &gt; Android &gt; Memory Monitor</w:t>
      </w:r>
    </w:p>
    <w:p w:rsidR="00C02B3C" w:rsidRPr="003E1212" w:rsidRDefault="00C02B3C" w:rsidP="007F373F">
      <w:pPr>
        <w:numPr>
          <w:ilvl w:val="0"/>
          <w:numId w:val="97"/>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Light blue is free memory or memory available to be used.</w:t>
      </w:r>
    </w:p>
    <w:p w:rsidR="00C02B3C" w:rsidRPr="003E1212" w:rsidRDefault="00C02B3C" w:rsidP="007F373F">
      <w:pPr>
        <w:numPr>
          <w:ilvl w:val="0"/>
          <w:numId w:val="97"/>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Dark blue is allocated memory or memory being used.</w:t>
      </w:r>
    </w:p>
    <w:p w:rsidR="00C02B3C" w:rsidRPr="003E1212" w:rsidRDefault="00C02B3C" w:rsidP="007F373F">
      <w:pPr>
        <w:numPr>
          <w:ilvl w:val="0"/>
          <w:numId w:val="97"/>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Every drop/dip in the graph is a garbage collection event. Lots of dips in a short amount of time signal performance problems.</w:t>
      </w:r>
    </w:p>
    <w:p w:rsidR="00C02B3C" w:rsidRPr="003E1212" w:rsidRDefault="00C02B3C" w:rsidP="007F373F">
      <w:pPr>
        <w:numPr>
          <w:ilvl w:val="0"/>
          <w:numId w:val="97"/>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If there are problems, consider using the Heap tool and the Allocation Tracker tool.</w:t>
      </w:r>
    </w:p>
    <w:p w:rsidR="00C02B3C" w:rsidRPr="003E1212" w:rsidRDefault="00C02B3C" w:rsidP="00C02B3C">
      <w:pPr>
        <w:shd w:val="clear" w:color="auto" w:fill="FFFFFF"/>
        <w:spacing w:after="0" w:line="240" w:lineRule="auto"/>
        <w:ind w:left="720"/>
        <w:rPr>
          <w:rFonts w:ascii="Times New Roman" w:eastAsia="Times New Roman" w:hAnsi="Times New Roman" w:cs="Times New Roman"/>
          <w:sz w:val="20"/>
          <w:szCs w:val="20"/>
          <w:lang w:eastAsia="en-IN"/>
        </w:rPr>
      </w:pPr>
    </w:p>
    <w:p w:rsidR="00C02B3C" w:rsidRDefault="00C02B3C" w:rsidP="00C02B3C">
      <w:pPr>
        <w:shd w:val="clear" w:color="auto" w:fill="FFFFFF"/>
        <w:spacing w:after="0" w:line="240" w:lineRule="auto"/>
        <w:outlineLvl w:val="2"/>
        <w:rPr>
          <w:rFonts w:ascii="Times New Roman" w:eastAsia="Times New Roman" w:hAnsi="Times New Roman" w:cs="Times New Roman"/>
          <w:b/>
          <w:bCs/>
          <w:sz w:val="20"/>
          <w:szCs w:val="20"/>
          <w:lang w:eastAsia="en-IN"/>
        </w:rPr>
      </w:pPr>
      <w:r w:rsidRPr="003E1212">
        <w:rPr>
          <w:rFonts w:ascii="Times New Roman" w:eastAsia="Times New Roman" w:hAnsi="Times New Roman" w:cs="Times New Roman"/>
          <w:b/>
          <w:bCs/>
          <w:sz w:val="20"/>
          <w:szCs w:val="20"/>
          <w:lang w:eastAsia="en-IN"/>
        </w:rPr>
        <w:t>To detect and fix memory leaks:</w:t>
      </w:r>
    </w:p>
    <w:p w:rsidR="00C02B3C" w:rsidRPr="003E1212" w:rsidRDefault="00C02B3C" w:rsidP="00C02B3C">
      <w:pPr>
        <w:shd w:val="clear" w:color="auto" w:fill="FFFFFF"/>
        <w:spacing w:after="0" w:line="240" w:lineRule="auto"/>
        <w:outlineLvl w:val="2"/>
        <w:rPr>
          <w:rFonts w:ascii="Times New Roman" w:eastAsia="Times New Roman" w:hAnsi="Times New Roman" w:cs="Times New Roman"/>
          <w:b/>
          <w:bCs/>
          <w:sz w:val="20"/>
          <w:szCs w:val="20"/>
          <w:lang w:eastAsia="en-IN"/>
        </w:rPr>
      </w:pPr>
    </w:p>
    <w:p w:rsidR="00C02B3C" w:rsidRPr="003E1212" w:rsidRDefault="00C02B3C" w:rsidP="00C02B3C">
      <w:p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Assume we have an activity that has bitmaps that have to be GCed after the activity is destroyed:</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Create a blank activity with a low or known memory allocation and create a way for the bitmap activity to transition into it.</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Use the </w:t>
      </w:r>
      <w:hyperlink r:id="rId542" w:history="1">
        <w:r w:rsidRPr="003E1212">
          <w:rPr>
            <w:rFonts w:ascii="Times New Roman" w:eastAsia="Times New Roman" w:hAnsi="Times New Roman" w:cs="Times New Roman"/>
            <w:b/>
            <w:bCs/>
            <w:sz w:val="20"/>
            <w:szCs w:val="20"/>
            <w:lang w:eastAsia="en-IN"/>
          </w:rPr>
          <w:t>Heap Viewer</w:t>
        </w:r>
      </w:hyperlink>
      <w:r w:rsidRPr="003E1212">
        <w:rPr>
          <w:rFonts w:ascii="Times New Roman" w:eastAsia="Times New Roman" w:hAnsi="Times New Roman" w:cs="Times New Roman"/>
          <w:sz w:val="20"/>
          <w:szCs w:val="20"/>
          <w:lang w:eastAsia="en-IN"/>
        </w:rPr>
        <w:t> to get a snapshot of how memory normally looks like in the activity that has bitmaps.</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Transition into the blank activity and click “Cause GC” to force garbage collection which should remove allocations from the bitmap activity.</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Once you’re in the blank activity, do another heap dump and inspect if there are allocations that shouldn’t be there.</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If there are suspects, switch to the </w:t>
      </w:r>
      <w:hyperlink r:id="rId543" w:history="1">
        <w:r w:rsidRPr="003E1212">
          <w:rPr>
            <w:rFonts w:ascii="Times New Roman" w:eastAsia="Times New Roman" w:hAnsi="Times New Roman" w:cs="Times New Roman"/>
            <w:b/>
            <w:bCs/>
            <w:sz w:val="20"/>
            <w:szCs w:val="20"/>
            <w:lang w:eastAsia="en-IN"/>
          </w:rPr>
          <w:t>Allocation Tracker</w:t>
        </w:r>
      </w:hyperlink>
      <w:r w:rsidRPr="003E1212">
        <w:rPr>
          <w:rFonts w:ascii="Times New Roman" w:eastAsia="Times New Roman" w:hAnsi="Times New Roman" w:cs="Times New Roman"/>
          <w:sz w:val="20"/>
          <w:szCs w:val="20"/>
          <w:lang w:eastAsia="en-IN"/>
        </w:rPr>
        <w:t> tool to know what allocations are occurring.</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To use allocation tracker, Press Start Allocation Tracking, open the bitmap activity, transition to the blank activity, press “Cause GC”, then press Stop Allocation Tracking.</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After a while, the tool will display a list of all objects that were created, the order in which they were created and where they were created.</w:t>
      </w:r>
    </w:p>
    <w:p w:rsidR="00C02B3C" w:rsidRPr="003E1212" w:rsidRDefault="00C02B3C" w:rsidP="007F373F">
      <w:pPr>
        <w:numPr>
          <w:ilvl w:val="0"/>
          <w:numId w:val="98"/>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You can now track down the allocations on your code and figure out why they are not being freed.</w:t>
      </w:r>
    </w:p>
    <w:p w:rsidR="00C02B3C" w:rsidRPr="003E1212" w:rsidRDefault="00C02B3C" w:rsidP="00C02B3C">
      <w:pPr>
        <w:shd w:val="clear" w:color="auto" w:fill="FFFFFF"/>
        <w:spacing w:after="0" w:line="240" w:lineRule="auto"/>
        <w:ind w:left="720"/>
        <w:rPr>
          <w:rFonts w:ascii="Times New Roman" w:eastAsia="Times New Roman" w:hAnsi="Times New Roman" w:cs="Times New Roman"/>
          <w:sz w:val="20"/>
          <w:szCs w:val="20"/>
          <w:lang w:eastAsia="en-IN"/>
        </w:rPr>
      </w:pPr>
    </w:p>
    <w:p w:rsidR="00C02B3C" w:rsidRPr="003E1212" w:rsidRDefault="00C02B3C" w:rsidP="00C02B3C">
      <w:pPr>
        <w:shd w:val="clear" w:color="auto" w:fill="FFFFFF"/>
        <w:spacing w:after="0" w:line="240" w:lineRule="auto"/>
        <w:outlineLvl w:val="2"/>
        <w:rPr>
          <w:rFonts w:ascii="Times New Roman" w:eastAsia="Times New Roman" w:hAnsi="Times New Roman" w:cs="Times New Roman"/>
          <w:b/>
          <w:bCs/>
          <w:sz w:val="20"/>
          <w:szCs w:val="20"/>
          <w:lang w:eastAsia="en-IN"/>
        </w:rPr>
      </w:pPr>
      <w:r w:rsidRPr="003E1212">
        <w:rPr>
          <w:rFonts w:ascii="Times New Roman" w:eastAsia="Times New Roman" w:hAnsi="Times New Roman" w:cs="Times New Roman"/>
          <w:b/>
          <w:bCs/>
          <w:sz w:val="20"/>
          <w:szCs w:val="20"/>
          <w:lang w:eastAsia="en-IN"/>
        </w:rPr>
        <w:t>To prevent memory churn:</w:t>
      </w:r>
    </w:p>
    <w:p w:rsidR="00C02B3C" w:rsidRPr="003E1212" w:rsidRDefault="00C02B3C" w:rsidP="007F373F">
      <w:pPr>
        <w:numPr>
          <w:ilvl w:val="0"/>
          <w:numId w:val="99"/>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Avoid allocation in inner loops.</w:t>
      </w:r>
    </w:p>
    <w:p w:rsidR="00C02B3C" w:rsidRPr="003E1212" w:rsidRDefault="00C02B3C" w:rsidP="007F373F">
      <w:pPr>
        <w:numPr>
          <w:ilvl w:val="0"/>
          <w:numId w:val="99"/>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Avoid onDraw allocations.</w:t>
      </w:r>
    </w:p>
    <w:p w:rsidR="00C02B3C" w:rsidRDefault="00C02B3C" w:rsidP="007F373F">
      <w:pPr>
        <w:numPr>
          <w:ilvl w:val="0"/>
          <w:numId w:val="99"/>
        </w:numPr>
        <w:shd w:val="clear" w:color="auto" w:fill="FFFFFF"/>
        <w:spacing w:after="0" w:line="240" w:lineRule="auto"/>
        <w:rPr>
          <w:rFonts w:ascii="Times New Roman" w:eastAsia="Times New Roman" w:hAnsi="Times New Roman" w:cs="Times New Roman"/>
          <w:sz w:val="20"/>
          <w:szCs w:val="20"/>
          <w:lang w:eastAsia="en-IN"/>
        </w:rPr>
      </w:pPr>
      <w:r w:rsidRPr="003E1212">
        <w:rPr>
          <w:rFonts w:ascii="Times New Roman" w:eastAsia="Times New Roman" w:hAnsi="Times New Roman" w:cs="Times New Roman"/>
          <w:sz w:val="20"/>
          <w:szCs w:val="20"/>
          <w:lang w:eastAsia="en-IN"/>
        </w:rPr>
        <w:t>Consider using an object pool. The pool allocates a group of objects and allows them to be grabbed and returned once usage is done. Objects are pulled from the pool instead of allocating them again on the memory heap.</w:t>
      </w:r>
    </w:p>
    <w:p w:rsidR="00C02B3C" w:rsidRDefault="00C02B3C" w:rsidP="00C02B3C">
      <w:pPr>
        <w:shd w:val="clear" w:color="auto" w:fill="FFFFFF"/>
        <w:spacing w:after="0" w:line="240" w:lineRule="auto"/>
        <w:ind w:left="720"/>
        <w:rPr>
          <w:rFonts w:ascii="Times New Roman" w:eastAsia="Times New Roman" w:hAnsi="Times New Roman" w:cs="Times New Roman"/>
          <w:sz w:val="20"/>
          <w:szCs w:val="20"/>
          <w:lang w:eastAsia="en-IN"/>
        </w:rPr>
      </w:pPr>
    </w:p>
    <w:p w:rsidR="00C02B3C" w:rsidRDefault="00C02B3C" w:rsidP="00C02B3C">
      <w:pPr>
        <w:shd w:val="clear" w:color="auto" w:fill="FFFFFF"/>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How to use a Heap Viewer</w:t>
      </w:r>
    </w:p>
    <w:p w:rsidR="00C02B3C" w:rsidRDefault="00C02B3C" w:rsidP="00C02B3C">
      <w:pPr>
        <w:shd w:val="clear" w:color="auto" w:fill="FFFFFF"/>
        <w:spacing w:after="0" w:line="240" w:lineRule="auto"/>
        <w:rPr>
          <w:rFonts w:ascii="Times New Roman" w:eastAsia="Times New Roman" w:hAnsi="Times New Roman" w:cs="Times New Roman"/>
          <w:sz w:val="20"/>
          <w:szCs w:val="20"/>
          <w:lang w:eastAsia="en-IN"/>
        </w:rPr>
      </w:pPr>
    </w:p>
    <w:p w:rsidR="00C02B3C" w:rsidRPr="003E1212" w:rsidRDefault="00C02B3C" w:rsidP="00C02B3C">
      <w:pPr>
        <w:shd w:val="clear" w:color="auto" w:fill="FFFFFF"/>
        <w:spacing w:after="0" w:line="240" w:lineRule="auto"/>
        <w:rPr>
          <w:rFonts w:ascii="Times New Roman" w:eastAsia="Times New Roman" w:hAnsi="Times New Roman" w:cs="Times New Roman"/>
          <w:sz w:val="20"/>
          <w:szCs w:val="20"/>
          <w:lang w:eastAsia="en-IN"/>
        </w:rPr>
      </w:pPr>
    </w:p>
    <w:p w:rsidR="00C02B3C" w:rsidRPr="003E1212" w:rsidRDefault="00C02B3C" w:rsidP="00C02B3C">
      <w:pPr>
        <w:rPr>
          <w:b/>
          <w:lang w:val="en-US"/>
        </w:rPr>
      </w:pPr>
      <w:r w:rsidRPr="003E1212">
        <w:rPr>
          <w:b/>
          <w:lang w:val="en-US"/>
        </w:rPr>
        <w:t>Memory Leak Patterns in Android</w:t>
      </w:r>
    </w:p>
    <w:p w:rsidR="00C02B3C" w:rsidRPr="00F4282E" w:rsidRDefault="00C02B3C" w:rsidP="00C02B3C">
      <w:pPr>
        <w:rPr>
          <w:rFonts w:ascii="Times New Roman" w:hAnsi="Times New Roman" w:cs="Times New Roman"/>
          <w:b/>
          <w:sz w:val="20"/>
          <w:szCs w:val="20"/>
          <w:u w:val="single"/>
          <w:lang w:val="en-US"/>
        </w:rPr>
      </w:pPr>
      <w:r w:rsidRPr="00F4282E">
        <w:rPr>
          <w:rFonts w:ascii="Times New Roman" w:hAnsi="Times New Roman" w:cs="Times New Roman"/>
          <w:b/>
          <w:sz w:val="20"/>
          <w:szCs w:val="20"/>
          <w:u w:val="single"/>
          <w:lang w:val="en-US"/>
        </w:rPr>
        <w:t>How to Identify a Leak</w:t>
      </w:r>
    </w:p>
    <w:p w:rsidR="00C02B3C" w:rsidRPr="00F4282E" w:rsidRDefault="00C02B3C" w:rsidP="007F373F">
      <w:pPr>
        <w:pStyle w:val="ListParagraph"/>
        <w:numPr>
          <w:ilvl w:val="0"/>
          <w:numId w:val="100"/>
        </w:numPr>
        <w:rPr>
          <w:rFonts w:ascii="Times New Roman" w:hAnsi="Times New Roman" w:cs="Times New Roman"/>
          <w:sz w:val="20"/>
          <w:szCs w:val="20"/>
          <w:lang w:val="en-US"/>
        </w:rPr>
      </w:pPr>
      <w:r w:rsidRPr="00F4282E">
        <w:rPr>
          <w:rFonts w:ascii="Times New Roman" w:hAnsi="Times New Roman" w:cs="Times New Roman"/>
          <w:sz w:val="20"/>
          <w:szCs w:val="20"/>
          <w:lang w:val="en-US"/>
        </w:rPr>
        <w:t>Use tools like</w:t>
      </w:r>
    </w:p>
    <w:p w:rsidR="00C02B3C" w:rsidRPr="00F4282E" w:rsidRDefault="00C02B3C" w:rsidP="007F373F">
      <w:pPr>
        <w:pStyle w:val="ListParagraph"/>
        <w:numPr>
          <w:ilvl w:val="1"/>
          <w:numId w:val="100"/>
        </w:numPr>
        <w:rPr>
          <w:rFonts w:ascii="Times New Roman" w:hAnsi="Times New Roman" w:cs="Times New Roman"/>
          <w:sz w:val="20"/>
          <w:szCs w:val="20"/>
          <w:lang w:val="en-US"/>
        </w:rPr>
      </w:pPr>
      <w:r w:rsidRPr="00F4282E">
        <w:rPr>
          <w:rFonts w:ascii="Times New Roman" w:hAnsi="Times New Roman" w:cs="Times New Roman"/>
          <w:sz w:val="20"/>
          <w:szCs w:val="20"/>
          <w:lang w:val="en-US"/>
        </w:rPr>
        <w:t>Leak Canary from Square</w:t>
      </w:r>
    </w:p>
    <w:p w:rsidR="00C02B3C" w:rsidRPr="00F4282E" w:rsidRDefault="00C02B3C" w:rsidP="007F373F">
      <w:pPr>
        <w:pStyle w:val="ListParagraph"/>
        <w:numPr>
          <w:ilvl w:val="1"/>
          <w:numId w:val="100"/>
        </w:numPr>
        <w:rPr>
          <w:rFonts w:ascii="Times New Roman" w:hAnsi="Times New Roman" w:cs="Times New Roman"/>
          <w:sz w:val="20"/>
          <w:szCs w:val="20"/>
          <w:lang w:val="en-US"/>
        </w:rPr>
      </w:pPr>
      <w:r w:rsidRPr="00F4282E">
        <w:rPr>
          <w:rFonts w:ascii="Times New Roman" w:hAnsi="Times New Roman" w:cs="Times New Roman"/>
          <w:sz w:val="20"/>
          <w:szCs w:val="20"/>
          <w:lang w:val="en-US"/>
        </w:rPr>
        <w:t>In Android Studo there is a method</w:t>
      </w:r>
    </w:p>
    <w:p w:rsidR="00C02B3C" w:rsidRDefault="00C02B3C" w:rsidP="007F373F">
      <w:pPr>
        <w:pStyle w:val="graf"/>
        <w:numPr>
          <w:ilvl w:val="0"/>
          <w:numId w:val="100"/>
        </w:numPr>
        <w:shd w:val="clear" w:color="auto" w:fill="FFFFFF"/>
        <w:spacing w:before="0" w:beforeAutospacing="0" w:after="0" w:afterAutospacing="0"/>
        <w:ind w:left="714" w:hanging="357"/>
        <w:rPr>
          <w:spacing w:val="-1"/>
          <w:sz w:val="20"/>
          <w:szCs w:val="20"/>
        </w:rPr>
      </w:pPr>
      <w:r w:rsidRPr="00F4282E">
        <w:rPr>
          <w:spacing w:val="-1"/>
          <w:sz w:val="20"/>
          <w:szCs w:val="20"/>
        </w:rPr>
        <w:t>Android Studio has a handy tool for detecting memory leaks. If you suspect a piece of code in you app might leaks an Activity, you can do this.</w:t>
      </w:r>
    </w:p>
    <w:p w:rsidR="00C02B3C" w:rsidRPr="00F4282E" w:rsidRDefault="00C02B3C" w:rsidP="00C02B3C">
      <w:pPr>
        <w:pStyle w:val="graf"/>
        <w:shd w:val="clear" w:color="auto" w:fill="FFFFFF"/>
        <w:spacing w:before="0" w:beforeAutospacing="0" w:after="0" w:afterAutospacing="0"/>
        <w:ind w:left="714"/>
        <w:rPr>
          <w:spacing w:val="-1"/>
          <w:sz w:val="20"/>
          <w:szCs w:val="20"/>
        </w:rPr>
      </w:pPr>
    </w:p>
    <w:p w:rsidR="00C02B3C" w:rsidRPr="00F4282E" w:rsidRDefault="00C02B3C" w:rsidP="007F373F">
      <w:pPr>
        <w:pStyle w:val="graf"/>
        <w:numPr>
          <w:ilvl w:val="1"/>
          <w:numId w:val="100"/>
        </w:numPr>
        <w:shd w:val="clear" w:color="auto" w:fill="FFFFFF"/>
        <w:spacing w:before="0" w:beforeAutospacing="0" w:after="0" w:afterAutospacing="0" w:line="360" w:lineRule="auto"/>
        <w:ind w:left="1434" w:hanging="357"/>
        <w:rPr>
          <w:spacing w:val="-1"/>
          <w:sz w:val="20"/>
          <w:szCs w:val="20"/>
        </w:rPr>
      </w:pPr>
      <w:r w:rsidRPr="00F4282E">
        <w:rPr>
          <w:spacing w:val="-1"/>
          <w:sz w:val="20"/>
          <w:szCs w:val="20"/>
          <w:highlight w:val="yellow"/>
        </w:rPr>
        <w:t>Step 1</w:t>
      </w:r>
      <w:r w:rsidRPr="00F4282E">
        <w:rPr>
          <w:spacing w:val="-1"/>
          <w:sz w:val="20"/>
          <w:szCs w:val="20"/>
        </w:rPr>
        <w:t>: Compile and run the debug build on a devic</w:t>
      </w:r>
      <w:r>
        <w:rPr>
          <w:spacing w:val="-1"/>
          <w:sz w:val="20"/>
          <w:szCs w:val="20"/>
        </w:rPr>
        <w:t xml:space="preserve">e or emulator connecting to your </w:t>
      </w:r>
      <w:r w:rsidRPr="00F4282E">
        <w:rPr>
          <w:spacing w:val="-1"/>
          <w:sz w:val="20"/>
          <w:szCs w:val="20"/>
        </w:rPr>
        <w:t>computer.</w:t>
      </w:r>
    </w:p>
    <w:p w:rsidR="00C02B3C" w:rsidRPr="00F4282E" w:rsidRDefault="00C02B3C" w:rsidP="007F373F">
      <w:pPr>
        <w:pStyle w:val="graf"/>
        <w:numPr>
          <w:ilvl w:val="1"/>
          <w:numId w:val="100"/>
        </w:numPr>
        <w:shd w:val="clear" w:color="auto" w:fill="FFFFFF"/>
        <w:spacing w:before="0" w:beforeAutospacing="0" w:after="0" w:afterAutospacing="0" w:line="360" w:lineRule="auto"/>
        <w:ind w:left="1434" w:hanging="357"/>
        <w:rPr>
          <w:spacing w:val="-1"/>
          <w:sz w:val="20"/>
          <w:szCs w:val="20"/>
        </w:rPr>
      </w:pPr>
      <w:r w:rsidRPr="00F4282E">
        <w:rPr>
          <w:spacing w:val="-1"/>
          <w:sz w:val="20"/>
          <w:szCs w:val="20"/>
        </w:rPr>
        <w:t>Step 2: Go to the suspicious activity, then go back to previous activity which will pop the suspicious activity from the task stack.</w:t>
      </w:r>
    </w:p>
    <w:p w:rsidR="00C02B3C" w:rsidRDefault="00C02B3C" w:rsidP="007F373F">
      <w:pPr>
        <w:pStyle w:val="graf"/>
        <w:numPr>
          <w:ilvl w:val="1"/>
          <w:numId w:val="100"/>
        </w:numPr>
        <w:shd w:val="clear" w:color="auto" w:fill="FFFFFF"/>
        <w:spacing w:before="0" w:beforeAutospacing="0" w:after="0" w:afterAutospacing="0" w:line="360" w:lineRule="auto"/>
        <w:ind w:left="1434" w:hanging="357"/>
        <w:rPr>
          <w:spacing w:val="-1"/>
          <w:sz w:val="20"/>
          <w:szCs w:val="20"/>
        </w:rPr>
      </w:pPr>
      <w:r w:rsidRPr="00F4282E">
        <w:rPr>
          <w:spacing w:val="-1"/>
          <w:sz w:val="20"/>
          <w:szCs w:val="20"/>
          <w:highlight w:val="yellow"/>
        </w:rPr>
        <w:t>Step 3</w:t>
      </w:r>
      <w:r w:rsidRPr="00F4282E">
        <w:rPr>
          <w:spacing w:val="-1"/>
          <w:sz w:val="20"/>
          <w:szCs w:val="20"/>
        </w:rPr>
        <w:t>: In Android Studio -&gt; Android Monitor window -&gt; Memory section, click on</w:t>
      </w:r>
      <w:r w:rsidRPr="00F4282E">
        <w:rPr>
          <w:rStyle w:val="apple-converted-space"/>
          <w:rFonts w:eastAsiaTheme="majorEastAsia"/>
          <w:spacing w:val="-1"/>
          <w:sz w:val="20"/>
          <w:szCs w:val="20"/>
        </w:rPr>
        <w:t> </w:t>
      </w:r>
      <w:r w:rsidRPr="00F4282E">
        <w:rPr>
          <w:rStyle w:val="HTMLCode"/>
          <w:spacing w:val="-1"/>
        </w:rPr>
        <w:t>Initiate GC</w:t>
      </w:r>
      <w:r w:rsidRPr="00F4282E">
        <w:rPr>
          <w:rStyle w:val="apple-converted-space"/>
          <w:rFonts w:eastAsiaTheme="majorEastAsia"/>
          <w:spacing w:val="-1"/>
          <w:sz w:val="20"/>
          <w:szCs w:val="20"/>
        </w:rPr>
        <w:t> </w:t>
      </w:r>
      <w:r w:rsidRPr="00F4282E">
        <w:rPr>
          <w:spacing w:val="-1"/>
          <w:sz w:val="20"/>
          <w:szCs w:val="20"/>
        </w:rPr>
        <w:t>button. Then click on</w:t>
      </w:r>
      <w:r w:rsidRPr="00F4282E">
        <w:rPr>
          <w:rStyle w:val="apple-converted-space"/>
          <w:rFonts w:eastAsiaTheme="majorEastAsia"/>
          <w:spacing w:val="-1"/>
          <w:sz w:val="20"/>
          <w:szCs w:val="20"/>
        </w:rPr>
        <w:t> </w:t>
      </w:r>
      <w:r w:rsidRPr="00F4282E">
        <w:rPr>
          <w:rStyle w:val="HTMLCode"/>
          <w:spacing w:val="-1"/>
        </w:rPr>
        <w:t>Dump Java Heap</w:t>
      </w:r>
      <w:r w:rsidRPr="00F4282E">
        <w:rPr>
          <w:rStyle w:val="apple-converted-space"/>
          <w:rFonts w:eastAsiaTheme="majorEastAsia"/>
          <w:spacing w:val="-1"/>
          <w:sz w:val="20"/>
          <w:szCs w:val="20"/>
        </w:rPr>
        <w:t> </w:t>
      </w:r>
      <w:r w:rsidRPr="00F4282E">
        <w:rPr>
          <w:spacing w:val="-1"/>
          <w:sz w:val="20"/>
          <w:szCs w:val="20"/>
        </w:rPr>
        <w:t>button.</w:t>
      </w:r>
    </w:p>
    <w:p w:rsidR="00C02B3C" w:rsidRPr="00F4282E" w:rsidRDefault="00C02B3C" w:rsidP="007F373F">
      <w:pPr>
        <w:pStyle w:val="graf"/>
        <w:numPr>
          <w:ilvl w:val="1"/>
          <w:numId w:val="100"/>
        </w:numPr>
        <w:shd w:val="clear" w:color="auto" w:fill="FFFFFF"/>
        <w:spacing w:before="0" w:beforeAutospacing="0" w:after="0" w:afterAutospacing="0" w:line="360" w:lineRule="auto"/>
        <w:ind w:left="1434" w:hanging="357"/>
        <w:rPr>
          <w:spacing w:val="-1"/>
          <w:sz w:val="20"/>
          <w:szCs w:val="20"/>
        </w:rPr>
      </w:pPr>
      <w:r w:rsidRPr="00F4282E">
        <w:rPr>
          <w:spacing w:val="-1"/>
          <w:sz w:val="20"/>
          <w:szCs w:val="20"/>
          <w:highlight w:val="yellow"/>
          <w:shd w:val="clear" w:color="auto" w:fill="FFFFFF"/>
        </w:rPr>
        <w:t>Step 4</w:t>
      </w:r>
      <w:r w:rsidRPr="00F4282E">
        <w:rPr>
          <w:spacing w:val="-1"/>
          <w:sz w:val="20"/>
          <w:szCs w:val="20"/>
          <w:shd w:val="clear" w:color="auto" w:fill="FFFFFF"/>
        </w:rPr>
        <w:t>: When</w:t>
      </w:r>
      <w:r w:rsidRPr="00F4282E">
        <w:rPr>
          <w:rStyle w:val="apple-converted-space"/>
          <w:rFonts w:eastAsiaTheme="majorEastAsia"/>
          <w:spacing w:val="-1"/>
          <w:sz w:val="20"/>
          <w:szCs w:val="20"/>
          <w:shd w:val="clear" w:color="auto" w:fill="FFFFFF"/>
        </w:rPr>
        <w:t> </w:t>
      </w:r>
      <w:r w:rsidRPr="00F4282E">
        <w:rPr>
          <w:rStyle w:val="HTMLCode"/>
          <w:spacing w:val="-1"/>
        </w:rPr>
        <w:t>Dump Java Heap</w:t>
      </w:r>
      <w:r w:rsidRPr="00F4282E">
        <w:rPr>
          <w:rStyle w:val="apple-converted-space"/>
          <w:rFonts w:eastAsiaTheme="majorEastAsia"/>
          <w:spacing w:val="-1"/>
          <w:sz w:val="20"/>
          <w:szCs w:val="20"/>
          <w:shd w:val="clear" w:color="auto" w:fill="FFFFFF"/>
        </w:rPr>
        <w:t> </w:t>
      </w:r>
      <w:r w:rsidRPr="00F4282E">
        <w:rPr>
          <w:spacing w:val="-1"/>
          <w:sz w:val="20"/>
          <w:szCs w:val="20"/>
          <w:shd w:val="clear" w:color="auto" w:fill="FFFFFF"/>
        </w:rPr>
        <w:t>button is pressed, Android Studio will open the dumped </w:t>
      </w:r>
      <w:r w:rsidRPr="00F4282E">
        <w:rPr>
          <w:rStyle w:val="HTMLCode"/>
          <w:spacing w:val="-1"/>
        </w:rPr>
        <w:t>.hprof</w:t>
      </w:r>
      <w:r w:rsidRPr="00F4282E">
        <w:rPr>
          <w:rStyle w:val="apple-converted-space"/>
          <w:rFonts w:eastAsiaTheme="majorEastAsia"/>
          <w:spacing w:val="-1"/>
          <w:sz w:val="20"/>
          <w:szCs w:val="20"/>
          <w:shd w:val="clear" w:color="auto" w:fill="FFFFFF"/>
        </w:rPr>
        <w:t> </w:t>
      </w:r>
      <w:r w:rsidRPr="00F4282E">
        <w:rPr>
          <w:spacing w:val="-1"/>
          <w:sz w:val="20"/>
          <w:szCs w:val="20"/>
          <w:shd w:val="clear" w:color="auto" w:fill="FFFFFF"/>
        </w:rPr>
        <w:t>file. In the hprof file viewer, there are a couple of ways you can check the memory leak. You can use the</w:t>
      </w:r>
      <w:r w:rsidRPr="00F4282E">
        <w:rPr>
          <w:rStyle w:val="apple-converted-space"/>
          <w:rFonts w:eastAsiaTheme="majorEastAsia"/>
          <w:spacing w:val="-1"/>
          <w:sz w:val="20"/>
          <w:szCs w:val="20"/>
          <w:shd w:val="clear" w:color="auto" w:fill="FFFFFF"/>
        </w:rPr>
        <w:t> </w:t>
      </w:r>
      <w:r w:rsidRPr="00F4282E">
        <w:rPr>
          <w:rStyle w:val="HTMLCode"/>
          <w:spacing w:val="-1"/>
        </w:rPr>
        <w:t>Analyzer Tasks</w:t>
      </w:r>
      <w:r w:rsidRPr="00F4282E">
        <w:rPr>
          <w:rStyle w:val="apple-converted-space"/>
          <w:rFonts w:eastAsiaTheme="majorEastAsia"/>
          <w:spacing w:val="-1"/>
          <w:sz w:val="20"/>
          <w:szCs w:val="20"/>
          <w:shd w:val="clear" w:color="auto" w:fill="FFFFFF"/>
        </w:rPr>
        <w:t> </w:t>
      </w:r>
      <w:r w:rsidRPr="00F4282E">
        <w:rPr>
          <w:spacing w:val="-1"/>
          <w:sz w:val="20"/>
          <w:szCs w:val="20"/>
          <w:shd w:val="clear" w:color="auto" w:fill="FFFFFF"/>
        </w:rPr>
        <w:t>tool on the top right co</w:t>
      </w:r>
      <w:r>
        <w:rPr>
          <w:spacing w:val="-1"/>
          <w:sz w:val="20"/>
          <w:szCs w:val="20"/>
          <w:shd w:val="clear" w:color="auto" w:fill="FFFFFF"/>
        </w:rPr>
        <w:t>r</w:t>
      </w:r>
      <w:r w:rsidRPr="00F4282E">
        <w:rPr>
          <w:spacing w:val="-1"/>
          <w:sz w:val="20"/>
          <w:szCs w:val="20"/>
          <w:shd w:val="clear" w:color="auto" w:fill="FFFFFF"/>
        </w:rPr>
        <w:t>ner to detect leaked activities automatically. Or you can switch the view mode to</w:t>
      </w:r>
      <w:r w:rsidRPr="00F4282E">
        <w:rPr>
          <w:rStyle w:val="apple-converted-space"/>
          <w:rFonts w:eastAsiaTheme="majorEastAsia"/>
          <w:spacing w:val="-1"/>
          <w:sz w:val="20"/>
          <w:szCs w:val="20"/>
          <w:shd w:val="clear" w:color="auto" w:fill="FFFFFF"/>
        </w:rPr>
        <w:t> </w:t>
      </w:r>
      <w:r w:rsidRPr="00F4282E">
        <w:rPr>
          <w:rStyle w:val="HTMLCode"/>
          <w:spacing w:val="-1"/>
        </w:rPr>
        <w:t>Package Tree View</w:t>
      </w:r>
      <w:r w:rsidRPr="00F4282E">
        <w:rPr>
          <w:rStyle w:val="apple-converted-space"/>
          <w:rFonts w:eastAsiaTheme="majorEastAsia"/>
          <w:spacing w:val="-1"/>
          <w:sz w:val="20"/>
          <w:szCs w:val="20"/>
          <w:shd w:val="clear" w:color="auto" w:fill="FFFFFF"/>
        </w:rPr>
        <w:t> </w:t>
      </w:r>
      <w:r w:rsidRPr="00F4282E">
        <w:rPr>
          <w:spacing w:val="-1"/>
          <w:sz w:val="20"/>
          <w:szCs w:val="20"/>
          <w:shd w:val="clear" w:color="auto" w:fill="FFFFFF"/>
        </w:rPr>
        <w:t>from top left co</w:t>
      </w:r>
      <w:r>
        <w:rPr>
          <w:spacing w:val="-1"/>
          <w:sz w:val="20"/>
          <w:szCs w:val="20"/>
          <w:shd w:val="clear" w:color="auto" w:fill="FFFFFF"/>
        </w:rPr>
        <w:t>r</w:t>
      </w:r>
      <w:r w:rsidRPr="00F4282E">
        <w:rPr>
          <w:spacing w:val="-1"/>
          <w:sz w:val="20"/>
          <w:szCs w:val="20"/>
          <w:shd w:val="clear" w:color="auto" w:fill="FFFFFF"/>
        </w:rPr>
        <w:t>ner, find the activity which should be destroyed. Check the</w:t>
      </w:r>
      <w:r w:rsidRPr="00F4282E">
        <w:rPr>
          <w:rStyle w:val="apple-converted-space"/>
          <w:rFonts w:eastAsiaTheme="majorEastAsia"/>
          <w:spacing w:val="-1"/>
          <w:sz w:val="20"/>
          <w:szCs w:val="20"/>
          <w:shd w:val="clear" w:color="auto" w:fill="FFFFFF"/>
        </w:rPr>
        <w:t> </w:t>
      </w:r>
      <w:r w:rsidRPr="00F4282E">
        <w:rPr>
          <w:rStyle w:val="HTMLCode"/>
          <w:spacing w:val="-1"/>
        </w:rPr>
        <w:t>Total Count</w:t>
      </w:r>
      <w:r w:rsidRPr="00F4282E">
        <w:rPr>
          <w:rStyle w:val="apple-converted-space"/>
          <w:rFonts w:eastAsiaTheme="majorEastAsia"/>
          <w:spacing w:val="-1"/>
          <w:sz w:val="20"/>
          <w:szCs w:val="20"/>
          <w:shd w:val="clear" w:color="auto" w:fill="FFFFFF"/>
        </w:rPr>
        <w:t> </w:t>
      </w:r>
      <w:r w:rsidRPr="00F4282E">
        <w:rPr>
          <w:spacing w:val="-1"/>
          <w:sz w:val="20"/>
          <w:szCs w:val="20"/>
          <w:shd w:val="clear" w:color="auto" w:fill="FFFFFF"/>
        </w:rPr>
        <w:t>of the activity object. If there are 1 or more instances, it means there is a leak.</w:t>
      </w:r>
    </w:p>
    <w:p w:rsidR="00C02B3C" w:rsidRPr="00F4282E" w:rsidRDefault="00C02B3C" w:rsidP="007F373F">
      <w:pPr>
        <w:pStyle w:val="graf"/>
        <w:numPr>
          <w:ilvl w:val="1"/>
          <w:numId w:val="100"/>
        </w:numPr>
        <w:shd w:val="clear" w:color="auto" w:fill="FFFFFF"/>
        <w:spacing w:before="0" w:beforeAutospacing="0" w:after="0" w:afterAutospacing="0" w:line="360" w:lineRule="auto"/>
        <w:ind w:left="1434" w:hanging="357"/>
        <w:rPr>
          <w:spacing w:val="-1"/>
          <w:sz w:val="20"/>
          <w:szCs w:val="20"/>
        </w:rPr>
      </w:pPr>
      <w:r w:rsidRPr="00F4282E">
        <w:rPr>
          <w:spacing w:val="-1"/>
          <w:sz w:val="20"/>
          <w:szCs w:val="20"/>
          <w:highlight w:val="yellow"/>
          <w:shd w:val="clear" w:color="auto" w:fill="FFFFFF"/>
        </w:rPr>
        <w:t>Step 5</w:t>
      </w:r>
      <w:r w:rsidRPr="00F4282E">
        <w:rPr>
          <w:spacing w:val="-1"/>
          <w:sz w:val="20"/>
          <w:szCs w:val="20"/>
          <w:shd w:val="clear" w:color="auto" w:fill="FFFFFF"/>
        </w:rPr>
        <w:t>: Once you find the leaked Activity, check the reference tree on the bottom and find out what object is referencing the should-have-been-dead activity.</w:t>
      </w:r>
    </w:p>
    <w:p w:rsidR="00C02B3C" w:rsidRDefault="00C02B3C" w:rsidP="00C02B3C">
      <w:pPr>
        <w:pStyle w:val="graf"/>
        <w:shd w:val="clear" w:color="auto" w:fill="FFFFFF"/>
        <w:spacing w:before="0" w:beforeAutospacing="0" w:after="0" w:afterAutospacing="0" w:line="360" w:lineRule="auto"/>
        <w:rPr>
          <w:spacing w:val="-1"/>
          <w:sz w:val="20"/>
          <w:szCs w:val="20"/>
        </w:rPr>
      </w:pPr>
      <w:r>
        <w:rPr>
          <w:spacing w:val="-1"/>
          <w:sz w:val="20"/>
          <w:szCs w:val="20"/>
        </w:rPr>
        <w:t xml:space="preserve">Example </w:t>
      </w:r>
    </w:p>
    <w:p w:rsidR="00C02B3C" w:rsidRDefault="00C02B3C" w:rsidP="00C02B3C">
      <w:pPr>
        <w:pStyle w:val="graf"/>
        <w:shd w:val="clear" w:color="auto" w:fill="FFFFFF"/>
        <w:spacing w:before="0" w:beforeAutospacing="0" w:after="0" w:afterAutospacing="0" w:line="360" w:lineRule="auto"/>
        <w:rPr>
          <w:spacing w:val="-1"/>
          <w:sz w:val="20"/>
          <w:szCs w:val="20"/>
        </w:rPr>
      </w:pPr>
      <w:r>
        <w:rPr>
          <w:spacing w:val="-1"/>
          <w:sz w:val="20"/>
          <w:szCs w:val="20"/>
        </w:rPr>
        <w:t>Build and run a simple app which calls 2 or 3 activities and on click of the home button kills activities 2 an d  3 to come to home screen and then check for leaks using above method. If you can track old activities 2 or 3 exist then there is a memory leak.</w:t>
      </w:r>
    </w:p>
    <w:p w:rsidR="00C02B3C" w:rsidRDefault="00C02B3C" w:rsidP="00C02B3C">
      <w:pPr>
        <w:pStyle w:val="graf"/>
        <w:shd w:val="clear" w:color="auto" w:fill="FFFFFF"/>
        <w:spacing w:before="0" w:beforeAutospacing="0" w:after="0" w:afterAutospacing="0" w:line="360" w:lineRule="auto"/>
        <w:rPr>
          <w:spacing w:val="-1"/>
          <w:sz w:val="20"/>
          <w:szCs w:val="20"/>
        </w:rPr>
      </w:pPr>
    </w:p>
    <w:p w:rsidR="00C02B3C" w:rsidRDefault="00C02B3C" w:rsidP="007F373F">
      <w:pPr>
        <w:pStyle w:val="ListParagraph"/>
        <w:numPr>
          <w:ilvl w:val="0"/>
          <w:numId w:val="100"/>
        </w:numPr>
        <w:rPr>
          <w:lang w:val="en-US"/>
        </w:rPr>
      </w:pPr>
      <w:r>
        <w:rPr>
          <w:lang w:val="en-US"/>
        </w:rPr>
        <w:t>Common 3 Leak Patterns - when there is a leak activity to a static reference; when there is a leak activity to a thread,; when there is a leak thread itself</w:t>
      </w:r>
    </w:p>
    <w:p w:rsidR="00C02B3C" w:rsidRPr="003E1212" w:rsidRDefault="00C02B3C" w:rsidP="007F373F">
      <w:pPr>
        <w:pStyle w:val="ListParagraph"/>
        <w:numPr>
          <w:ilvl w:val="0"/>
          <w:numId w:val="100"/>
        </w:numPr>
        <w:rPr>
          <w:lang w:val="en-US"/>
        </w:rPr>
      </w:pPr>
    </w:p>
    <w:p w:rsidR="00C02B3C" w:rsidRPr="003E1212" w:rsidRDefault="00C02B3C" w:rsidP="00C02B3C">
      <w:pPr>
        <w:rPr>
          <w:lang w:val="en-US"/>
        </w:rPr>
      </w:pPr>
    </w:p>
    <w:p w:rsidR="00C02B3C" w:rsidRDefault="00C02B3C" w:rsidP="00C02B3C">
      <w:pPr>
        <w:rPr>
          <w:lang w:val="en-US"/>
        </w:rPr>
      </w:pPr>
      <w:r>
        <w:rPr>
          <w:lang w:val="en-US"/>
        </w:rPr>
        <w:t>References</w:t>
      </w:r>
    </w:p>
    <w:p w:rsidR="00C02B3C" w:rsidRDefault="00C02B3C" w:rsidP="007F373F">
      <w:pPr>
        <w:pStyle w:val="ListParagraph"/>
        <w:numPr>
          <w:ilvl w:val="0"/>
          <w:numId w:val="95"/>
        </w:numPr>
        <w:rPr>
          <w:lang w:val="en-US"/>
        </w:rPr>
      </w:pPr>
      <w:r w:rsidRPr="003E1212">
        <w:rPr>
          <w:lang w:val="en-US"/>
        </w:rPr>
        <w:t>https://developer.android.com/topic/performance/memory.html</w:t>
      </w:r>
    </w:p>
    <w:p w:rsidR="00C02B3C" w:rsidRPr="003E1212" w:rsidRDefault="00C02B3C" w:rsidP="007F373F">
      <w:pPr>
        <w:pStyle w:val="ListParagraph"/>
        <w:numPr>
          <w:ilvl w:val="0"/>
          <w:numId w:val="95"/>
        </w:numPr>
        <w:spacing w:after="0" w:line="240" w:lineRule="auto"/>
        <w:rPr>
          <w:rFonts w:ascii="Times New Roman" w:hAnsi="Times New Roman" w:cs="Times New Roman"/>
          <w:sz w:val="20"/>
          <w:szCs w:val="20"/>
          <w:shd w:val="clear" w:color="auto" w:fill="FFFFFF"/>
        </w:rPr>
      </w:pPr>
      <w:r w:rsidRPr="003E1212">
        <w:rPr>
          <w:rFonts w:ascii="Times New Roman" w:eastAsia="Times New Roman" w:hAnsi="Times New Roman" w:cs="Times New Roman"/>
          <w:color w:val="333333"/>
          <w:sz w:val="20"/>
          <w:szCs w:val="20"/>
          <w:shd w:val="clear" w:color="auto" w:fill="FFFFFF"/>
          <w:lang w:eastAsia="en-IN"/>
        </w:rPr>
        <w:t>http://androidnotes.github.io/starters/skims/tools/2016/03/30/android-perf-patterns-skim-1-memory.html#sthash.UAPQpamf.dpuf</w:t>
      </w:r>
    </w:p>
    <w:p w:rsidR="00C02B3C" w:rsidRDefault="00C02B3C" w:rsidP="007F373F">
      <w:pPr>
        <w:pStyle w:val="ListParagraph"/>
        <w:numPr>
          <w:ilvl w:val="0"/>
          <w:numId w:val="95"/>
        </w:numPr>
        <w:rPr>
          <w:lang w:val="en-US"/>
        </w:rPr>
      </w:pPr>
      <w:r w:rsidRPr="003E1212">
        <w:rPr>
          <w:lang w:val="en-US"/>
        </w:rPr>
        <w:t>https://www.cs.princeton.edu/courses/archive/spr96/cs333/java/tutorial/java/javaOO/garbagecollection.html</w:t>
      </w:r>
    </w:p>
    <w:p w:rsidR="00C02B3C" w:rsidRDefault="00C02B3C" w:rsidP="007F373F">
      <w:pPr>
        <w:pStyle w:val="ListParagraph"/>
        <w:numPr>
          <w:ilvl w:val="0"/>
          <w:numId w:val="95"/>
        </w:numPr>
        <w:rPr>
          <w:lang w:val="en-US"/>
        </w:rPr>
      </w:pPr>
      <w:r w:rsidRPr="003E1212">
        <w:rPr>
          <w:lang w:val="en-US"/>
        </w:rPr>
        <w:t>https://www.slideshare.net/zblair/identifying-memory-leaks-in-android-applications</w:t>
      </w:r>
    </w:p>
    <w:p w:rsidR="00C02B3C" w:rsidRPr="003E1212" w:rsidRDefault="00C02B3C" w:rsidP="007F373F">
      <w:pPr>
        <w:pStyle w:val="ListParagraph"/>
        <w:numPr>
          <w:ilvl w:val="0"/>
          <w:numId w:val="95"/>
        </w:numPr>
        <w:rPr>
          <w:lang w:val="en-US"/>
        </w:rPr>
      </w:pPr>
      <w:r w:rsidRPr="003E1212">
        <w:rPr>
          <w:lang w:val="en-US"/>
        </w:rPr>
        <w:t>https://android.jlelse.eu/memory-leak-patterns-in-android-4741a7fcb570</w:t>
      </w:r>
    </w:p>
    <w:p w:rsidR="00C02B3C" w:rsidRPr="00F16AD7" w:rsidRDefault="00C02B3C" w:rsidP="00C02B3C">
      <w:pPr>
        <w:rPr>
          <w:lang w:val="en-US"/>
        </w:rPr>
      </w:pPr>
    </w:p>
    <w:p w:rsidR="00C02B3C" w:rsidRDefault="00C02B3C" w:rsidP="00C02B3C">
      <w:pPr>
        <w:rPr>
          <w:rFonts w:ascii="Times New Roman" w:hAnsi="Times New Roman" w:cs="Times New Roman"/>
          <w:b/>
          <w:sz w:val="24"/>
          <w:szCs w:val="24"/>
          <w:u w:val="single"/>
          <w:lang w:val="en-US"/>
        </w:rPr>
      </w:pPr>
      <w:r w:rsidRPr="00F16AD7">
        <w:rPr>
          <w:rFonts w:ascii="Times New Roman" w:hAnsi="Times New Roman" w:cs="Times New Roman"/>
          <w:b/>
          <w:sz w:val="24"/>
          <w:szCs w:val="24"/>
          <w:u w:val="single"/>
          <w:lang w:val="en-US"/>
        </w:rPr>
        <w:t>[3] Android Launch modes</w:t>
      </w:r>
    </w:p>
    <w:p w:rsidR="00C02B3C" w:rsidRPr="00F16AD7" w:rsidRDefault="00C02B3C" w:rsidP="00C02B3C">
      <w:pPr>
        <w:pStyle w:val="NormalWeb"/>
        <w:shd w:val="clear" w:color="auto" w:fill="FFFFFF"/>
        <w:spacing w:before="450" w:beforeAutospacing="0" w:after="450" w:afterAutospacing="0"/>
        <w:rPr>
          <w:sz w:val="20"/>
          <w:szCs w:val="20"/>
        </w:rPr>
      </w:pPr>
      <w:r w:rsidRPr="00F16AD7">
        <w:rPr>
          <w:sz w:val="20"/>
          <w:szCs w:val="20"/>
        </w:rPr>
        <w:t>Activity is one of the most brilliant concept on Android from its well-design architecture on memory management which lets Multitasking works perfectly on this most popular mobile operating system.</w:t>
      </w:r>
    </w:p>
    <w:p w:rsidR="00C02B3C" w:rsidRPr="00F16AD7" w:rsidRDefault="00C02B3C" w:rsidP="00C02B3C">
      <w:pPr>
        <w:pStyle w:val="NormalWeb"/>
        <w:shd w:val="clear" w:color="auto" w:fill="FFFFFF"/>
        <w:spacing w:before="450" w:beforeAutospacing="0" w:after="450" w:afterAutospacing="0"/>
        <w:rPr>
          <w:sz w:val="20"/>
          <w:szCs w:val="20"/>
        </w:rPr>
      </w:pPr>
      <w:r w:rsidRPr="00F16AD7">
        <w:rPr>
          <w:sz w:val="20"/>
          <w:szCs w:val="20"/>
        </w:rPr>
        <w:t>Anyway, Activity is not just to be launched on the screen. The way it is launched is also concerned. There are so many details in this topic. One of those that is really important is</w:t>
      </w:r>
      <w:r w:rsidRPr="00F16AD7">
        <w:rPr>
          <w:rStyle w:val="apple-converted-space"/>
          <w:rFonts w:eastAsiaTheme="majorEastAsia"/>
          <w:sz w:val="20"/>
          <w:szCs w:val="20"/>
        </w:rPr>
        <w:t> </w:t>
      </w:r>
      <w:r w:rsidRPr="00F16AD7">
        <w:rPr>
          <w:rStyle w:val="Strong"/>
          <w:sz w:val="20"/>
          <w:szCs w:val="20"/>
        </w:rPr>
        <w:t>launchMode</w:t>
      </w:r>
      <w:r w:rsidRPr="00F16AD7">
        <w:rPr>
          <w:sz w:val="20"/>
          <w:szCs w:val="20"/>
        </w:rPr>
        <w:t>.</w:t>
      </w:r>
    </w:p>
    <w:p w:rsidR="00C02B3C" w:rsidRPr="00F16AD7" w:rsidRDefault="00C02B3C" w:rsidP="00C02B3C">
      <w:pPr>
        <w:rPr>
          <w:rFonts w:ascii="Times New Roman" w:hAnsi="Times New Roman" w:cs="Times New Roman"/>
          <w:sz w:val="20"/>
          <w:szCs w:val="20"/>
          <w:shd w:val="clear" w:color="auto" w:fill="FFFFFF"/>
        </w:rPr>
      </w:pPr>
      <w:r w:rsidRPr="00F16AD7">
        <w:rPr>
          <w:rFonts w:ascii="Times New Roman" w:hAnsi="Times New Roman" w:cs="Times New Roman"/>
          <w:sz w:val="20"/>
          <w:szCs w:val="20"/>
          <w:shd w:val="clear" w:color="auto" w:fill="FFFFFF"/>
        </w:rPr>
        <w:t>Since each Activity is made to work in different purpose. Some is designed to work separately with each Intent sent for example an Activity for email composing in email client. While some is designed to work as a singleton for example an email's inbox Activity.</w:t>
      </w:r>
    </w:p>
    <w:p w:rsidR="00C02B3C" w:rsidRPr="00F16AD7" w:rsidRDefault="00C02B3C" w:rsidP="00C02B3C">
      <w:pPr>
        <w:rPr>
          <w:rFonts w:ascii="Times New Roman" w:hAnsi="Times New Roman" w:cs="Times New Roman"/>
          <w:sz w:val="20"/>
          <w:szCs w:val="20"/>
          <w:shd w:val="clear" w:color="auto" w:fill="FFFFFF"/>
        </w:rPr>
      </w:pPr>
      <w:r w:rsidRPr="00F16AD7">
        <w:rPr>
          <w:rFonts w:ascii="Times New Roman" w:hAnsi="Times New Roman" w:cs="Times New Roman"/>
          <w:sz w:val="20"/>
          <w:szCs w:val="20"/>
          <w:shd w:val="clear" w:color="auto" w:fill="FFFFFF"/>
        </w:rPr>
        <w:t>The different Launch Modes</w:t>
      </w:r>
    </w:p>
    <w:p w:rsidR="00C02B3C" w:rsidRPr="00F16AD7" w:rsidRDefault="00C02B3C" w:rsidP="007F373F">
      <w:pPr>
        <w:pStyle w:val="ListParagraph"/>
        <w:numPr>
          <w:ilvl w:val="0"/>
          <w:numId w:val="101"/>
        </w:numPr>
        <w:rPr>
          <w:rFonts w:ascii="Times New Roman" w:hAnsi="Times New Roman" w:cs="Times New Roman"/>
          <w:sz w:val="24"/>
          <w:szCs w:val="24"/>
          <w:lang w:val="en-US"/>
        </w:rPr>
      </w:pPr>
      <w:r w:rsidRPr="00F16AD7">
        <w:rPr>
          <w:rFonts w:ascii="Times New Roman" w:hAnsi="Times New Roman" w:cs="Times New Roman"/>
          <w:sz w:val="24"/>
          <w:szCs w:val="24"/>
          <w:lang w:val="en-US"/>
        </w:rPr>
        <w:t>Standard</w:t>
      </w:r>
    </w:p>
    <w:p w:rsidR="00C02B3C" w:rsidRDefault="00C02B3C" w:rsidP="007F373F">
      <w:pPr>
        <w:pStyle w:val="ListParagraph"/>
        <w:numPr>
          <w:ilvl w:val="0"/>
          <w:numId w:val="101"/>
        </w:numPr>
        <w:rPr>
          <w:rFonts w:ascii="Times New Roman" w:hAnsi="Times New Roman" w:cs="Times New Roman"/>
          <w:sz w:val="24"/>
          <w:szCs w:val="24"/>
          <w:lang w:val="en-US"/>
        </w:rPr>
      </w:pPr>
      <w:r>
        <w:rPr>
          <w:rFonts w:ascii="Times New Roman" w:hAnsi="Times New Roman" w:cs="Times New Roman"/>
          <w:sz w:val="24"/>
          <w:szCs w:val="24"/>
          <w:lang w:val="en-US"/>
        </w:rPr>
        <w:t>SingleTop - used in a Search function</w:t>
      </w:r>
    </w:p>
    <w:p w:rsidR="00C02B3C" w:rsidRDefault="00C02B3C" w:rsidP="007F373F">
      <w:pPr>
        <w:pStyle w:val="ListParagraph"/>
        <w:numPr>
          <w:ilvl w:val="0"/>
          <w:numId w:val="101"/>
        </w:numPr>
        <w:rPr>
          <w:rFonts w:ascii="Times New Roman" w:hAnsi="Times New Roman" w:cs="Times New Roman"/>
          <w:sz w:val="24"/>
          <w:szCs w:val="24"/>
          <w:lang w:val="en-US"/>
        </w:rPr>
      </w:pPr>
      <w:r>
        <w:rPr>
          <w:rFonts w:ascii="Times New Roman" w:hAnsi="Times New Roman" w:cs="Times New Roman"/>
          <w:sz w:val="24"/>
          <w:szCs w:val="24"/>
          <w:lang w:val="en-US"/>
        </w:rPr>
        <w:t>singleTask</w:t>
      </w:r>
    </w:p>
    <w:p w:rsidR="00C02B3C" w:rsidRDefault="00C02B3C" w:rsidP="007F373F">
      <w:pPr>
        <w:pStyle w:val="ListParagraph"/>
        <w:numPr>
          <w:ilvl w:val="0"/>
          <w:numId w:val="101"/>
        </w:numPr>
        <w:rPr>
          <w:rFonts w:ascii="Times New Roman" w:hAnsi="Times New Roman" w:cs="Times New Roman"/>
          <w:sz w:val="24"/>
          <w:szCs w:val="24"/>
          <w:lang w:val="en-US"/>
        </w:rPr>
      </w:pPr>
      <w:r>
        <w:rPr>
          <w:rFonts w:ascii="Times New Roman" w:hAnsi="Times New Roman" w:cs="Times New Roman"/>
          <w:sz w:val="24"/>
          <w:szCs w:val="24"/>
          <w:lang w:val="en-US"/>
        </w:rPr>
        <w:t>singleInstance</w:t>
      </w:r>
    </w:p>
    <w:p w:rsidR="00C02B3C" w:rsidRPr="00F16AD7" w:rsidRDefault="00C02B3C" w:rsidP="00C02B3C">
      <w:pPr>
        <w:pStyle w:val="NormalWeb"/>
        <w:shd w:val="clear" w:color="auto" w:fill="FFFFFF"/>
        <w:spacing w:before="450" w:beforeAutospacing="0" w:after="450" w:afterAutospacing="0"/>
        <w:rPr>
          <w:color w:val="404040"/>
          <w:sz w:val="20"/>
          <w:szCs w:val="20"/>
        </w:rPr>
      </w:pPr>
      <w:r w:rsidRPr="00F16AD7">
        <w:rPr>
          <w:color w:val="404040"/>
          <w:sz w:val="20"/>
          <w:szCs w:val="20"/>
        </w:rPr>
        <w:t>Beside from assigning the launch mode directly in</w:t>
      </w:r>
      <w:r w:rsidRPr="00F16AD7">
        <w:rPr>
          <w:rStyle w:val="apple-converted-space"/>
          <w:rFonts w:eastAsiaTheme="majorEastAsia"/>
          <w:color w:val="404040"/>
          <w:sz w:val="20"/>
          <w:szCs w:val="20"/>
        </w:rPr>
        <w:t> </w:t>
      </w:r>
      <w:r w:rsidRPr="00F16AD7">
        <w:rPr>
          <w:rStyle w:val="HTMLCode"/>
          <w:color w:val="C7254E"/>
          <w:shd w:val="clear" w:color="auto" w:fill="F9F2F4"/>
        </w:rPr>
        <w:t>AndroidManifest.xml</w:t>
      </w:r>
      <w:r w:rsidRPr="00F16AD7">
        <w:rPr>
          <w:color w:val="404040"/>
          <w:sz w:val="20"/>
          <w:szCs w:val="20"/>
        </w:rPr>
        <w:t>, we are also able to assign more behavior through thing called </w:t>
      </w:r>
      <w:r w:rsidRPr="00F16AD7">
        <w:rPr>
          <w:rStyle w:val="Strong"/>
          <w:color w:val="404040"/>
        </w:rPr>
        <w:t>Intent Flags</w:t>
      </w:r>
      <w:r w:rsidRPr="00F16AD7">
        <w:rPr>
          <w:color w:val="404040"/>
          <w:sz w:val="20"/>
          <w:szCs w:val="20"/>
        </w:rPr>
        <w:t>, for example:</w:t>
      </w:r>
    </w:p>
    <w:p w:rsidR="00C02B3C" w:rsidRPr="00F16AD7" w:rsidRDefault="00C02B3C" w:rsidP="00C02B3C">
      <w:pPr>
        <w:pStyle w:val="HTMLPreformatted"/>
        <w:pBdr>
          <w:top w:val="single" w:sz="24" w:space="12" w:color="7A6651"/>
          <w:left w:val="single" w:sz="24" w:space="12" w:color="7A6651"/>
          <w:bottom w:val="single" w:sz="24" w:space="12" w:color="7A6651"/>
          <w:right w:val="single" w:sz="24" w:space="12" w:color="7A6651"/>
        </w:pBdr>
        <w:shd w:val="clear" w:color="auto" w:fill="4C3F33"/>
        <w:spacing w:before="120" w:after="120"/>
        <w:rPr>
          <w:rStyle w:val="HTMLCode"/>
          <w:rFonts w:ascii="Times New Roman" w:hAnsi="Times New Roman" w:cs="Times New Roman"/>
          <w:color w:val="FFFFFF"/>
        </w:rPr>
      </w:pPr>
      <w:r w:rsidRPr="00F16AD7">
        <w:rPr>
          <w:rStyle w:val="HTMLCode"/>
          <w:rFonts w:ascii="Times New Roman" w:hAnsi="Times New Roman" w:cs="Times New Roman"/>
          <w:color w:val="FFFFFF"/>
        </w:rPr>
        <w:t xml:space="preserve">Intent intent </w:t>
      </w:r>
      <w:r w:rsidRPr="00F16AD7">
        <w:rPr>
          <w:rStyle w:val="token"/>
          <w:rFonts w:ascii="Times New Roman" w:hAnsi="Times New Roman" w:cs="Times New Roman"/>
          <w:color w:val="F5B83D"/>
        </w:rPr>
        <w:t>=</w:t>
      </w:r>
      <w:r w:rsidRPr="00F16AD7">
        <w:rPr>
          <w:rStyle w:val="HTMLCode"/>
          <w:rFonts w:ascii="Times New Roman" w:hAnsi="Times New Roman" w:cs="Times New Roman"/>
          <w:color w:val="FFFFFF"/>
        </w:rPr>
        <w:t xml:space="preserve"> </w:t>
      </w:r>
      <w:r w:rsidRPr="00F16AD7">
        <w:rPr>
          <w:rStyle w:val="token"/>
          <w:rFonts w:ascii="Times New Roman" w:hAnsi="Times New Roman" w:cs="Times New Roman"/>
          <w:color w:val="D1949E"/>
        </w:rPr>
        <w:t>new</w:t>
      </w:r>
      <w:r w:rsidRPr="00F16AD7">
        <w:rPr>
          <w:rStyle w:val="HTMLCode"/>
          <w:rFonts w:ascii="Times New Roman" w:hAnsi="Times New Roman" w:cs="Times New Roman"/>
          <w:color w:val="FFFFFF"/>
        </w:rPr>
        <w:t xml:space="preserve"> </w:t>
      </w:r>
      <w:r w:rsidRPr="00F16AD7">
        <w:rPr>
          <w:rStyle w:val="token"/>
          <w:rFonts w:ascii="Times New Roman" w:hAnsi="Times New Roman" w:cs="Times New Roman"/>
          <w:color w:val="FFFFFF"/>
        </w:rPr>
        <w:t>Intent(</w:t>
      </w:r>
      <w:r w:rsidRPr="00F16AD7">
        <w:rPr>
          <w:rStyle w:val="HTMLCode"/>
          <w:rFonts w:ascii="Times New Roman" w:hAnsi="Times New Roman" w:cs="Times New Roman"/>
          <w:color w:val="FFFFFF"/>
        </w:rPr>
        <w:t>StandardActivity</w:t>
      </w:r>
      <w:r w:rsidRPr="00F16AD7">
        <w:rPr>
          <w:rStyle w:val="token"/>
          <w:rFonts w:ascii="Times New Roman" w:hAnsi="Times New Roman" w:cs="Times New Roman"/>
          <w:color w:val="FFFFFF"/>
        </w:rPr>
        <w:t>.</w:t>
      </w:r>
      <w:r w:rsidRPr="00F16AD7">
        <w:rPr>
          <w:rStyle w:val="token"/>
          <w:rFonts w:ascii="Times New Roman" w:hAnsi="Times New Roman" w:cs="Times New Roman"/>
          <w:color w:val="D1949E"/>
        </w:rPr>
        <w:t>this</w:t>
      </w:r>
      <w:r w:rsidRPr="00F16AD7">
        <w:rPr>
          <w:rStyle w:val="token"/>
          <w:rFonts w:ascii="Times New Roman" w:hAnsi="Times New Roman" w:cs="Times New Roman"/>
          <w:color w:val="FFFFFF"/>
        </w:rPr>
        <w:t>,</w:t>
      </w:r>
      <w:r w:rsidRPr="00F16AD7">
        <w:rPr>
          <w:rStyle w:val="HTMLCode"/>
          <w:rFonts w:ascii="Times New Roman" w:hAnsi="Times New Roman" w:cs="Times New Roman"/>
          <w:color w:val="FFFFFF"/>
        </w:rPr>
        <w:t xml:space="preserve"> StandardActivity</w:t>
      </w:r>
      <w:r w:rsidRPr="00F16AD7">
        <w:rPr>
          <w:rStyle w:val="token"/>
          <w:rFonts w:ascii="Times New Roman" w:hAnsi="Times New Roman" w:cs="Times New Roman"/>
          <w:color w:val="FFFFFF"/>
        </w:rPr>
        <w:t>.</w:t>
      </w:r>
      <w:r w:rsidRPr="00F16AD7">
        <w:rPr>
          <w:rStyle w:val="token"/>
          <w:rFonts w:ascii="Times New Roman" w:hAnsi="Times New Roman" w:cs="Times New Roman"/>
          <w:color w:val="D1949E"/>
        </w:rPr>
        <w:t>class</w:t>
      </w:r>
      <w:r w:rsidRPr="00F16AD7">
        <w:rPr>
          <w:rStyle w:val="token"/>
          <w:rFonts w:ascii="Times New Roman" w:hAnsi="Times New Roman" w:cs="Times New Roman"/>
          <w:color w:val="FFFFFF"/>
        </w:rPr>
        <w:t>);</w:t>
      </w:r>
    </w:p>
    <w:p w:rsidR="00C02B3C" w:rsidRPr="00F16AD7" w:rsidRDefault="00C02B3C" w:rsidP="00C02B3C">
      <w:pPr>
        <w:pStyle w:val="HTMLPreformatted"/>
        <w:pBdr>
          <w:top w:val="single" w:sz="24" w:space="12" w:color="7A6651"/>
          <w:left w:val="single" w:sz="24" w:space="12" w:color="7A6651"/>
          <w:bottom w:val="single" w:sz="24" w:space="12" w:color="7A6651"/>
          <w:right w:val="single" w:sz="24" w:space="12" w:color="7A6651"/>
        </w:pBdr>
        <w:shd w:val="clear" w:color="auto" w:fill="4C3F33"/>
        <w:spacing w:before="120" w:after="120"/>
        <w:rPr>
          <w:rStyle w:val="HTMLCode"/>
          <w:rFonts w:ascii="Times New Roman" w:hAnsi="Times New Roman" w:cs="Times New Roman"/>
          <w:color w:val="FFFFFF"/>
        </w:rPr>
      </w:pPr>
      <w:r w:rsidRPr="00F16AD7">
        <w:rPr>
          <w:rStyle w:val="HTMLCode"/>
          <w:rFonts w:ascii="Times New Roman" w:hAnsi="Times New Roman" w:cs="Times New Roman"/>
          <w:color w:val="FFFFFF"/>
        </w:rPr>
        <w:t>intent</w:t>
      </w:r>
      <w:r w:rsidRPr="00F16AD7">
        <w:rPr>
          <w:rStyle w:val="token"/>
          <w:rFonts w:ascii="Times New Roman" w:hAnsi="Times New Roman" w:cs="Times New Roman"/>
          <w:color w:val="FFFFFF"/>
        </w:rPr>
        <w:t>.addFlags(</w:t>
      </w:r>
      <w:r w:rsidRPr="00F16AD7">
        <w:rPr>
          <w:rStyle w:val="HTMLCode"/>
          <w:rFonts w:ascii="Times New Roman" w:hAnsi="Times New Roman" w:cs="Times New Roman"/>
          <w:color w:val="FFFFFF"/>
        </w:rPr>
        <w:t>Intent</w:t>
      </w:r>
      <w:r w:rsidRPr="00F16AD7">
        <w:rPr>
          <w:rStyle w:val="token"/>
          <w:rFonts w:ascii="Times New Roman" w:hAnsi="Times New Roman" w:cs="Times New Roman"/>
          <w:color w:val="FFFFFF"/>
        </w:rPr>
        <w:t>.</w:t>
      </w:r>
      <w:r w:rsidRPr="00F16AD7">
        <w:rPr>
          <w:rStyle w:val="HTMLCode"/>
          <w:rFonts w:ascii="Times New Roman" w:hAnsi="Times New Roman" w:cs="Times New Roman"/>
          <w:color w:val="FFFFFF"/>
        </w:rPr>
        <w:t>FLAG_ACTIVITY_SINGLE_TOP</w:t>
      </w:r>
      <w:r w:rsidRPr="00F16AD7">
        <w:rPr>
          <w:rStyle w:val="token"/>
          <w:rFonts w:ascii="Times New Roman" w:hAnsi="Times New Roman" w:cs="Times New Roman"/>
          <w:color w:val="FFFFFF"/>
        </w:rPr>
        <w:t>);</w:t>
      </w:r>
    </w:p>
    <w:p w:rsidR="00C02B3C" w:rsidRPr="00F16AD7" w:rsidRDefault="00C02B3C" w:rsidP="00C02B3C">
      <w:pPr>
        <w:pStyle w:val="HTMLPreformatted"/>
        <w:pBdr>
          <w:top w:val="single" w:sz="24" w:space="12" w:color="7A6651"/>
          <w:left w:val="single" w:sz="24" w:space="12" w:color="7A6651"/>
          <w:bottom w:val="single" w:sz="24" w:space="12" w:color="7A6651"/>
          <w:right w:val="single" w:sz="24" w:space="12" w:color="7A6651"/>
        </w:pBdr>
        <w:shd w:val="clear" w:color="auto" w:fill="4C3F33"/>
        <w:spacing w:before="120" w:after="120"/>
        <w:rPr>
          <w:rStyle w:val="HTMLCode"/>
          <w:rFonts w:ascii="Times New Roman" w:hAnsi="Times New Roman" w:cs="Times New Roman"/>
          <w:color w:val="FFFFFF"/>
        </w:rPr>
      </w:pPr>
      <w:r w:rsidRPr="00F16AD7">
        <w:rPr>
          <w:rStyle w:val="token"/>
          <w:rFonts w:ascii="Times New Roman" w:hAnsi="Times New Roman" w:cs="Times New Roman"/>
          <w:color w:val="FFFFFF"/>
        </w:rPr>
        <w:t>startActivity(</w:t>
      </w:r>
      <w:r w:rsidRPr="00F16AD7">
        <w:rPr>
          <w:rStyle w:val="HTMLCode"/>
          <w:rFonts w:ascii="Times New Roman" w:hAnsi="Times New Roman" w:cs="Times New Roman"/>
          <w:color w:val="FFFFFF"/>
        </w:rPr>
        <w:t>intent</w:t>
      </w:r>
      <w:r w:rsidRPr="00F16AD7">
        <w:rPr>
          <w:rStyle w:val="token"/>
          <w:rFonts w:ascii="Times New Roman" w:hAnsi="Times New Roman" w:cs="Times New Roman"/>
          <w:color w:val="FFFFFF"/>
        </w:rPr>
        <w:t>);</w:t>
      </w:r>
    </w:p>
    <w:p w:rsidR="00C02B3C" w:rsidRDefault="00C02B3C" w:rsidP="00C02B3C">
      <w:pPr>
        <w:pStyle w:val="NormalWeb"/>
        <w:shd w:val="clear" w:color="auto" w:fill="FFFFFF"/>
        <w:spacing w:before="450" w:beforeAutospacing="0" w:after="450" w:afterAutospacing="0"/>
        <w:rPr>
          <w:color w:val="404040"/>
          <w:sz w:val="20"/>
          <w:szCs w:val="20"/>
        </w:rPr>
      </w:pPr>
      <w:r w:rsidRPr="00F16AD7">
        <w:rPr>
          <w:color w:val="404040"/>
          <w:sz w:val="20"/>
          <w:szCs w:val="20"/>
        </w:rPr>
        <w:t>would launch a </w:t>
      </w:r>
      <w:r w:rsidRPr="00F16AD7">
        <w:rPr>
          <w:rStyle w:val="HTMLCode"/>
          <w:color w:val="C7254E"/>
          <w:shd w:val="clear" w:color="auto" w:fill="F9F2F4"/>
        </w:rPr>
        <w:t>StandardActivity</w:t>
      </w:r>
      <w:r w:rsidRPr="00F16AD7">
        <w:rPr>
          <w:color w:val="404040"/>
          <w:sz w:val="20"/>
          <w:szCs w:val="20"/>
        </w:rPr>
        <w:t> with singleTop launchMode condition.</w:t>
      </w:r>
    </w:p>
    <w:p w:rsidR="00C02B3C" w:rsidRPr="00F16AD7" w:rsidRDefault="00C02B3C" w:rsidP="00C02B3C">
      <w:pPr>
        <w:pStyle w:val="NormalWeb"/>
        <w:shd w:val="clear" w:color="auto" w:fill="FFFFFF"/>
        <w:spacing w:before="0" w:beforeAutospacing="0" w:after="0" w:afterAutospacing="0"/>
        <w:rPr>
          <w:color w:val="464646"/>
          <w:sz w:val="20"/>
          <w:szCs w:val="20"/>
        </w:rPr>
      </w:pPr>
      <w:r w:rsidRPr="00F16AD7">
        <w:rPr>
          <w:color w:val="464646"/>
          <w:sz w:val="20"/>
          <w:szCs w:val="20"/>
        </w:rPr>
        <w:t>A task is the stack (“Last in, First out”) which contains a collection of activity instances. Normally, when a user starts an app a new task will be created, and the first activity instance is called as a root of the task. The Android system can hold multiple tasks at the same time and only one task is in the foreground. Similar to a double click of the home key on iOS, if you long press the HOME key on Android you’ll be presented with a list of your currently running applications. You can select any one of these applications (which are currently running in the background) in order to bring it to the foreground and interact with the app! Of course, because background tasks do tend to use up your processor cycles you should try to keep your backgrounded apps to a minimum to ensure your phone performs optimally.</w:t>
      </w:r>
    </w:p>
    <w:p w:rsidR="00C02B3C" w:rsidRDefault="00C02B3C" w:rsidP="00C02B3C">
      <w:pPr>
        <w:pStyle w:val="NormalWeb"/>
        <w:shd w:val="clear" w:color="auto" w:fill="FFFFFF"/>
        <w:spacing w:before="0" w:beforeAutospacing="0" w:after="0" w:afterAutospacing="0"/>
        <w:rPr>
          <w:color w:val="464646"/>
          <w:sz w:val="20"/>
          <w:szCs w:val="20"/>
        </w:rPr>
      </w:pPr>
      <w:r w:rsidRPr="00F16AD7">
        <w:rPr>
          <w:color w:val="464646"/>
          <w:sz w:val="20"/>
          <w:szCs w:val="20"/>
        </w:rPr>
        <w:t>Now let’s look at the launch mode of an activity. Launch mode allows you to define how a new instance or the existing instance of an activity is associated with the current task.</w:t>
      </w:r>
    </w:p>
    <w:p w:rsidR="00C02B3C" w:rsidRDefault="00C02B3C" w:rsidP="00C02B3C">
      <w:pPr>
        <w:pStyle w:val="NormalWeb"/>
        <w:shd w:val="clear" w:color="auto" w:fill="FFFFFF"/>
        <w:spacing w:before="0" w:beforeAutospacing="0" w:after="0" w:afterAutospacing="0"/>
        <w:rPr>
          <w:color w:val="464646"/>
          <w:sz w:val="20"/>
          <w:szCs w:val="20"/>
        </w:rPr>
      </w:pPr>
    </w:p>
    <w:p w:rsidR="00C02B3C" w:rsidRPr="00CE32B8" w:rsidRDefault="00C02B3C" w:rsidP="00C02B3C">
      <w:pPr>
        <w:pStyle w:val="NormalWeb"/>
        <w:shd w:val="clear" w:color="auto" w:fill="FFFFFF"/>
        <w:spacing w:before="0" w:beforeAutospacing="0" w:after="0" w:afterAutospacing="0"/>
        <w:rPr>
          <w:b/>
          <w:color w:val="464646"/>
        </w:rPr>
      </w:pPr>
      <w:r w:rsidRPr="00CE32B8">
        <w:rPr>
          <w:b/>
          <w:color w:val="464646"/>
          <w:highlight w:val="yellow"/>
        </w:rPr>
        <w:t>Example</w:t>
      </w:r>
    </w:p>
    <w:tbl>
      <w:tblPr>
        <w:tblW w:w="0" w:type="auto"/>
        <w:shd w:val="clear" w:color="auto" w:fill="FFFFFF"/>
        <w:tblCellMar>
          <w:left w:w="0" w:type="dxa"/>
          <w:right w:w="0" w:type="dxa"/>
        </w:tblCellMar>
        <w:tblLook w:val="04A0" w:firstRow="1" w:lastRow="0" w:firstColumn="1" w:lastColumn="0" w:noHBand="0" w:noVBand="1"/>
      </w:tblPr>
      <w:tblGrid>
        <w:gridCol w:w="231"/>
        <w:gridCol w:w="8795"/>
      </w:tblGrid>
      <w:tr w:rsidR="00C02B3C" w:rsidRPr="00CE32B8" w:rsidTr="003E22C3">
        <w:tc>
          <w:tcPr>
            <w:tcW w:w="0" w:type="auto"/>
            <w:tcBorders>
              <w:top w:val="nil"/>
              <w:left w:val="nil"/>
              <w:bottom w:val="nil"/>
              <w:right w:val="nil"/>
            </w:tcBorders>
            <w:shd w:val="clear" w:color="auto" w:fill="FFFFFF"/>
            <w:tcMar>
              <w:top w:w="0" w:type="dxa"/>
              <w:left w:w="0" w:type="dxa"/>
              <w:bottom w:w="0" w:type="dxa"/>
              <w:right w:w="225" w:type="dxa"/>
            </w:tcMar>
            <w:hideMark/>
          </w:tcPr>
          <w:p w:rsidR="00C02B3C" w:rsidRPr="00CE32B8" w:rsidRDefault="00C02B3C" w:rsidP="003E22C3">
            <w:pPr>
              <w:spacing w:after="0" w:line="240" w:lineRule="auto"/>
              <w:jc w:val="center"/>
              <w:rPr>
                <w:rFonts w:ascii="Arial" w:eastAsia="Times New Roman" w:hAnsi="Arial" w:cs="Arial"/>
                <w:color w:val="242729"/>
                <w:sz w:val="20"/>
                <w:szCs w:val="20"/>
                <w:lang w:eastAsia="en-IN"/>
              </w:rPr>
            </w:pPr>
            <w:r w:rsidRPr="00CE32B8">
              <w:rPr>
                <w:rFonts w:ascii="Arial" w:eastAsia="Times New Roman" w:hAnsi="Arial" w:cs="Arial"/>
                <w:color w:val="6A737C"/>
                <w:sz w:val="30"/>
                <w:szCs w:val="30"/>
                <w:bdr w:val="none" w:sz="0" w:space="0" w:color="auto" w:frame="1"/>
                <w:lang w:eastAsia="en-IN"/>
              </w:rPr>
              <w:br/>
            </w:r>
          </w:p>
          <w:p w:rsidR="00C02B3C" w:rsidRPr="00CE32B8" w:rsidRDefault="00C02B3C" w:rsidP="003E22C3">
            <w:pPr>
              <w:spacing w:after="0" w:line="240" w:lineRule="auto"/>
              <w:jc w:val="center"/>
              <w:rPr>
                <w:rFonts w:ascii="Arial" w:eastAsia="Times New Roman" w:hAnsi="Arial" w:cs="Arial"/>
                <w:color w:val="242729"/>
                <w:sz w:val="20"/>
                <w:szCs w:val="20"/>
                <w:lang w:eastAsia="en-IN"/>
              </w:rPr>
            </w:pPr>
          </w:p>
        </w:tc>
        <w:tc>
          <w:tcPr>
            <w:tcW w:w="0" w:type="auto"/>
            <w:tcBorders>
              <w:top w:val="nil"/>
              <w:left w:val="nil"/>
              <w:bottom w:val="nil"/>
              <w:right w:val="nil"/>
            </w:tcBorders>
            <w:shd w:val="clear" w:color="auto" w:fill="FFFFFF"/>
            <w:hideMark/>
          </w:tcPr>
          <w:p w:rsidR="00C02B3C" w:rsidRDefault="00C02B3C" w:rsidP="003E22C3">
            <w:pPr>
              <w:spacing w:after="0" w:line="240" w:lineRule="auto"/>
              <w:rPr>
                <w:rFonts w:ascii="Times New Roman" w:eastAsia="Times New Roman" w:hAnsi="Times New Roman" w:cs="Times New Roman"/>
                <w:color w:val="242729"/>
                <w:sz w:val="20"/>
                <w:szCs w:val="20"/>
                <w:lang w:eastAsia="en-IN"/>
              </w:rPr>
            </w:pPr>
            <w:r w:rsidRPr="00CE32B8">
              <w:rPr>
                <w:rFonts w:ascii="Times New Roman" w:eastAsia="Times New Roman" w:hAnsi="Times New Roman" w:cs="Times New Roman"/>
                <w:color w:val="242729"/>
                <w:sz w:val="20"/>
                <w:szCs w:val="20"/>
                <w:lang w:eastAsia="en-IN"/>
              </w:rPr>
              <w:t>Between the </w:t>
            </w:r>
            <w:hyperlink r:id="rId544" w:history="1">
              <w:r w:rsidRPr="00CE32B8">
                <w:rPr>
                  <w:rFonts w:ascii="Times New Roman" w:eastAsia="Times New Roman" w:hAnsi="Times New Roman" w:cs="Times New Roman"/>
                  <w:color w:val="005999"/>
                  <w:sz w:val="20"/>
                  <w:szCs w:val="20"/>
                  <w:lang w:eastAsia="en-IN"/>
                </w:rPr>
                <w:t>Browser</w:t>
              </w:r>
            </w:hyperlink>
            <w:r w:rsidRPr="00CE32B8">
              <w:rPr>
                <w:rFonts w:ascii="Times New Roman" w:eastAsia="Times New Roman" w:hAnsi="Times New Roman" w:cs="Times New Roman"/>
                <w:color w:val="242729"/>
                <w:sz w:val="20"/>
                <w:szCs w:val="20"/>
                <w:lang w:eastAsia="en-IN"/>
              </w:rPr>
              <w:t> and </w:t>
            </w:r>
            <w:hyperlink r:id="rId545" w:history="1">
              <w:r w:rsidRPr="00CE32B8">
                <w:rPr>
                  <w:rFonts w:ascii="Times New Roman" w:eastAsia="Times New Roman" w:hAnsi="Times New Roman" w:cs="Times New Roman"/>
                  <w:color w:val="005999"/>
                  <w:sz w:val="20"/>
                  <w:szCs w:val="20"/>
                  <w:lang w:eastAsia="en-IN"/>
                </w:rPr>
                <w:t>Alarm Clock</w:t>
              </w:r>
            </w:hyperlink>
            <w:r w:rsidRPr="00CE32B8">
              <w:rPr>
                <w:rFonts w:ascii="Times New Roman" w:eastAsia="Times New Roman" w:hAnsi="Times New Roman" w:cs="Times New Roman"/>
                <w:color w:val="242729"/>
                <w:sz w:val="20"/>
                <w:szCs w:val="20"/>
                <w:lang w:eastAsia="en-IN"/>
              </w:rPr>
              <w:t> applications, you cover all four launch modes:</w:t>
            </w:r>
          </w:p>
          <w:p w:rsidR="00C02B3C" w:rsidRPr="00CE32B8" w:rsidRDefault="00C02B3C" w:rsidP="003E22C3">
            <w:pPr>
              <w:spacing w:after="0" w:line="240" w:lineRule="auto"/>
              <w:rPr>
                <w:rFonts w:ascii="Times New Roman" w:eastAsia="Times New Roman" w:hAnsi="Times New Roman" w:cs="Times New Roman"/>
                <w:color w:val="242729"/>
                <w:sz w:val="20"/>
                <w:szCs w:val="20"/>
                <w:lang w:eastAsia="en-IN"/>
              </w:rPr>
            </w:pPr>
          </w:p>
          <w:p w:rsidR="00C02B3C" w:rsidRPr="00CE32B8" w:rsidRDefault="00EA43E9" w:rsidP="007F373F">
            <w:pPr>
              <w:numPr>
                <w:ilvl w:val="0"/>
                <w:numId w:val="102"/>
              </w:numPr>
              <w:spacing w:after="0" w:line="240" w:lineRule="auto"/>
              <w:ind w:left="450"/>
              <w:rPr>
                <w:rFonts w:ascii="Times New Roman" w:eastAsia="Times New Roman" w:hAnsi="Times New Roman" w:cs="Times New Roman"/>
                <w:color w:val="242729"/>
                <w:sz w:val="20"/>
                <w:szCs w:val="20"/>
                <w:lang w:eastAsia="en-IN"/>
              </w:rPr>
            </w:pPr>
            <w:hyperlink r:id="rId546" w:history="1">
              <w:r w:rsidR="00C02B3C" w:rsidRPr="00CE32B8">
                <w:rPr>
                  <w:rFonts w:ascii="Times New Roman" w:eastAsia="Times New Roman" w:hAnsi="Times New Roman" w:cs="Times New Roman"/>
                  <w:b/>
                  <w:bCs/>
                  <w:color w:val="005999"/>
                  <w:sz w:val="20"/>
                  <w:szCs w:val="20"/>
                  <w:lang w:eastAsia="en-IN"/>
                </w:rPr>
                <w:t>BrowserActivity</w:t>
              </w:r>
            </w:hyperlink>
            <w:r w:rsidR="00C02B3C" w:rsidRPr="00CE32B8">
              <w:rPr>
                <w:rFonts w:ascii="Times New Roman" w:eastAsia="Times New Roman" w:hAnsi="Times New Roman" w:cs="Times New Roman"/>
                <w:color w:val="242729"/>
                <w:sz w:val="20"/>
                <w:szCs w:val="20"/>
                <w:lang w:eastAsia="en-IN"/>
              </w:rPr>
              <w:t> uses </w:t>
            </w:r>
            <w:r w:rsidR="00C02B3C" w:rsidRPr="00CE32B8">
              <w:rPr>
                <w:rFonts w:ascii="Times New Roman" w:eastAsia="Times New Roman" w:hAnsi="Times New Roman" w:cs="Times New Roman"/>
                <w:b/>
                <w:bCs/>
                <w:color w:val="242729"/>
                <w:sz w:val="20"/>
                <w:szCs w:val="20"/>
                <w:lang w:eastAsia="en-IN"/>
              </w:rPr>
              <w:t>singleTask</w:t>
            </w:r>
            <w:r w:rsidR="00C02B3C" w:rsidRPr="00CE32B8">
              <w:rPr>
                <w:rFonts w:ascii="Times New Roman" w:eastAsia="Times New Roman" w:hAnsi="Times New Roman" w:cs="Times New Roman"/>
                <w:color w:val="242729"/>
                <w:sz w:val="20"/>
                <w:szCs w:val="20"/>
                <w:lang w:eastAsia="en-IN"/>
              </w:rPr>
              <w:t xml:space="preserve">. There is only one browser activity at a time and it doesn't become part tasks that send it intents to open web pages. While it might return to whatever most recently </w:t>
            </w:r>
            <w:r w:rsidR="00C02B3C" w:rsidRPr="00CE32B8">
              <w:rPr>
                <w:rFonts w:ascii="Times New Roman" w:eastAsia="Times New Roman" w:hAnsi="Times New Roman" w:cs="Times New Roman"/>
                <w:color w:val="242729"/>
                <w:sz w:val="20"/>
                <w:szCs w:val="20"/>
                <w:lang w:eastAsia="en-IN"/>
              </w:rPr>
              <w:lastRenderedPageBreak/>
              <w:t>launched it when you hit back it is actually fixed at the bottom of its own task activity stack. It will share its task with activities that it launches like bookmarks.</w:t>
            </w:r>
          </w:p>
          <w:p w:rsidR="00C02B3C" w:rsidRPr="00CE32B8" w:rsidRDefault="00EA43E9" w:rsidP="007F373F">
            <w:pPr>
              <w:numPr>
                <w:ilvl w:val="0"/>
                <w:numId w:val="102"/>
              </w:numPr>
              <w:spacing w:after="0" w:line="240" w:lineRule="auto"/>
              <w:ind w:left="450"/>
              <w:rPr>
                <w:rFonts w:ascii="Times New Roman" w:eastAsia="Times New Roman" w:hAnsi="Times New Roman" w:cs="Times New Roman"/>
                <w:color w:val="242729"/>
                <w:sz w:val="20"/>
                <w:szCs w:val="20"/>
                <w:lang w:eastAsia="en-IN"/>
              </w:rPr>
            </w:pPr>
            <w:hyperlink r:id="rId547" w:history="1">
              <w:r w:rsidR="00C02B3C" w:rsidRPr="00CE32B8">
                <w:rPr>
                  <w:rFonts w:ascii="Times New Roman" w:eastAsia="Times New Roman" w:hAnsi="Times New Roman" w:cs="Times New Roman"/>
                  <w:b/>
                  <w:bCs/>
                  <w:color w:val="005999"/>
                  <w:sz w:val="20"/>
                  <w:szCs w:val="20"/>
                  <w:lang w:eastAsia="en-IN"/>
                </w:rPr>
                <w:t>BrowserBookmarksPage</w:t>
              </w:r>
            </w:hyperlink>
            <w:r w:rsidR="00C02B3C" w:rsidRPr="00CE32B8">
              <w:rPr>
                <w:rFonts w:ascii="Times New Roman" w:eastAsia="Times New Roman" w:hAnsi="Times New Roman" w:cs="Times New Roman"/>
                <w:color w:val="242729"/>
                <w:sz w:val="20"/>
                <w:szCs w:val="20"/>
                <w:lang w:eastAsia="en-IN"/>
              </w:rPr>
              <w:t> uses </w:t>
            </w:r>
            <w:r w:rsidR="00C02B3C" w:rsidRPr="00CE32B8">
              <w:rPr>
                <w:rFonts w:ascii="Times New Roman" w:eastAsia="Times New Roman" w:hAnsi="Times New Roman" w:cs="Times New Roman"/>
                <w:b/>
                <w:bCs/>
                <w:color w:val="242729"/>
                <w:sz w:val="20"/>
                <w:szCs w:val="20"/>
                <w:lang w:eastAsia="en-IN"/>
              </w:rPr>
              <w:t>singleTop</w:t>
            </w:r>
            <w:r w:rsidR="00C02B3C" w:rsidRPr="00CE32B8">
              <w:rPr>
                <w:rFonts w:ascii="Times New Roman" w:eastAsia="Times New Roman" w:hAnsi="Times New Roman" w:cs="Times New Roman"/>
                <w:color w:val="242729"/>
                <w:sz w:val="20"/>
                <w:szCs w:val="20"/>
                <w:lang w:eastAsia="en-IN"/>
              </w:rPr>
              <w:t>. While there can be multiple instances of this activity, if there is already one at the top of the task's activity stack it will be reused and </w:t>
            </w:r>
            <w:hyperlink r:id="rId548" w:anchor="onNewIntent%28android.content.Intent%29" w:history="1">
              <w:r w:rsidR="00C02B3C" w:rsidRPr="00CE32B8">
                <w:rPr>
                  <w:rFonts w:ascii="Times New Roman" w:eastAsia="Times New Roman" w:hAnsi="Times New Roman" w:cs="Times New Roman"/>
                  <w:color w:val="005999"/>
                  <w:sz w:val="20"/>
                  <w:szCs w:val="20"/>
                  <w:lang w:eastAsia="en-IN"/>
                </w:rPr>
                <w:t>onNewIntent()</w:t>
              </w:r>
            </w:hyperlink>
            <w:r w:rsidR="00C02B3C" w:rsidRPr="00CE32B8">
              <w:rPr>
                <w:rFonts w:ascii="Times New Roman" w:eastAsia="Times New Roman" w:hAnsi="Times New Roman" w:cs="Times New Roman"/>
                <w:color w:val="242729"/>
                <w:sz w:val="20"/>
                <w:szCs w:val="20"/>
                <w:lang w:eastAsia="en-IN"/>
              </w:rPr>
              <w:t>will be called. This way you only have to hit back once to return to the browser if the bookmarks activity is started multiple times.</w:t>
            </w:r>
          </w:p>
          <w:p w:rsidR="00C02B3C" w:rsidRPr="00CE32B8" w:rsidRDefault="00EA43E9" w:rsidP="007F373F">
            <w:pPr>
              <w:numPr>
                <w:ilvl w:val="0"/>
                <w:numId w:val="102"/>
              </w:numPr>
              <w:spacing w:after="0" w:line="240" w:lineRule="auto"/>
              <w:ind w:left="450"/>
              <w:rPr>
                <w:rFonts w:ascii="Times New Roman" w:eastAsia="Times New Roman" w:hAnsi="Times New Roman" w:cs="Times New Roman"/>
                <w:color w:val="242729"/>
                <w:sz w:val="20"/>
                <w:szCs w:val="20"/>
                <w:lang w:eastAsia="en-IN"/>
              </w:rPr>
            </w:pPr>
            <w:hyperlink r:id="rId549" w:history="1">
              <w:r w:rsidR="00C02B3C" w:rsidRPr="00CE32B8">
                <w:rPr>
                  <w:rFonts w:ascii="Times New Roman" w:eastAsia="Times New Roman" w:hAnsi="Times New Roman" w:cs="Times New Roman"/>
                  <w:b/>
                  <w:bCs/>
                  <w:color w:val="005999"/>
                  <w:sz w:val="20"/>
                  <w:szCs w:val="20"/>
                  <w:lang w:eastAsia="en-IN"/>
                </w:rPr>
                <w:t>AlarmClock</w:t>
              </w:r>
            </w:hyperlink>
            <w:r w:rsidR="00C02B3C" w:rsidRPr="00CE32B8">
              <w:rPr>
                <w:rFonts w:ascii="Times New Roman" w:eastAsia="Times New Roman" w:hAnsi="Times New Roman" w:cs="Times New Roman"/>
                <w:color w:val="242729"/>
                <w:sz w:val="20"/>
                <w:szCs w:val="20"/>
                <w:lang w:eastAsia="en-IN"/>
              </w:rPr>
              <w:t> uses </w:t>
            </w:r>
            <w:r w:rsidR="00C02B3C" w:rsidRPr="00CE32B8">
              <w:rPr>
                <w:rFonts w:ascii="Times New Roman" w:eastAsia="Times New Roman" w:hAnsi="Times New Roman" w:cs="Times New Roman"/>
                <w:b/>
                <w:bCs/>
                <w:color w:val="242729"/>
                <w:sz w:val="20"/>
                <w:szCs w:val="20"/>
                <w:lang w:eastAsia="en-IN"/>
              </w:rPr>
              <w:t>standard</w:t>
            </w:r>
            <w:r w:rsidR="00C02B3C" w:rsidRPr="00CE32B8">
              <w:rPr>
                <w:rFonts w:ascii="Times New Roman" w:eastAsia="Times New Roman" w:hAnsi="Times New Roman" w:cs="Times New Roman"/>
                <w:color w:val="242729"/>
                <w:sz w:val="20"/>
                <w:szCs w:val="20"/>
                <w:lang w:eastAsia="en-IN"/>
              </w:rPr>
              <w:t>. The user can launch multiple instances of this activity and these instances can be part of any task and anywhere in the activity stack. As a fairly simple application it doesn't really demand tight control of its activity.</w:t>
            </w:r>
          </w:p>
          <w:p w:rsidR="00C02B3C" w:rsidRPr="00CE32B8" w:rsidRDefault="00EA43E9" w:rsidP="007F373F">
            <w:pPr>
              <w:numPr>
                <w:ilvl w:val="0"/>
                <w:numId w:val="102"/>
              </w:numPr>
              <w:spacing w:after="75" w:line="240" w:lineRule="auto"/>
              <w:ind w:left="450"/>
              <w:rPr>
                <w:rFonts w:ascii="Times New Roman" w:eastAsia="Times New Roman" w:hAnsi="Times New Roman" w:cs="Times New Roman"/>
                <w:color w:val="242729"/>
                <w:sz w:val="20"/>
                <w:szCs w:val="20"/>
                <w:lang w:eastAsia="en-IN"/>
              </w:rPr>
            </w:pPr>
            <w:hyperlink r:id="rId550" w:history="1">
              <w:r w:rsidR="00C02B3C" w:rsidRPr="00CE32B8">
                <w:rPr>
                  <w:rFonts w:ascii="Times New Roman" w:eastAsia="Times New Roman" w:hAnsi="Times New Roman" w:cs="Times New Roman"/>
                  <w:b/>
                  <w:bCs/>
                  <w:color w:val="005999"/>
                  <w:sz w:val="20"/>
                  <w:szCs w:val="20"/>
                  <w:lang w:eastAsia="en-IN"/>
                </w:rPr>
                <w:t>AlarmAlert</w:t>
              </w:r>
            </w:hyperlink>
            <w:r w:rsidR="00C02B3C" w:rsidRPr="00CE32B8">
              <w:rPr>
                <w:rFonts w:ascii="Times New Roman" w:eastAsia="Times New Roman" w:hAnsi="Times New Roman" w:cs="Times New Roman"/>
                <w:color w:val="242729"/>
                <w:sz w:val="20"/>
                <w:szCs w:val="20"/>
                <w:lang w:eastAsia="en-IN"/>
              </w:rPr>
              <w:t> uses </w:t>
            </w:r>
            <w:r w:rsidR="00C02B3C" w:rsidRPr="00CE32B8">
              <w:rPr>
                <w:rFonts w:ascii="Times New Roman" w:eastAsia="Times New Roman" w:hAnsi="Times New Roman" w:cs="Times New Roman"/>
                <w:b/>
                <w:bCs/>
                <w:color w:val="242729"/>
                <w:sz w:val="20"/>
                <w:szCs w:val="20"/>
                <w:lang w:eastAsia="en-IN"/>
              </w:rPr>
              <w:t>singleInstance</w:t>
            </w:r>
            <w:r w:rsidR="00C02B3C" w:rsidRPr="00CE32B8">
              <w:rPr>
                <w:rFonts w:ascii="Times New Roman" w:eastAsia="Times New Roman" w:hAnsi="Times New Roman" w:cs="Times New Roman"/>
                <w:color w:val="242729"/>
                <w:sz w:val="20"/>
                <w:szCs w:val="20"/>
                <w:lang w:eastAsia="en-IN"/>
              </w:rPr>
              <w:t>. Only one alert activity at a time and it is always its own task. Anything it launches (if anything) becomes part of its own new task.</w:t>
            </w:r>
          </w:p>
        </w:tc>
      </w:tr>
    </w:tbl>
    <w:p w:rsidR="00C02B3C" w:rsidRPr="00CE32B8" w:rsidRDefault="00C02B3C" w:rsidP="00C02B3C">
      <w:pPr>
        <w:pStyle w:val="Heading1"/>
        <w:shd w:val="clear" w:color="auto" w:fill="FFFFFF"/>
        <w:spacing w:before="0"/>
        <w:rPr>
          <w:rFonts w:ascii="Arial" w:hAnsi="Arial" w:cs="Arial"/>
          <w:sz w:val="33"/>
          <w:szCs w:val="33"/>
        </w:rPr>
      </w:pPr>
    </w:p>
    <w:p w:rsidR="00C02B3C" w:rsidRPr="00CE32B8" w:rsidRDefault="00EA43E9" w:rsidP="00C02B3C">
      <w:pPr>
        <w:pStyle w:val="Heading1"/>
        <w:shd w:val="clear" w:color="auto" w:fill="FFFFFF"/>
        <w:spacing w:before="0"/>
        <w:rPr>
          <w:sz w:val="24"/>
          <w:szCs w:val="24"/>
        </w:rPr>
      </w:pPr>
      <w:hyperlink r:id="rId551" w:history="1">
        <w:r w:rsidR="00C02B3C" w:rsidRPr="00CE32B8">
          <w:rPr>
            <w:rStyle w:val="Hyperlink"/>
            <w:bCs w:val="0"/>
            <w:sz w:val="24"/>
            <w:szCs w:val="24"/>
            <w:bdr w:val="none" w:sz="0" w:space="0" w:color="auto" w:frame="1"/>
          </w:rPr>
          <w:t>Setting launchMode=“singleTask” vs setting activity launchMode=“singleTop”</w:t>
        </w:r>
      </w:hyperlink>
    </w:p>
    <w:p w:rsidR="00C02B3C" w:rsidRPr="00CE32B8" w:rsidRDefault="00C02B3C" w:rsidP="00C02B3C">
      <w:pPr>
        <w:spacing w:after="0" w:line="240" w:lineRule="auto"/>
        <w:rPr>
          <w:rFonts w:ascii="Times New Roman" w:hAnsi="Times New Roman" w:cs="Times New Roman"/>
          <w:sz w:val="20"/>
          <w:szCs w:val="20"/>
        </w:rPr>
      </w:pP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r w:rsidRPr="00CE32B8">
        <w:rPr>
          <w:rFonts w:ascii="Times New Roman" w:eastAsia="Times New Roman" w:hAnsi="Times New Roman" w:cs="Times New Roman"/>
          <w:sz w:val="20"/>
          <w:szCs w:val="20"/>
          <w:lang w:eastAsia="en-IN"/>
        </w:rPr>
        <w:t>We often get confused with Android Activity Launch Mode when we see </w:t>
      </w:r>
      <w:r w:rsidRPr="00CE32B8">
        <w:rPr>
          <w:rFonts w:ascii="Times New Roman" w:eastAsia="Times New Roman" w:hAnsi="Times New Roman" w:cs="Times New Roman"/>
          <w:b/>
          <w:bCs/>
          <w:sz w:val="20"/>
          <w:szCs w:val="20"/>
          <w:lang w:eastAsia="en-IN"/>
        </w:rPr>
        <w:t>android:launchMode</w:t>
      </w:r>
      <w:r w:rsidRPr="00CE32B8">
        <w:rPr>
          <w:rFonts w:ascii="Times New Roman" w:eastAsia="Times New Roman" w:hAnsi="Times New Roman" w:cs="Times New Roman"/>
          <w:sz w:val="20"/>
          <w:szCs w:val="20"/>
          <w:lang w:eastAsia="en-IN"/>
        </w:rPr>
        <w:t> attribute associated with &lt;activity&gt; element in manifest file, it defines the way it will be associated to a task. A task is a collection of activities that users interact with when performing a certain job. Task uses Stack to maintain the history of activities.</w:t>
      </w: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p>
    <w:p w:rsidR="00C02B3C" w:rsidRPr="00CE32B8" w:rsidRDefault="00C02B3C" w:rsidP="00C02B3C">
      <w:pPr>
        <w:shd w:val="clear" w:color="auto" w:fill="FFFFFF"/>
        <w:spacing w:after="0" w:line="240" w:lineRule="auto"/>
        <w:textAlignment w:val="baseline"/>
        <w:rPr>
          <w:rFonts w:ascii="Times New Roman" w:eastAsia="Times New Roman" w:hAnsi="Times New Roman" w:cs="Times New Roman"/>
          <w:sz w:val="20"/>
          <w:szCs w:val="20"/>
          <w:lang w:eastAsia="en-IN"/>
        </w:rPr>
      </w:pPr>
      <w:r w:rsidRPr="00CE32B8">
        <w:rPr>
          <w:rFonts w:ascii="Times New Roman" w:eastAsia="Times New Roman" w:hAnsi="Times New Roman" w:cs="Times New Roman"/>
          <w:sz w:val="20"/>
          <w:szCs w:val="20"/>
          <w:lang w:eastAsia="en-IN"/>
        </w:rPr>
        <w:t>Android Activity Launch Mode can be opted from any four modes as described below.</w:t>
      </w: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spacing w:val="-8"/>
          <w:sz w:val="20"/>
          <w:szCs w:val="20"/>
          <w:lang w:eastAsia="en-IN"/>
        </w:rPr>
      </w:pP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b/>
          <w:sz w:val="20"/>
          <w:szCs w:val="20"/>
          <w:lang w:eastAsia="en-IN"/>
        </w:rPr>
      </w:pPr>
      <w:r w:rsidRPr="00CE32B8">
        <w:rPr>
          <w:rFonts w:ascii="Times New Roman" w:eastAsia="Times New Roman" w:hAnsi="Times New Roman" w:cs="Times New Roman"/>
          <w:b/>
          <w:spacing w:val="-8"/>
          <w:sz w:val="20"/>
          <w:szCs w:val="20"/>
          <w:lang w:eastAsia="en-IN"/>
        </w:rPr>
        <w:t>Standard (Default Launch Mode If not specified)</w:t>
      </w:r>
      <w:r>
        <w:rPr>
          <w:rFonts w:ascii="Times New Roman" w:eastAsia="Times New Roman" w:hAnsi="Times New Roman" w:cs="Times New Roman"/>
          <w:b/>
          <w:spacing w:val="-8"/>
          <w:sz w:val="20"/>
          <w:szCs w:val="20"/>
          <w:lang w:eastAsia="en-IN"/>
        </w:rPr>
        <w:t xml:space="preserve"> </w:t>
      </w:r>
      <w:r w:rsidRPr="00CE32B8">
        <w:rPr>
          <w:rFonts w:ascii="Times New Roman" w:eastAsia="Times New Roman" w:hAnsi="Times New Roman" w:cs="Times New Roman"/>
          <w:b/>
          <w:sz w:val="20"/>
          <w:szCs w:val="20"/>
          <w:lang w:eastAsia="en-IN"/>
        </w:rPr>
        <w:t>&lt;activity android:launchMode="standard" /&gt;</w:t>
      </w: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r w:rsidRPr="00CE32B8">
        <w:rPr>
          <w:rFonts w:ascii="Times New Roman" w:eastAsia="Times New Roman" w:hAnsi="Times New Roman" w:cs="Times New Roman"/>
          <w:sz w:val="20"/>
          <w:szCs w:val="20"/>
          <w:lang w:eastAsia="en-IN"/>
        </w:rPr>
        <w:t>A new instance of actvity is created everytime in the task from which it was started. Multiple instances of activity can be created and each instance may belong to different task.</w:t>
      </w: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spacing w:val="-8"/>
          <w:sz w:val="20"/>
          <w:szCs w:val="20"/>
          <w:lang w:eastAsia="en-IN"/>
        </w:rPr>
      </w:pP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b/>
          <w:sz w:val="20"/>
          <w:szCs w:val="20"/>
          <w:lang w:eastAsia="en-IN"/>
        </w:rPr>
      </w:pPr>
      <w:r w:rsidRPr="00CE32B8">
        <w:rPr>
          <w:rFonts w:ascii="Times New Roman" w:eastAsia="Times New Roman" w:hAnsi="Times New Roman" w:cs="Times New Roman"/>
          <w:b/>
          <w:spacing w:val="-8"/>
          <w:sz w:val="20"/>
          <w:szCs w:val="20"/>
          <w:lang w:eastAsia="en-IN"/>
        </w:rPr>
        <w:t>SingleTop</w:t>
      </w:r>
      <w:r>
        <w:rPr>
          <w:rFonts w:ascii="Times New Roman" w:eastAsia="Times New Roman" w:hAnsi="Times New Roman" w:cs="Times New Roman"/>
          <w:b/>
          <w:spacing w:val="-8"/>
          <w:sz w:val="20"/>
          <w:szCs w:val="20"/>
          <w:lang w:eastAsia="en-IN"/>
        </w:rPr>
        <w:t xml:space="preserve"> </w:t>
      </w:r>
      <w:r w:rsidRPr="00CE32B8">
        <w:rPr>
          <w:rFonts w:ascii="Times New Roman" w:eastAsia="Times New Roman" w:hAnsi="Times New Roman" w:cs="Times New Roman"/>
          <w:b/>
          <w:sz w:val="20"/>
          <w:szCs w:val="20"/>
          <w:lang w:eastAsia="en-IN"/>
        </w:rPr>
        <w:t>&lt;activity android:launchMode="singleTop" /&gt;</w:t>
      </w: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r w:rsidRPr="00CE32B8">
        <w:rPr>
          <w:rFonts w:ascii="Times New Roman" w:eastAsia="Times New Roman" w:hAnsi="Times New Roman" w:cs="Times New Roman"/>
          <w:sz w:val="20"/>
          <w:szCs w:val="20"/>
          <w:lang w:eastAsia="en-IN"/>
        </w:rPr>
        <w:t>If instance of activity is present on top of Task stack, a new instance will not be created and system will route your intent information through onNewIntent(). If it is not presnt on top, a new instance will be created. Multiple instance can be created and each instance may belong to different task.</w:t>
      </w: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spacing w:val="-8"/>
          <w:sz w:val="20"/>
          <w:szCs w:val="20"/>
          <w:lang w:eastAsia="en-IN"/>
        </w:rPr>
      </w:pP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b/>
          <w:sz w:val="20"/>
          <w:szCs w:val="20"/>
          <w:lang w:eastAsia="en-IN"/>
        </w:rPr>
      </w:pPr>
      <w:r w:rsidRPr="00CE32B8">
        <w:rPr>
          <w:rFonts w:ascii="Times New Roman" w:eastAsia="Times New Roman" w:hAnsi="Times New Roman" w:cs="Times New Roman"/>
          <w:b/>
          <w:spacing w:val="-8"/>
          <w:sz w:val="20"/>
          <w:szCs w:val="20"/>
          <w:lang w:eastAsia="en-IN"/>
        </w:rPr>
        <w:t>SingleTask</w:t>
      </w:r>
      <w:r>
        <w:rPr>
          <w:rFonts w:ascii="Times New Roman" w:eastAsia="Times New Roman" w:hAnsi="Times New Roman" w:cs="Times New Roman"/>
          <w:b/>
          <w:spacing w:val="-8"/>
          <w:sz w:val="20"/>
          <w:szCs w:val="20"/>
          <w:lang w:eastAsia="en-IN"/>
        </w:rPr>
        <w:t xml:space="preserve"> </w:t>
      </w:r>
      <w:r w:rsidRPr="00CE32B8">
        <w:rPr>
          <w:rFonts w:ascii="Times New Roman" w:eastAsia="Times New Roman" w:hAnsi="Times New Roman" w:cs="Times New Roman"/>
          <w:b/>
          <w:sz w:val="20"/>
          <w:szCs w:val="20"/>
          <w:lang w:eastAsia="en-IN"/>
        </w:rPr>
        <w:t>&lt;activity android:launchMode="singleTask" /&gt;</w:t>
      </w: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r w:rsidRPr="00CE32B8">
        <w:rPr>
          <w:rFonts w:ascii="Times New Roman" w:eastAsia="Times New Roman" w:hAnsi="Times New Roman" w:cs="Times New Roman"/>
          <w:sz w:val="20"/>
          <w:szCs w:val="20"/>
          <w:lang w:eastAsia="en-IN"/>
        </w:rPr>
        <w:t>A new task will be created and a new instance of the activity will be pushed at root of new task. If instance exists on the seperate task then system routes the call to existing instance through onNewIntent() method. Only one instance will exist at a time.</w:t>
      </w: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spacing w:val="-8"/>
          <w:sz w:val="20"/>
          <w:szCs w:val="20"/>
          <w:lang w:eastAsia="en-IN"/>
        </w:rPr>
      </w:pPr>
    </w:p>
    <w:p w:rsidR="00C02B3C" w:rsidRPr="00CE32B8" w:rsidRDefault="00C02B3C" w:rsidP="00C02B3C">
      <w:pPr>
        <w:shd w:val="clear" w:color="auto" w:fill="FFFFFF"/>
        <w:spacing w:after="0" w:line="240" w:lineRule="auto"/>
        <w:textAlignment w:val="baseline"/>
        <w:outlineLvl w:val="2"/>
        <w:rPr>
          <w:rFonts w:ascii="Times New Roman" w:eastAsia="Times New Roman" w:hAnsi="Times New Roman" w:cs="Times New Roman"/>
          <w:b/>
          <w:sz w:val="20"/>
          <w:szCs w:val="20"/>
          <w:lang w:eastAsia="en-IN"/>
        </w:rPr>
      </w:pPr>
      <w:r w:rsidRPr="00CE32B8">
        <w:rPr>
          <w:rFonts w:ascii="Times New Roman" w:eastAsia="Times New Roman" w:hAnsi="Times New Roman" w:cs="Times New Roman"/>
          <w:b/>
          <w:spacing w:val="-8"/>
          <w:sz w:val="20"/>
          <w:szCs w:val="20"/>
          <w:lang w:eastAsia="en-IN"/>
        </w:rPr>
        <w:t>SingleInstance</w:t>
      </w:r>
      <w:r>
        <w:rPr>
          <w:rFonts w:ascii="Times New Roman" w:eastAsia="Times New Roman" w:hAnsi="Times New Roman" w:cs="Times New Roman"/>
          <w:b/>
          <w:spacing w:val="-8"/>
          <w:sz w:val="20"/>
          <w:szCs w:val="20"/>
          <w:lang w:eastAsia="en-IN"/>
        </w:rPr>
        <w:t xml:space="preserve"> </w:t>
      </w:r>
      <w:r w:rsidRPr="00CE32B8">
        <w:rPr>
          <w:rFonts w:ascii="Times New Roman" w:eastAsia="Times New Roman" w:hAnsi="Times New Roman" w:cs="Times New Roman"/>
          <w:b/>
          <w:sz w:val="20"/>
          <w:szCs w:val="20"/>
          <w:lang w:eastAsia="en-IN"/>
        </w:rPr>
        <w:t>&lt;activity android:launchMode="singleInstance" /&gt;</w:t>
      </w:r>
    </w:p>
    <w:p w:rsidR="00C02B3C"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p>
    <w:p w:rsidR="00C02B3C" w:rsidRPr="00CE32B8" w:rsidRDefault="00C02B3C" w:rsidP="00C02B3C">
      <w:pPr>
        <w:shd w:val="clear" w:color="auto" w:fill="FFFFFF"/>
        <w:spacing w:after="0" w:line="240" w:lineRule="auto"/>
        <w:jc w:val="both"/>
        <w:textAlignment w:val="baseline"/>
        <w:rPr>
          <w:rFonts w:ascii="Times New Roman" w:eastAsia="Times New Roman" w:hAnsi="Times New Roman" w:cs="Times New Roman"/>
          <w:sz w:val="20"/>
          <w:szCs w:val="20"/>
          <w:lang w:eastAsia="en-IN"/>
        </w:rPr>
      </w:pPr>
      <w:r w:rsidRPr="00CE32B8">
        <w:rPr>
          <w:rFonts w:ascii="Times New Roman" w:eastAsia="Times New Roman" w:hAnsi="Times New Roman" w:cs="Times New Roman"/>
          <w:sz w:val="20"/>
          <w:szCs w:val="20"/>
          <w:lang w:eastAsia="en-IN"/>
        </w:rPr>
        <w:t>Only one instance will exist at a time. System will not launch any other activity into task holding this type. It is always a single member of its task and activities started from here will open into seperate task.</w:t>
      </w:r>
    </w:p>
    <w:p w:rsidR="00C02B3C" w:rsidRPr="00CE32B8" w:rsidRDefault="00C02B3C" w:rsidP="00C02B3C">
      <w:pPr>
        <w:shd w:val="clear" w:color="auto" w:fill="FFFFFF"/>
        <w:spacing w:after="0" w:line="240" w:lineRule="auto"/>
        <w:jc w:val="both"/>
        <w:textAlignment w:val="baseline"/>
        <w:outlineLvl w:val="2"/>
        <w:rPr>
          <w:rFonts w:ascii="Times New Roman" w:eastAsia="Times New Roman" w:hAnsi="Times New Roman" w:cs="Times New Roman"/>
          <w:spacing w:val="-8"/>
          <w:sz w:val="20"/>
          <w:szCs w:val="20"/>
          <w:lang w:eastAsia="en-IN"/>
        </w:rPr>
      </w:pPr>
    </w:p>
    <w:p w:rsidR="00C02B3C" w:rsidRPr="00CE32B8" w:rsidRDefault="00C02B3C" w:rsidP="00C02B3C">
      <w:pPr>
        <w:shd w:val="clear" w:color="auto" w:fill="FFFFFF"/>
        <w:spacing w:after="0" w:line="240" w:lineRule="auto"/>
        <w:jc w:val="both"/>
        <w:textAlignment w:val="baseline"/>
        <w:outlineLvl w:val="2"/>
        <w:rPr>
          <w:rFonts w:ascii="Times New Roman" w:eastAsia="Times New Roman" w:hAnsi="Times New Roman" w:cs="Times New Roman"/>
          <w:b/>
          <w:spacing w:val="-8"/>
          <w:sz w:val="20"/>
          <w:szCs w:val="20"/>
          <w:lang w:eastAsia="en-IN"/>
        </w:rPr>
      </w:pPr>
      <w:r w:rsidRPr="00CE32B8">
        <w:rPr>
          <w:rFonts w:ascii="Times New Roman" w:eastAsia="Times New Roman" w:hAnsi="Times New Roman" w:cs="Times New Roman"/>
          <w:b/>
          <w:spacing w:val="-8"/>
          <w:sz w:val="20"/>
          <w:szCs w:val="20"/>
          <w:lang w:eastAsia="en-IN"/>
        </w:rPr>
        <w:t>Sample Android Application to Understand Activity Launch Mode</w:t>
      </w: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Default="00C02B3C" w:rsidP="00C02B3C">
      <w:pPr>
        <w:rPr>
          <w:rFonts w:ascii="Arial" w:hAnsi="Arial" w:cs="Arial"/>
          <w:sz w:val="21"/>
          <w:szCs w:val="21"/>
          <w:shd w:val="clear" w:color="auto" w:fill="FFFFFF"/>
        </w:rPr>
      </w:pPr>
    </w:p>
    <w:p w:rsidR="00C02B3C" w:rsidRPr="0044420B" w:rsidRDefault="00C02B3C" w:rsidP="00C02B3C">
      <w:pPr>
        <w:rPr>
          <w:rFonts w:ascii="Times New Roman" w:hAnsi="Times New Roman" w:cs="Times New Roman"/>
          <w:sz w:val="20"/>
          <w:szCs w:val="20"/>
          <w:shd w:val="clear" w:color="auto" w:fill="FFFFFF"/>
        </w:rPr>
      </w:pPr>
      <w:r w:rsidRPr="0044420B">
        <w:rPr>
          <w:rFonts w:ascii="Times New Roman" w:hAnsi="Times New Roman" w:cs="Times New Roman"/>
          <w:sz w:val="20"/>
          <w:szCs w:val="20"/>
          <w:shd w:val="clear" w:color="auto" w:fill="FFFFFF"/>
        </w:rPr>
        <w:t>Alternatively you can also say</w:t>
      </w:r>
    </w:p>
    <w:p w:rsidR="00C02B3C" w:rsidRPr="0044420B" w:rsidRDefault="00C02B3C" w:rsidP="00C02B3C">
      <w:pPr>
        <w:pStyle w:val="NormalWeb"/>
        <w:spacing w:before="0" w:beforeAutospacing="0" w:after="240" w:afterAutospacing="0"/>
        <w:rPr>
          <w:color w:val="242729"/>
          <w:sz w:val="20"/>
          <w:szCs w:val="20"/>
        </w:rPr>
      </w:pPr>
      <w:r w:rsidRPr="0044420B">
        <w:rPr>
          <w:color w:val="242729"/>
          <w:sz w:val="20"/>
          <w:szCs w:val="20"/>
          <w:highlight w:val="yellow"/>
        </w:rPr>
        <w:t>standard (default</w:t>
      </w:r>
      <w:r w:rsidRPr="0044420B">
        <w:rPr>
          <w:color w:val="242729"/>
          <w:sz w:val="20"/>
          <w:szCs w:val="20"/>
        </w:rPr>
        <w:t>) :- Multiple instances of the activity class can be instantiated and multiple instances can be added to the same task or different tasks. This is the common mode for most of the activities.</w:t>
      </w:r>
    </w:p>
    <w:p w:rsidR="00C02B3C" w:rsidRPr="0044420B" w:rsidRDefault="00C02B3C" w:rsidP="00C02B3C">
      <w:pPr>
        <w:pStyle w:val="NormalWeb"/>
        <w:spacing w:before="0" w:beforeAutospacing="0" w:after="240" w:afterAutospacing="0"/>
        <w:rPr>
          <w:color w:val="242729"/>
          <w:sz w:val="20"/>
          <w:szCs w:val="20"/>
        </w:rPr>
      </w:pPr>
      <w:r w:rsidRPr="0044420B">
        <w:rPr>
          <w:color w:val="242729"/>
          <w:sz w:val="20"/>
          <w:szCs w:val="20"/>
          <w:highlight w:val="yellow"/>
        </w:rPr>
        <w:t>singleTop</w:t>
      </w:r>
      <w:r w:rsidRPr="0044420B">
        <w:rPr>
          <w:color w:val="242729"/>
          <w:sz w:val="20"/>
          <w:szCs w:val="20"/>
        </w:rPr>
        <w:t xml:space="preserve"> :- The difference from standard is, if an instance of the activity already exists at the top of the current task and the system routes the intent to this activity, no new instance will be created because it will fire off an onNewIntent() method instead of creating a new object.</w:t>
      </w:r>
    </w:p>
    <w:p w:rsidR="00C02B3C" w:rsidRDefault="00C02B3C" w:rsidP="00C02B3C">
      <w:pPr>
        <w:pStyle w:val="NormalWeb"/>
        <w:spacing w:before="0" w:beforeAutospacing="0" w:after="240" w:afterAutospacing="0"/>
        <w:rPr>
          <w:color w:val="242729"/>
          <w:sz w:val="20"/>
          <w:szCs w:val="20"/>
        </w:rPr>
      </w:pPr>
      <w:r w:rsidRPr="0044420B">
        <w:rPr>
          <w:color w:val="242729"/>
          <w:sz w:val="20"/>
          <w:szCs w:val="20"/>
          <w:highlight w:val="yellow"/>
        </w:rPr>
        <w:t>singleTask</w:t>
      </w:r>
      <w:r w:rsidRPr="0044420B">
        <w:rPr>
          <w:color w:val="242729"/>
          <w:sz w:val="20"/>
          <w:szCs w:val="20"/>
        </w:rPr>
        <w:t xml:space="preserve">:- A new task will always be created and a new instance will be pushed to the task as the root. However, if any activity instance exists in any tasks, the system routes the intent to that activity instance through the onNewIntent() method call. </w:t>
      </w:r>
    </w:p>
    <w:p w:rsidR="00C02B3C" w:rsidRPr="0044420B" w:rsidRDefault="00C02B3C" w:rsidP="00C02B3C">
      <w:pPr>
        <w:pStyle w:val="NormalWeb"/>
        <w:spacing w:before="0" w:beforeAutospacing="0" w:after="240" w:afterAutospacing="0"/>
        <w:rPr>
          <w:color w:val="242729"/>
          <w:sz w:val="20"/>
          <w:szCs w:val="20"/>
        </w:rPr>
      </w:pPr>
      <w:r w:rsidRPr="0044420B">
        <w:rPr>
          <w:color w:val="242729"/>
          <w:sz w:val="20"/>
          <w:szCs w:val="20"/>
        </w:rPr>
        <w:t>In this mode, activity instances can be pushed to the same task. This mode is useful for activities that act as the entry points.</w:t>
      </w:r>
    </w:p>
    <w:p w:rsidR="00C02B3C" w:rsidRDefault="00C02B3C" w:rsidP="00C02B3C">
      <w:pPr>
        <w:pStyle w:val="NormalWeb"/>
        <w:spacing w:before="0" w:beforeAutospacing="0" w:after="0" w:afterAutospacing="0"/>
        <w:rPr>
          <w:color w:val="242729"/>
          <w:sz w:val="20"/>
          <w:szCs w:val="20"/>
        </w:rPr>
      </w:pPr>
      <w:r w:rsidRPr="0044420B">
        <w:rPr>
          <w:color w:val="242729"/>
          <w:sz w:val="20"/>
          <w:szCs w:val="20"/>
          <w:highlight w:val="yellow"/>
        </w:rPr>
        <w:t>singleInstance</w:t>
      </w:r>
      <w:r w:rsidRPr="0044420B">
        <w:rPr>
          <w:color w:val="242729"/>
          <w:sz w:val="20"/>
          <w:szCs w:val="20"/>
        </w:rPr>
        <w:t xml:space="preserve">:- Same as singleTask, except that the no activities instance can be pushed into the same task of the singleInstance’s. </w:t>
      </w:r>
    </w:p>
    <w:p w:rsidR="00C02B3C" w:rsidRDefault="00C02B3C" w:rsidP="00C02B3C">
      <w:pPr>
        <w:pStyle w:val="NormalWeb"/>
        <w:spacing w:before="0" w:beforeAutospacing="0" w:after="0" w:afterAutospacing="0"/>
        <w:rPr>
          <w:color w:val="242729"/>
          <w:sz w:val="20"/>
          <w:szCs w:val="20"/>
        </w:rPr>
      </w:pPr>
    </w:p>
    <w:p w:rsidR="00C02B3C" w:rsidRPr="0044420B" w:rsidRDefault="00C02B3C" w:rsidP="00C02B3C">
      <w:pPr>
        <w:pStyle w:val="NormalWeb"/>
        <w:spacing w:before="0" w:beforeAutospacing="0" w:after="0" w:afterAutospacing="0"/>
        <w:rPr>
          <w:color w:val="242729"/>
          <w:sz w:val="20"/>
          <w:szCs w:val="20"/>
        </w:rPr>
      </w:pPr>
      <w:r w:rsidRPr="0044420B">
        <w:rPr>
          <w:color w:val="242729"/>
          <w:sz w:val="20"/>
          <w:szCs w:val="20"/>
        </w:rPr>
        <w:t>Accordingly, the activity with launch mode is always in a single activity instance task. This is a very specialized mode and should only be used in applications that are implemented entirely as one activity.</w:t>
      </w:r>
    </w:p>
    <w:p w:rsidR="00C02B3C" w:rsidRDefault="00C02B3C" w:rsidP="00C02B3C">
      <w:pPr>
        <w:rPr>
          <w:rFonts w:ascii="Arial" w:hAnsi="Arial" w:cs="Arial"/>
          <w:sz w:val="21"/>
          <w:szCs w:val="21"/>
          <w:shd w:val="clear" w:color="auto" w:fill="FFFFFF"/>
        </w:rPr>
      </w:pPr>
    </w:p>
    <w:p w:rsidR="00C02B3C" w:rsidRDefault="00C02B3C" w:rsidP="00C02B3C">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Examples</w:t>
      </w:r>
    </w:p>
    <w:p w:rsidR="00C02B3C" w:rsidRDefault="00C02B3C" w:rsidP="007F373F">
      <w:pPr>
        <w:pStyle w:val="ListParagraph"/>
        <w:numPr>
          <w:ilvl w:val="0"/>
          <w:numId w:val="103"/>
        </w:numPr>
        <w:rPr>
          <w:rFonts w:ascii="Times New Roman" w:hAnsi="Times New Roman" w:cs="Times New Roman"/>
          <w:sz w:val="20"/>
          <w:szCs w:val="20"/>
          <w:shd w:val="clear" w:color="auto" w:fill="FFFFFF"/>
        </w:rPr>
      </w:pPr>
      <w:r w:rsidRPr="009216FC">
        <w:rPr>
          <w:rFonts w:ascii="Times New Roman" w:hAnsi="Times New Roman" w:cs="Times New Roman"/>
          <w:sz w:val="20"/>
          <w:szCs w:val="20"/>
          <w:shd w:val="clear" w:color="auto" w:fill="FFFFFF"/>
        </w:rPr>
        <w:t>http://androidsrc.net/android-activity-launch-mode-example/</w:t>
      </w:r>
    </w:p>
    <w:p w:rsidR="00C02B3C" w:rsidRDefault="00C02B3C" w:rsidP="007F373F">
      <w:pPr>
        <w:pStyle w:val="ListParagraph"/>
        <w:numPr>
          <w:ilvl w:val="0"/>
          <w:numId w:val="103"/>
        </w:numPr>
        <w:rPr>
          <w:rFonts w:ascii="Times New Roman" w:hAnsi="Times New Roman" w:cs="Times New Roman"/>
          <w:sz w:val="20"/>
          <w:szCs w:val="20"/>
          <w:shd w:val="clear" w:color="auto" w:fill="FFFFFF"/>
        </w:rPr>
      </w:pPr>
      <w:r w:rsidRPr="009216FC">
        <w:rPr>
          <w:rFonts w:ascii="Times New Roman" w:hAnsi="Times New Roman" w:cs="Times New Roman"/>
          <w:sz w:val="20"/>
          <w:szCs w:val="20"/>
          <w:shd w:val="clear" w:color="auto" w:fill="FFFFFF"/>
        </w:rPr>
        <w:t>http://stackoverflow.com/questions/25773928/setting-launchmode-singletask-vs-setting-activity-launchmode-singletop</w:t>
      </w:r>
    </w:p>
    <w:p w:rsidR="00C02B3C" w:rsidRDefault="00C02B3C" w:rsidP="007F373F">
      <w:pPr>
        <w:pStyle w:val="ListParagraph"/>
        <w:numPr>
          <w:ilvl w:val="0"/>
          <w:numId w:val="103"/>
        </w:numPr>
        <w:rPr>
          <w:rFonts w:ascii="Times New Roman" w:hAnsi="Times New Roman" w:cs="Times New Roman"/>
          <w:sz w:val="20"/>
          <w:szCs w:val="20"/>
          <w:shd w:val="clear" w:color="auto" w:fill="FFFFFF"/>
        </w:rPr>
      </w:pPr>
      <w:r w:rsidRPr="0044420B">
        <w:rPr>
          <w:rFonts w:ascii="Times New Roman" w:hAnsi="Times New Roman" w:cs="Times New Roman"/>
          <w:sz w:val="20"/>
          <w:szCs w:val="20"/>
          <w:shd w:val="clear" w:color="auto" w:fill="FFFFFF"/>
        </w:rPr>
        <w:t>https://blog.mindorks.com/android-activity-launchmode-explained-cbc6cf996802</w:t>
      </w:r>
    </w:p>
    <w:p w:rsidR="00C02B3C" w:rsidRDefault="00C02B3C" w:rsidP="007F373F">
      <w:pPr>
        <w:pStyle w:val="ListParagraph"/>
        <w:numPr>
          <w:ilvl w:val="0"/>
          <w:numId w:val="103"/>
        </w:numPr>
        <w:rPr>
          <w:rFonts w:ascii="Times New Roman" w:hAnsi="Times New Roman" w:cs="Times New Roman"/>
          <w:sz w:val="20"/>
          <w:szCs w:val="20"/>
          <w:shd w:val="clear" w:color="auto" w:fill="FFFFFF"/>
        </w:rPr>
      </w:pPr>
      <w:r w:rsidRPr="00617512">
        <w:rPr>
          <w:rFonts w:ascii="Times New Roman" w:hAnsi="Times New Roman" w:cs="Times New Roman"/>
          <w:sz w:val="20"/>
          <w:szCs w:val="20"/>
          <w:shd w:val="clear" w:color="auto" w:fill="FFFFFF"/>
        </w:rPr>
        <w:t>https://www.mobomo.com/2011/06/android-understanding-activity-launchmode/</w:t>
      </w:r>
    </w:p>
    <w:p w:rsidR="00C02B3C" w:rsidRDefault="00C02B3C" w:rsidP="007F373F">
      <w:pPr>
        <w:pStyle w:val="ListParagraph"/>
        <w:numPr>
          <w:ilvl w:val="0"/>
          <w:numId w:val="103"/>
        </w:numPr>
        <w:rPr>
          <w:rFonts w:ascii="Times New Roman" w:hAnsi="Times New Roman" w:cs="Times New Roman"/>
          <w:sz w:val="20"/>
          <w:szCs w:val="20"/>
          <w:shd w:val="clear" w:color="auto" w:fill="FFFFFF"/>
        </w:rPr>
      </w:pPr>
    </w:p>
    <w:p w:rsidR="00C02B3C" w:rsidRPr="009216FC" w:rsidRDefault="00C02B3C" w:rsidP="007F373F">
      <w:pPr>
        <w:pStyle w:val="ListParagraph"/>
        <w:numPr>
          <w:ilvl w:val="0"/>
          <w:numId w:val="103"/>
        </w:numPr>
        <w:rPr>
          <w:rFonts w:ascii="Times New Roman" w:hAnsi="Times New Roman" w:cs="Times New Roman"/>
          <w:sz w:val="20"/>
          <w:szCs w:val="20"/>
          <w:shd w:val="clear" w:color="auto" w:fill="FFFFFF"/>
        </w:rPr>
      </w:pPr>
      <w:r w:rsidRPr="009216FC">
        <w:rPr>
          <w:rFonts w:ascii="Times New Roman" w:hAnsi="Times New Roman" w:cs="Times New Roman"/>
          <w:sz w:val="20"/>
          <w:szCs w:val="20"/>
          <w:shd w:val="clear" w:color="auto" w:fill="FFFFFF"/>
        </w:rPr>
        <w:br w:type="page"/>
      </w:r>
    </w:p>
    <w:p w:rsidR="00C02B3C" w:rsidRPr="00271B59" w:rsidRDefault="00C02B3C" w:rsidP="00C02B3C">
      <w:pPr>
        <w:rPr>
          <w:rFonts w:ascii="Times New Roman" w:hAnsi="Times New Roman" w:cs="Times New Roman"/>
          <w:b/>
          <w:sz w:val="24"/>
          <w:szCs w:val="24"/>
          <w:shd w:val="clear" w:color="auto" w:fill="FFFFFF"/>
        </w:rPr>
      </w:pPr>
      <w:r w:rsidRPr="00271B59">
        <w:rPr>
          <w:rFonts w:ascii="Times New Roman" w:hAnsi="Times New Roman" w:cs="Times New Roman"/>
          <w:b/>
          <w:sz w:val="24"/>
          <w:szCs w:val="24"/>
          <w:shd w:val="clear" w:color="auto" w:fill="FFFFFF"/>
        </w:rPr>
        <w:lastRenderedPageBreak/>
        <w:t>Task, Back Task</w:t>
      </w:r>
    </w:p>
    <w:p w:rsidR="00C02B3C" w:rsidRPr="00271B59" w:rsidRDefault="00C02B3C" w:rsidP="00C02B3C">
      <w:pPr>
        <w:rPr>
          <w:rFonts w:ascii="Times New Roman" w:hAnsi="Times New Roman" w:cs="Times New Roman"/>
          <w:sz w:val="20"/>
          <w:szCs w:val="20"/>
          <w:shd w:val="clear" w:color="auto" w:fill="FFFFFF"/>
        </w:rPr>
      </w:pPr>
      <w:r w:rsidRPr="00271B59">
        <w:rPr>
          <w:rFonts w:ascii="Times New Roman" w:hAnsi="Times New Roman" w:cs="Times New Roman"/>
          <w:sz w:val="20"/>
          <w:szCs w:val="20"/>
          <w:shd w:val="clear" w:color="auto" w:fill="FFFFFF"/>
        </w:rPr>
        <w:t xml:space="preserve">A </w:t>
      </w:r>
      <w:r w:rsidRPr="00271B59">
        <w:rPr>
          <w:rFonts w:ascii="Times New Roman" w:hAnsi="Times New Roman" w:cs="Times New Roman"/>
          <w:b/>
          <w:sz w:val="20"/>
          <w:szCs w:val="20"/>
          <w:highlight w:val="yellow"/>
          <w:shd w:val="clear" w:color="auto" w:fill="FFFFFF"/>
        </w:rPr>
        <w:t>task</w:t>
      </w:r>
      <w:r w:rsidRPr="00271B59">
        <w:rPr>
          <w:rFonts w:ascii="Times New Roman" w:hAnsi="Times New Roman" w:cs="Times New Roman"/>
          <w:b/>
          <w:sz w:val="20"/>
          <w:szCs w:val="20"/>
          <w:shd w:val="clear" w:color="auto" w:fill="FFFFFF"/>
        </w:rPr>
        <w:t xml:space="preserve"> </w:t>
      </w:r>
      <w:r w:rsidRPr="00271B59">
        <w:rPr>
          <w:rFonts w:ascii="Times New Roman" w:hAnsi="Times New Roman" w:cs="Times New Roman"/>
          <w:sz w:val="20"/>
          <w:szCs w:val="20"/>
          <w:shd w:val="clear" w:color="auto" w:fill="FFFFFF"/>
        </w:rPr>
        <w:t xml:space="preserve">is a </w:t>
      </w:r>
      <w:r w:rsidRPr="00271B59">
        <w:rPr>
          <w:rFonts w:ascii="Times New Roman" w:hAnsi="Times New Roman" w:cs="Times New Roman"/>
          <w:sz w:val="20"/>
          <w:szCs w:val="20"/>
          <w:highlight w:val="yellow"/>
          <w:shd w:val="clear" w:color="auto" w:fill="FFFFFF"/>
        </w:rPr>
        <w:t>collection of activities</w:t>
      </w:r>
      <w:r w:rsidRPr="00271B59">
        <w:rPr>
          <w:rFonts w:ascii="Times New Roman" w:hAnsi="Times New Roman" w:cs="Times New Roman"/>
          <w:sz w:val="20"/>
          <w:szCs w:val="20"/>
          <w:shd w:val="clear" w:color="auto" w:fill="FFFFFF"/>
        </w:rPr>
        <w:t xml:space="preserve"> that users interact with when performing a </w:t>
      </w:r>
      <w:r w:rsidRPr="00271B59">
        <w:rPr>
          <w:rFonts w:ascii="Times New Roman" w:hAnsi="Times New Roman" w:cs="Times New Roman"/>
          <w:sz w:val="20"/>
          <w:szCs w:val="20"/>
          <w:highlight w:val="yellow"/>
          <w:shd w:val="clear" w:color="auto" w:fill="FFFFFF"/>
        </w:rPr>
        <w:t>certain job</w:t>
      </w:r>
      <w:r w:rsidRPr="00271B59">
        <w:rPr>
          <w:rFonts w:ascii="Times New Roman" w:hAnsi="Times New Roman" w:cs="Times New Roman"/>
          <w:sz w:val="20"/>
          <w:szCs w:val="20"/>
          <w:shd w:val="clear" w:color="auto" w:fill="FFFFFF"/>
        </w:rPr>
        <w:t>. The activities are arranged in a stack (the</w:t>
      </w:r>
      <w:r w:rsidRPr="00271B59">
        <w:rPr>
          <w:rStyle w:val="apple-converted-space"/>
          <w:rFonts w:ascii="Times New Roman" w:hAnsi="Times New Roman" w:cs="Times New Roman"/>
          <w:sz w:val="20"/>
          <w:szCs w:val="20"/>
          <w:shd w:val="clear" w:color="auto" w:fill="FFFFFF"/>
        </w:rPr>
        <w:t> </w:t>
      </w:r>
      <w:r w:rsidRPr="00271B59">
        <w:rPr>
          <w:rStyle w:val="Emphasis"/>
          <w:rFonts w:ascii="Times New Roman" w:hAnsi="Times New Roman" w:cs="Times New Roman"/>
          <w:sz w:val="20"/>
          <w:szCs w:val="20"/>
          <w:shd w:val="clear" w:color="auto" w:fill="FFFFFF"/>
        </w:rPr>
        <w:t>back stack</w:t>
      </w:r>
      <w:r w:rsidRPr="00271B59">
        <w:rPr>
          <w:rFonts w:ascii="Times New Roman" w:hAnsi="Times New Roman" w:cs="Times New Roman"/>
          <w:sz w:val="20"/>
          <w:szCs w:val="20"/>
          <w:shd w:val="clear" w:color="auto" w:fill="FFFFFF"/>
        </w:rPr>
        <w:t>), in the order in which each activity is opened. When apps are running simultaneously in a</w:t>
      </w:r>
      <w:r w:rsidRPr="00271B59">
        <w:rPr>
          <w:rStyle w:val="apple-converted-space"/>
          <w:rFonts w:ascii="Times New Roman" w:hAnsi="Times New Roman" w:cs="Times New Roman"/>
          <w:sz w:val="20"/>
          <w:szCs w:val="20"/>
          <w:shd w:val="clear" w:color="auto" w:fill="FFFFFF"/>
        </w:rPr>
        <w:t> </w:t>
      </w:r>
      <w:hyperlink r:id="rId552" w:history="1">
        <w:r w:rsidRPr="00271B59">
          <w:rPr>
            <w:rStyle w:val="Hyperlink"/>
            <w:rFonts w:ascii="Times New Roman" w:hAnsi="Times New Roman" w:cs="Times New Roman"/>
            <w:color w:val="039BE5"/>
            <w:sz w:val="20"/>
            <w:szCs w:val="20"/>
            <w:shd w:val="clear" w:color="auto" w:fill="FFFFFF"/>
          </w:rPr>
          <w:t>multi-windowed environment</w:t>
        </w:r>
      </w:hyperlink>
      <w:r w:rsidRPr="00271B59">
        <w:rPr>
          <w:rFonts w:ascii="Times New Roman" w:hAnsi="Times New Roman" w:cs="Times New Roman"/>
          <w:sz w:val="20"/>
          <w:szCs w:val="20"/>
          <w:shd w:val="clear" w:color="auto" w:fill="FFFFFF"/>
        </w:rPr>
        <w:t>, the system manages tasks separately for each window; each window may have multiple tasks. The same holds true for</w:t>
      </w:r>
      <w:r w:rsidRPr="00271B59">
        <w:rPr>
          <w:rStyle w:val="apple-converted-space"/>
          <w:rFonts w:ascii="Times New Roman" w:hAnsi="Times New Roman" w:cs="Times New Roman"/>
          <w:sz w:val="20"/>
          <w:szCs w:val="20"/>
          <w:shd w:val="clear" w:color="auto" w:fill="FFFFFF"/>
        </w:rPr>
        <w:t> </w:t>
      </w:r>
      <w:hyperlink r:id="rId553" w:history="1">
        <w:r w:rsidRPr="00271B59">
          <w:rPr>
            <w:rStyle w:val="Hyperlink"/>
            <w:rFonts w:ascii="Times New Roman" w:hAnsi="Times New Roman" w:cs="Times New Roman"/>
            <w:color w:val="039BE5"/>
            <w:sz w:val="20"/>
            <w:szCs w:val="20"/>
            <w:shd w:val="clear" w:color="auto" w:fill="FFFFFF"/>
          </w:rPr>
          <w:t>Android apps running on Chromebooks</w:t>
        </w:r>
      </w:hyperlink>
      <w:r w:rsidRPr="00271B59">
        <w:rPr>
          <w:rFonts w:ascii="Times New Roman" w:hAnsi="Times New Roman" w:cs="Times New Roman"/>
          <w:sz w:val="20"/>
          <w:szCs w:val="20"/>
          <w:shd w:val="clear" w:color="auto" w:fill="FFFFFF"/>
        </w:rPr>
        <w:t>: the system manages tasks, or groups of tasks, on a per-window basis.</w:t>
      </w:r>
    </w:p>
    <w:p w:rsidR="00C02B3C" w:rsidRDefault="00C02B3C" w:rsidP="00C02B3C">
      <w:pPr>
        <w:rPr>
          <w:rFonts w:ascii="Times New Roman" w:hAnsi="Times New Roman" w:cs="Times New Roman"/>
          <w:sz w:val="20"/>
          <w:szCs w:val="20"/>
          <w:shd w:val="clear" w:color="auto" w:fill="FFFFFF"/>
        </w:rPr>
      </w:pPr>
      <w:r w:rsidRPr="00AF79B0">
        <w:rPr>
          <w:rFonts w:ascii="Times New Roman" w:hAnsi="Times New Roman" w:cs="Times New Roman"/>
          <w:b/>
          <w:sz w:val="20"/>
          <w:szCs w:val="20"/>
          <w:shd w:val="clear" w:color="auto" w:fill="FFFFFF"/>
        </w:rPr>
        <w:t xml:space="preserve">The device </w:t>
      </w:r>
      <w:r w:rsidRPr="00AF79B0">
        <w:rPr>
          <w:rFonts w:ascii="Times New Roman" w:hAnsi="Times New Roman" w:cs="Times New Roman"/>
          <w:b/>
          <w:sz w:val="20"/>
          <w:szCs w:val="20"/>
          <w:highlight w:val="yellow"/>
          <w:shd w:val="clear" w:color="auto" w:fill="FFFFFF"/>
        </w:rPr>
        <w:t>Home screen</w:t>
      </w:r>
      <w:r w:rsidRPr="00AF79B0">
        <w:rPr>
          <w:rFonts w:ascii="Times New Roman" w:hAnsi="Times New Roman" w:cs="Times New Roman"/>
          <w:b/>
          <w:sz w:val="20"/>
          <w:szCs w:val="20"/>
          <w:shd w:val="clear" w:color="auto" w:fill="FFFFFF"/>
        </w:rPr>
        <w:t xml:space="preserve"> is the starting place for most tasks</w:t>
      </w:r>
      <w:r w:rsidRPr="00271B59">
        <w:rPr>
          <w:rFonts w:ascii="Times New Roman" w:hAnsi="Times New Roman" w:cs="Times New Roman"/>
          <w:sz w:val="20"/>
          <w:szCs w:val="20"/>
          <w:shd w:val="clear" w:color="auto" w:fill="FFFFFF"/>
        </w:rPr>
        <w:t xml:space="preserve">. When the user </w:t>
      </w:r>
      <w:r w:rsidRPr="00AF79B0">
        <w:rPr>
          <w:rFonts w:ascii="Times New Roman" w:hAnsi="Times New Roman" w:cs="Times New Roman"/>
          <w:sz w:val="20"/>
          <w:szCs w:val="20"/>
          <w:highlight w:val="yellow"/>
          <w:shd w:val="clear" w:color="auto" w:fill="FFFFFF"/>
        </w:rPr>
        <w:t>touches an icon</w:t>
      </w:r>
      <w:r w:rsidRPr="00271B59">
        <w:rPr>
          <w:rFonts w:ascii="Times New Roman" w:hAnsi="Times New Roman" w:cs="Times New Roman"/>
          <w:sz w:val="20"/>
          <w:szCs w:val="20"/>
          <w:shd w:val="clear" w:color="auto" w:fill="FFFFFF"/>
        </w:rPr>
        <w:t xml:space="preserve"> in the application launcher (or a shortcut on the Home screen), that </w:t>
      </w:r>
      <w:r w:rsidRPr="00AF79B0">
        <w:rPr>
          <w:rFonts w:ascii="Times New Roman" w:hAnsi="Times New Roman" w:cs="Times New Roman"/>
          <w:b/>
          <w:sz w:val="20"/>
          <w:szCs w:val="20"/>
          <w:shd w:val="clear" w:color="auto" w:fill="FFFFFF"/>
        </w:rPr>
        <w:t>application's task comes to the foreground</w:t>
      </w:r>
      <w:r w:rsidRPr="00271B59">
        <w:rPr>
          <w:rFonts w:ascii="Times New Roman" w:hAnsi="Times New Roman" w:cs="Times New Roman"/>
          <w:sz w:val="20"/>
          <w:szCs w:val="20"/>
          <w:shd w:val="clear" w:color="auto" w:fill="FFFFFF"/>
        </w:rPr>
        <w:t xml:space="preserve">. </w:t>
      </w:r>
    </w:p>
    <w:p w:rsidR="00C02B3C" w:rsidRPr="00271B59" w:rsidRDefault="00C02B3C" w:rsidP="00C02B3C">
      <w:pPr>
        <w:rPr>
          <w:rFonts w:ascii="Times New Roman" w:hAnsi="Times New Roman" w:cs="Times New Roman"/>
          <w:sz w:val="20"/>
          <w:szCs w:val="20"/>
          <w:shd w:val="clear" w:color="auto" w:fill="FFFFFF"/>
        </w:rPr>
      </w:pPr>
      <w:r w:rsidRPr="00271B59">
        <w:rPr>
          <w:rFonts w:ascii="Times New Roman" w:hAnsi="Times New Roman" w:cs="Times New Roman"/>
          <w:sz w:val="20"/>
          <w:szCs w:val="20"/>
          <w:shd w:val="clear" w:color="auto" w:fill="FFFFFF"/>
        </w:rPr>
        <w:t xml:space="preserve">If no task exists for the application (the application has not been used recently), then a new task is created and the </w:t>
      </w:r>
      <w:r w:rsidRPr="00AF79B0">
        <w:rPr>
          <w:rFonts w:ascii="Times New Roman" w:hAnsi="Times New Roman" w:cs="Times New Roman"/>
          <w:sz w:val="20"/>
          <w:szCs w:val="20"/>
          <w:highlight w:val="yellow"/>
          <w:shd w:val="clear" w:color="auto" w:fill="FFFFFF"/>
        </w:rPr>
        <w:t>"main" activity for that application opens as the root activity</w:t>
      </w:r>
      <w:r w:rsidRPr="00271B59">
        <w:rPr>
          <w:rFonts w:ascii="Times New Roman" w:hAnsi="Times New Roman" w:cs="Times New Roman"/>
          <w:sz w:val="20"/>
          <w:szCs w:val="20"/>
          <w:shd w:val="clear" w:color="auto" w:fill="FFFFFF"/>
        </w:rPr>
        <w:t xml:space="preserve"> in the stack.</w:t>
      </w:r>
    </w:p>
    <w:p w:rsidR="00C02B3C" w:rsidRDefault="00C02B3C" w:rsidP="00C02B3C">
      <w:pPr>
        <w:shd w:val="clear" w:color="auto" w:fill="FFFFFF"/>
        <w:spacing w:after="180" w:line="240" w:lineRule="auto"/>
        <w:rPr>
          <w:rFonts w:ascii="Times New Roman" w:eastAsia="Times New Roman" w:hAnsi="Times New Roman" w:cs="Times New Roman"/>
          <w:sz w:val="20"/>
          <w:szCs w:val="20"/>
          <w:lang w:eastAsia="en-IN"/>
        </w:rPr>
      </w:pPr>
      <w:r w:rsidRPr="00271B59">
        <w:rPr>
          <w:rFonts w:ascii="Times New Roman" w:eastAsia="Times New Roman" w:hAnsi="Times New Roman" w:cs="Times New Roman"/>
          <w:sz w:val="20"/>
          <w:szCs w:val="20"/>
          <w:lang w:eastAsia="en-IN"/>
        </w:rPr>
        <w:t xml:space="preserve">When </w:t>
      </w:r>
      <w:r w:rsidRPr="00963D8C">
        <w:rPr>
          <w:rFonts w:ascii="Times New Roman" w:eastAsia="Times New Roman" w:hAnsi="Times New Roman" w:cs="Times New Roman"/>
          <w:sz w:val="20"/>
          <w:szCs w:val="20"/>
          <w:highlight w:val="yellow"/>
          <w:lang w:eastAsia="en-IN"/>
        </w:rPr>
        <w:t>the current activity starts another</w:t>
      </w:r>
      <w:r w:rsidRPr="00271B59">
        <w:rPr>
          <w:rFonts w:ascii="Times New Roman" w:eastAsia="Times New Roman" w:hAnsi="Times New Roman" w:cs="Times New Roman"/>
          <w:sz w:val="20"/>
          <w:szCs w:val="20"/>
          <w:lang w:eastAsia="en-IN"/>
        </w:rPr>
        <w:t xml:space="preserve">, the new activity </w:t>
      </w:r>
      <w:r w:rsidRPr="00963D8C">
        <w:rPr>
          <w:rFonts w:ascii="Times New Roman" w:eastAsia="Times New Roman" w:hAnsi="Times New Roman" w:cs="Times New Roman"/>
          <w:sz w:val="20"/>
          <w:szCs w:val="20"/>
          <w:highlight w:val="yellow"/>
          <w:lang w:eastAsia="en-IN"/>
        </w:rPr>
        <w:t>is pushed on the top of the stack</w:t>
      </w:r>
      <w:r w:rsidRPr="00271B59">
        <w:rPr>
          <w:rFonts w:ascii="Times New Roman" w:eastAsia="Times New Roman" w:hAnsi="Times New Roman" w:cs="Times New Roman"/>
          <w:sz w:val="20"/>
          <w:szCs w:val="20"/>
          <w:lang w:eastAsia="en-IN"/>
        </w:rPr>
        <w:t xml:space="preserve"> and takes focus. </w:t>
      </w:r>
    </w:p>
    <w:p w:rsidR="00C02B3C" w:rsidRDefault="00C02B3C" w:rsidP="00C02B3C">
      <w:pPr>
        <w:shd w:val="clear" w:color="auto" w:fill="FFFFFF"/>
        <w:spacing w:after="180" w:line="240" w:lineRule="auto"/>
        <w:rPr>
          <w:rFonts w:ascii="Times New Roman" w:eastAsia="Times New Roman" w:hAnsi="Times New Roman" w:cs="Times New Roman"/>
          <w:sz w:val="20"/>
          <w:szCs w:val="20"/>
          <w:lang w:eastAsia="en-IN"/>
        </w:rPr>
      </w:pPr>
      <w:r w:rsidRPr="00AF79B0">
        <w:rPr>
          <w:rFonts w:ascii="Times New Roman" w:eastAsia="Times New Roman" w:hAnsi="Times New Roman" w:cs="Times New Roman"/>
          <w:sz w:val="20"/>
          <w:szCs w:val="20"/>
          <w:highlight w:val="yellow"/>
          <w:lang w:eastAsia="en-IN"/>
        </w:rPr>
        <w:t>The previous activity</w:t>
      </w:r>
      <w:r w:rsidRPr="00271B59">
        <w:rPr>
          <w:rFonts w:ascii="Times New Roman" w:eastAsia="Times New Roman" w:hAnsi="Times New Roman" w:cs="Times New Roman"/>
          <w:sz w:val="20"/>
          <w:szCs w:val="20"/>
          <w:lang w:eastAsia="en-IN"/>
        </w:rPr>
        <w:t xml:space="preserve"> remains in the stack, but is stopped. When an activity stops, the system </w:t>
      </w:r>
      <w:r w:rsidRPr="00AF79B0">
        <w:rPr>
          <w:rFonts w:ascii="Times New Roman" w:eastAsia="Times New Roman" w:hAnsi="Times New Roman" w:cs="Times New Roman"/>
          <w:sz w:val="20"/>
          <w:szCs w:val="20"/>
          <w:highlight w:val="yellow"/>
          <w:lang w:eastAsia="en-IN"/>
        </w:rPr>
        <w:t>retains the current state</w:t>
      </w:r>
      <w:r w:rsidRPr="00271B59">
        <w:rPr>
          <w:rFonts w:ascii="Times New Roman" w:eastAsia="Times New Roman" w:hAnsi="Times New Roman" w:cs="Times New Roman"/>
          <w:sz w:val="20"/>
          <w:szCs w:val="20"/>
          <w:lang w:eastAsia="en-IN"/>
        </w:rPr>
        <w:t xml:space="preserve"> of its user interface. </w:t>
      </w:r>
    </w:p>
    <w:p w:rsidR="00C02B3C" w:rsidRDefault="00C02B3C" w:rsidP="00C02B3C">
      <w:pPr>
        <w:shd w:val="clear" w:color="auto" w:fill="FFFFFF"/>
        <w:spacing w:after="180" w:line="240" w:lineRule="auto"/>
        <w:rPr>
          <w:rFonts w:ascii="Times New Roman" w:eastAsia="Times New Roman" w:hAnsi="Times New Roman" w:cs="Times New Roman"/>
          <w:sz w:val="20"/>
          <w:szCs w:val="20"/>
          <w:lang w:eastAsia="en-IN"/>
        </w:rPr>
      </w:pPr>
      <w:r w:rsidRPr="00271B59">
        <w:rPr>
          <w:rFonts w:ascii="Times New Roman" w:eastAsia="Times New Roman" w:hAnsi="Times New Roman" w:cs="Times New Roman"/>
          <w:sz w:val="20"/>
          <w:szCs w:val="20"/>
          <w:lang w:eastAsia="en-IN"/>
        </w:rPr>
        <w:t xml:space="preserve">When the user </w:t>
      </w:r>
      <w:r w:rsidRPr="00963D8C">
        <w:rPr>
          <w:rFonts w:ascii="Times New Roman" w:eastAsia="Times New Roman" w:hAnsi="Times New Roman" w:cs="Times New Roman"/>
          <w:sz w:val="20"/>
          <w:szCs w:val="20"/>
          <w:highlight w:val="yellow"/>
          <w:lang w:eastAsia="en-IN"/>
        </w:rPr>
        <w:t>presses the </w:t>
      </w:r>
      <w:r w:rsidRPr="00963D8C">
        <w:rPr>
          <w:rFonts w:ascii="Times New Roman" w:eastAsia="Times New Roman" w:hAnsi="Times New Roman" w:cs="Times New Roman"/>
          <w:b/>
          <w:bCs/>
          <w:sz w:val="20"/>
          <w:szCs w:val="20"/>
          <w:highlight w:val="yellow"/>
          <w:lang w:eastAsia="en-IN"/>
        </w:rPr>
        <w:t>Back</w:t>
      </w:r>
      <w:r w:rsidRPr="00963D8C">
        <w:rPr>
          <w:rFonts w:ascii="Times New Roman" w:eastAsia="Times New Roman" w:hAnsi="Times New Roman" w:cs="Times New Roman"/>
          <w:sz w:val="20"/>
          <w:szCs w:val="20"/>
          <w:highlight w:val="yellow"/>
          <w:lang w:eastAsia="en-IN"/>
        </w:rPr>
        <w:t> button</w:t>
      </w:r>
      <w:r w:rsidRPr="00271B59">
        <w:rPr>
          <w:rFonts w:ascii="Times New Roman" w:eastAsia="Times New Roman" w:hAnsi="Times New Roman" w:cs="Times New Roman"/>
          <w:sz w:val="20"/>
          <w:szCs w:val="20"/>
          <w:lang w:eastAsia="en-IN"/>
        </w:rPr>
        <w:t xml:space="preserve">, the current activity is popped from the top of the stack (the activity is destroyed) and the previous activity resumes (the previous state of its UI is restored). </w:t>
      </w:r>
    </w:p>
    <w:p w:rsidR="00C02B3C" w:rsidRDefault="00C02B3C" w:rsidP="00C02B3C">
      <w:pPr>
        <w:shd w:val="clear" w:color="auto" w:fill="FFFFFF"/>
        <w:spacing w:after="180" w:line="240" w:lineRule="auto"/>
        <w:rPr>
          <w:rFonts w:ascii="Times New Roman" w:eastAsia="Times New Roman" w:hAnsi="Times New Roman" w:cs="Times New Roman"/>
          <w:sz w:val="20"/>
          <w:szCs w:val="20"/>
          <w:lang w:eastAsia="en-IN"/>
        </w:rPr>
      </w:pPr>
      <w:r w:rsidRPr="00271B59">
        <w:rPr>
          <w:rFonts w:ascii="Times New Roman" w:eastAsia="Times New Roman" w:hAnsi="Times New Roman" w:cs="Times New Roman"/>
          <w:sz w:val="20"/>
          <w:szCs w:val="20"/>
          <w:lang w:eastAsia="en-IN"/>
        </w:rPr>
        <w:t xml:space="preserve">Activities in the stack are never rearranged, </w:t>
      </w:r>
      <w:r w:rsidRPr="00963D8C">
        <w:rPr>
          <w:rFonts w:ascii="Times New Roman" w:eastAsia="Times New Roman" w:hAnsi="Times New Roman" w:cs="Times New Roman"/>
          <w:sz w:val="20"/>
          <w:szCs w:val="20"/>
          <w:highlight w:val="yellow"/>
          <w:lang w:eastAsia="en-IN"/>
        </w:rPr>
        <w:t>only pushed and popped</w:t>
      </w:r>
      <w:r w:rsidRPr="00271B59">
        <w:rPr>
          <w:rFonts w:ascii="Times New Roman" w:eastAsia="Times New Roman" w:hAnsi="Times New Roman" w:cs="Times New Roman"/>
          <w:sz w:val="20"/>
          <w:szCs w:val="20"/>
          <w:lang w:eastAsia="en-IN"/>
        </w:rPr>
        <w:t xml:space="preserve"> from the stack—pushed onto the stack when started by the current activity and popped off when the user leaves it </w:t>
      </w:r>
      <w:r w:rsidRPr="00963D8C">
        <w:rPr>
          <w:rFonts w:ascii="Times New Roman" w:eastAsia="Times New Roman" w:hAnsi="Times New Roman" w:cs="Times New Roman"/>
          <w:sz w:val="20"/>
          <w:szCs w:val="20"/>
          <w:highlight w:val="yellow"/>
          <w:lang w:eastAsia="en-IN"/>
        </w:rPr>
        <w:t>using the </w:t>
      </w:r>
      <w:r w:rsidRPr="00963D8C">
        <w:rPr>
          <w:rFonts w:ascii="Times New Roman" w:eastAsia="Times New Roman" w:hAnsi="Times New Roman" w:cs="Times New Roman"/>
          <w:b/>
          <w:bCs/>
          <w:sz w:val="20"/>
          <w:szCs w:val="20"/>
          <w:highlight w:val="yellow"/>
          <w:lang w:eastAsia="en-IN"/>
        </w:rPr>
        <w:t>Back</w:t>
      </w:r>
      <w:r w:rsidRPr="00963D8C">
        <w:rPr>
          <w:rFonts w:ascii="Times New Roman" w:eastAsia="Times New Roman" w:hAnsi="Times New Roman" w:cs="Times New Roman"/>
          <w:sz w:val="20"/>
          <w:szCs w:val="20"/>
          <w:highlight w:val="yellow"/>
          <w:lang w:eastAsia="en-IN"/>
        </w:rPr>
        <w:t> button</w:t>
      </w:r>
      <w:r w:rsidRPr="00271B59">
        <w:rPr>
          <w:rFonts w:ascii="Times New Roman" w:eastAsia="Times New Roman" w:hAnsi="Times New Roman" w:cs="Times New Roman"/>
          <w:sz w:val="20"/>
          <w:szCs w:val="20"/>
          <w:lang w:eastAsia="en-IN"/>
        </w:rPr>
        <w:t xml:space="preserve">. As such, the back stack operates as a "last in, first out" object structure. </w:t>
      </w:r>
    </w:p>
    <w:p w:rsidR="00C02B3C" w:rsidRDefault="00C02B3C" w:rsidP="00C02B3C">
      <w:pPr>
        <w:shd w:val="clear" w:color="auto" w:fill="FFFFFF"/>
        <w:spacing w:after="180" w:line="240" w:lineRule="auto"/>
        <w:rPr>
          <w:rFonts w:ascii="Times New Roman" w:eastAsia="Times New Roman" w:hAnsi="Times New Roman" w:cs="Times New Roman"/>
          <w:sz w:val="20"/>
          <w:szCs w:val="20"/>
          <w:lang w:eastAsia="en-IN"/>
        </w:rPr>
      </w:pPr>
      <w:r w:rsidRPr="00271B59">
        <w:rPr>
          <w:rFonts w:ascii="Times New Roman" w:eastAsia="Times New Roman" w:hAnsi="Times New Roman" w:cs="Times New Roman"/>
          <w:sz w:val="20"/>
          <w:szCs w:val="20"/>
          <w:lang w:eastAsia="en-IN"/>
        </w:rPr>
        <w:t>If the user continues to press </w:t>
      </w:r>
      <w:r w:rsidRPr="00271B59">
        <w:rPr>
          <w:rFonts w:ascii="Times New Roman" w:eastAsia="Times New Roman" w:hAnsi="Times New Roman" w:cs="Times New Roman"/>
          <w:b/>
          <w:bCs/>
          <w:sz w:val="20"/>
          <w:szCs w:val="20"/>
          <w:lang w:eastAsia="en-IN"/>
        </w:rPr>
        <w:t>Back</w:t>
      </w:r>
      <w:r w:rsidRPr="00271B59">
        <w:rPr>
          <w:rFonts w:ascii="Times New Roman" w:eastAsia="Times New Roman" w:hAnsi="Times New Roman" w:cs="Times New Roman"/>
          <w:sz w:val="20"/>
          <w:szCs w:val="20"/>
          <w:lang w:eastAsia="en-IN"/>
        </w:rPr>
        <w:t xml:space="preserve">, then each activity in the stack is popped off to reveal the previous one, until the user returns to the Home screen (or to whichever activity was running when the task began). </w:t>
      </w:r>
      <w:r w:rsidRPr="00271B59">
        <w:rPr>
          <w:rFonts w:ascii="Times New Roman" w:eastAsia="Times New Roman" w:hAnsi="Times New Roman" w:cs="Times New Roman"/>
          <w:sz w:val="20"/>
          <w:szCs w:val="20"/>
          <w:highlight w:val="yellow"/>
          <w:lang w:eastAsia="en-IN"/>
        </w:rPr>
        <w:t>When all activities are removed from the stack, the task no longer exists.</w:t>
      </w:r>
    </w:p>
    <w:p w:rsidR="00C02B3C" w:rsidRDefault="00C02B3C" w:rsidP="00C02B3C">
      <w:pPr>
        <w:shd w:val="clear" w:color="auto" w:fill="FFFFFF"/>
        <w:spacing w:after="180" w:line="240" w:lineRule="auto"/>
        <w:rPr>
          <w:rFonts w:ascii="Times New Roman" w:eastAsia="Times New Roman" w:hAnsi="Times New Roman" w:cs="Times New Roman"/>
          <w:sz w:val="20"/>
          <w:szCs w:val="20"/>
          <w:lang w:eastAsia="en-IN"/>
        </w:rPr>
      </w:pPr>
      <w:r w:rsidRPr="00AF79B0">
        <w:rPr>
          <w:rFonts w:ascii="Times New Roman" w:eastAsia="Times New Roman" w:hAnsi="Times New Roman" w:cs="Times New Roman"/>
          <w:sz w:val="20"/>
          <w:szCs w:val="20"/>
          <w:u w:val="single"/>
          <w:lang w:eastAsia="en-IN"/>
        </w:rPr>
        <w:t>Diagram</w:t>
      </w:r>
      <w:r>
        <w:rPr>
          <w:rFonts w:ascii="Times New Roman" w:eastAsia="Times New Roman" w:hAnsi="Times New Roman" w:cs="Times New Roman"/>
          <w:sz w:val="20"/>
          <w:szCs w:val="20"/>
          <w:lang w:eastAsia="en-IN"/>
        </w:rPr>
        <w:t xml:space="preserve"> - to illustrate how activities are kept in the memory on a stack called the back stack </w:t>
      </w:r>
    </w:p>
    <w:p w:rsidR="00C02B3C" w:rsidRDefault="00473F97" w:rsidP="00C02B3C">
      <w:pPr>
        <w:pStyle w:val="NormalWeb"/>
        <w:shd w:val="clear" w:color="auto" w:fill="FFFFFF"/>
        <w:spacing w:before="0" w:beforeAutospacing="0" w:after="240" w:afterAutospacing="0"/>
        <w:rPr>
          <w:b/>
          <w:sz w:val="20"/>
          <w:szCs w:val="20"/>
          <w:highlight w:val="yellow"/>
        </w:rPr>
      </w:pPr>
      <w:r>
        <w:rPr>
          <w:b/>
          <w:noProof/>
          <w:sz w:val="20"/>
          <w:szCs w:val="20"/>
          <w:lang w:bidi="hi-IN"/>
        </w:rPr>
        <mc:AlternateContent>
          <mc:Choice Requires="wps">
            <w:drawing>
              <wp:anchor distT="0" distB="0" distL="114300" distR="114300" simplePos="0" relativeHeight="251693056" behindDoc="0" locked="0" layoutInCell="1" allowOverlap="1">
                <wp:simplePos x="0" y="0"/>
                <wp:positionH relativeFrom="column">
                  <wp:posOffset>628650</wp:posOffset>
                </wp:positionH>
                <wp:positionV relativeFrom="paragraph">
                  <wp:posOffset>281305</wp:posOffset>
                </wp:positionV>
                <wp:extent cx="3067050" cy="371475"/>
                <wp:effectExtent l="9525" t="5080" r="28575" b="61595"/>
                <wp:wrapNone/>
                <wp:docPr id="27"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705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BDA5967" id="AutoShape 39" o:spid="_x0000_s1026" type="#_x0000_t32" style="position:absolute;margin-left:49.5pt;margin-top:22.15pt;width:241.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lB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">
                <v:stroke endarrow="block"/>
              </v:shape>
            </w:pict>
          </mc:Fallback>
        </mc:AlternateContent>
      </w:r>
      <w:r>
        <w:rPr>
          <w:b/>
          <w:noProof/>
          <w:sz w:val="20"/>
          <w:szCs w:val="20"/>
          <w:lang w:bidi="hi-IN"/>
        </w:rPr>
        <mc:AlternateContent>
          <mc:Choice Requires="wps">
            <w:drawing>
              <wp:anchor distT="0" distB="0" distL="114300" distR="114300" simplePos="0" relativeHeight="251692032" behindDoc="0" locked="0" layoutInCell="1" allowOverlap="1">
                <wp:simplePos x="0" y="0"/>
                <wp:positionH relativeFrom="column">
                  <wp:posOffset>142875</wp:posOffset>
                </wp:positionH>
                <wp:positionV relativeFrom="paragraph">
                  <wp:posOffset>90805</wp:posOffset>
                </wp:positionV>
                <wp:extent cx="885825" cy="1000125"/>
                <wp:effectExtent l="19050" t="24130" r="38100" b="52070"/>
                <wp:wrapNone/>
                <wp:docPr id="2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100012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2EF6619" id="Rectangle 38" o:spid="_x0000_s1026" style="position:absolute;margin-left:11.25pt;margin-top:7.15pt;width:69.75pt;height:7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" fillcolor="black [3200]" strokecolor="#f2f2f2 [3041]" strokeweight="3pt">
                <v:shadow on="t" color="#7f7f7f [1601]" opacity=".5" offset="1pt"/>
              </v:rect>
            </w:pict>
          </mc:Fallback>
        </mc:AlternateContent>
      </w:r>
    </w:p>
    <w:p w:rsidR="00C02B3C" w:rsidRDefault="00473F97" w:rsidP="00C02B3C">
      <w:pPr>
        <w:pStyle w:val="NormalWeb"/>
        <w:shd w:val="clear" w:color="auto" w:fill="FFFFFF"/>
        <w:spacing w:before="0" w:beforeAutospacing="0" w:after="240" w:afterAutospacing="0"/>
        <w:rPr>
          <w:b/>
          <w:sz w:val="20"/>
          <w:szCs w:val="20"/>
          <w:highlight w:val="yellow"/>
        </w:rPr>
      </w:pPr>
      <w:r>
        <w:rPr>
          <w:b/>
          <w:noProof/>
          <w:sz w:val="20"/>
          <w:szCs w:val="20"/>
          <w:lang w:bidi="hi-IN"/>
        </w:rPr>
        <mc:AlternateContent>
          <mc:Choice Requires="wps">
            <w:drawing>
              <wp:anchor distT="0" distB="0" distL="114300" distR="114300" simplePos="0" relativeHeight="251689984" behindDoc="0" locked="0" layoutInCell="1" allowOverlap="1">
                <wp:simplePos x="0" y="0"/>
                <wp:positionH relativeFrom="column">
                  <wp:posOffset>3695700</wp:posOffset>
                </wp:positionH>
                <wp:positionV relativeFrom="paragraph">
                  <wp:posOffset>163830</wp:posOffset>
                </wp:positionV>
                <wp:extent cx="1066800" cy="400050"/>
                <wp:effectExtent l="19050" t="20955" r="38100" b="45720"/>
                <wp:wrapNone/>
                <wp:docPr id="24"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0005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DB54AD1" id="Oval 36" o:spid="_x0000_s1026" style="position:absolute;margin-left:291pt;margin-top:12.9pt;width:84pt;height: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" fillcolor="black [3200]" strokecolor="#f2f2f2 [3041]" strokeweight="3pt">
                <v:shadow on="t" color="#7f7f7f [1601]" opacity=".5" offset="1pt"/>
              </v:oval>
            </w:pict>
          </mc:Fallback>
        </mc:AlternateContent>
      </w:r>
      <w:r>
        <w:rPr>
          <w:b/>
          <w:noProof/>
          <w:sz w:val="20"/>
          <w:szCs w:val="20"/>
          <w:lang w:bidi="hi-IN"/>
        </w:rPr>
        <mc:AlternateContent>
          <mc:Choice Requires="wps">
            <w:drawing>
              <wp:anchor distT="0" distB="0" distL="114300" distR="114300" simplePos="0" relativeHeight="251685888" behindDoc="0" locked="0" layoutInCell="1" allowOverlap="1">
                <wp:simplePos x="0" y="0"/>
                <wp:positionH relativeFrom="column">
                  <wp:posOffset>4810125</wp:posOffset>
                </wp:positionH>
                <wp:positionV relativeFrom="paragraph">
                  <wp:posOffset>30480</wp:posOffset>
                </wp:positionV>
                <wp:extent cx="19050" cy="1266825"/>
                <wp:effectExtent l="9525" t="11430" r="9525" b="7620"/>
                <wp:wrapNone/>
                <wp:docPr id="2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266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81E0F9" id="AutoShape 32" o:spid="_x0000_s1026" type="#_x0000_t32" style="position:absolute;margin-left:378.75pt;margin-top:2.4pt;width:1.5pt;height:9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SKIwIAAEE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"/>
            </w:pict>
          </mc:Fallback>
        </mc:AlternateContent>
      </w:r>
      <w:r>
        <w:rPr>
          <w:b/>
          <w:noProof/>
          <w:sz w:val="20"/>
          <w:szCs w:val="20"/>
          <w:lang w:bidi="hi-IN"/>
        </w:rPr>
        <mc:AlternateContent>
          <mc:Choice Requires="wps">
            <w:drawing>
              <wp:anchor distT="0" distB="0" distL="114300" distR="114300" simplePos="0" relativeHeight="251684864" behindDoc="0" locked="0" layoutInCell="1" allowOverlap="1">
                <wp:simplePos x="0" y="0"/>
                <wp:positionH relativeFrom="column">
                  <wp:posOffset>3600450</wp:posOffset>
                </wp:positionH>
                <wp:positionV relativeFrom="paragraph">
                  <wp:posOffset>30480</wp:posOffset>
                </wp:positionV>
                <wp:extent cx="19050" cy="1266825"/>
                <wp:effectExtent l="9525" t="11430" r="9525" b="7620"/>
                <wp:wrapNone/>
                <wp:docPr id="2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266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42228A" id="AutoShape 31" o:spid="_x0000_s1026" type="#_x0000_t32" style="position:absolute;margin-left:283.5pt;margin-top:2.4pt;width:1.5pt;height:9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"/>
            </w:pict>
          </mc:Fallback>
        </mc:AlternateContent>
      </w:r>
    </w:p>
    <w:p w:rsidR="00C02B3C" w:rsidRDefault="00473F97" w:rsidP="00C02B3C">
      <w:pPr>
        <w:pStyle w:val="NormalWeb"/>
        <w:shd w:val="clear" w:color="auto" w:fill="FFFFFF"/>
        <w:spacing w:before="0" w:beforeAutospacing="0" w:after="240" w:afterAutospacing="0"/>
        <w:rPr>
          <w:b/>
          <w:sz w:val="20"/>
          <w:szCs w:val="20"/>
          <w:highlight w:val="yellow"/>
        </w:rPr>
      </w:pPr>
      <w:r>
        <w:rPr>
          <w:b/>
          <w:noProof/>
          <w:sz w:val="20"/>
          <w:szCs w:val="20"/>
          <w:lang w:bidi="hi-IN"/>
        </w:rPr>
        <mc:AlternateContent>
          <mc:Choice Requires="wps">
            <w:drawing>
              <wp:anchor distT="0" distB="0" distL="114300" distR="114300" simplePos="0" relativeHeight="251694080" behindDoc="0" locked="0" layoutInCell="1" allowOverlap="1">
                <wp:simplePos x="0" y="0"/>
                <wp:positionH relativeFrom="column">
                  <wp:posOffset>1238250</wp:posOffset>
                </wp:positionH>
                <wp:positionV relativeFrom="paragraph">
                  <wp:posOffset>55880</wp:posOffset>
                </wp:positionV>
                <wp:extent cx="819150" cy="942975"/>
                <wp:effectExtent l="19050" t="27305" r="38100" b="48895"/>
                <wp:wrapNone/>
                <wp:docPr id="1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942975"/>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1490271" id="Rectangle 40" o:spid="_x0000_s1026" style="position:absolute;margin-left:97.5pt;margin-top:4.4pt;width:64.5pt;height:7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" fillcolor="#c0504d [3205]" strokecolor="#f2f2f2 [3041]" strokeweight="3pt">
                <v:shadow on="t" color="#622423 [1605]" opacity=".5" offset="1pt"/>
              </v:rect>
            </w:pict>
          </mc:Fallback>
        </mc:AlternateContent>
      </w:r>
    </w:p>
    <w:p w:rsidR="00C02B3C" w:rsidRDefault="00473F97" w:rsidP="00C02B3C">
      <w:pPr>
        <w:pStyle w:val="NormalWeb"/>
        <w:shd w:val="clear" w:color="auto" w:fill="FFFFFF"/>
        <w:spacing w:before="0" w:beforeAutospacing="0" w:after="240" w:afterAutospacing="0"/>
        <w:rPr>
          <w:b/>
          <w:sz w:val="20"/>
          <w:szCs w:val="20"/>
          <w:highlight w:val="yellow"/>
        </w:rPr>
      </w:pPr>
      <w:r>
        <w:rPr>
          <w:b/>
          <w:noProof/>
          <w:sz w:val="20"/>
          <w:szCs w:val="20"/>
          <w:lang w:bidi="hi-IN"/>
        </w:rPr>
        <mc:AlternateContent>
          <mc:Choice Requires="wps">
            <w:drawing>
              <wp:anchor distT="0" distB="0" distL="114300" distR="114300" simplePos="0" relativeHeight="251695104" behindDoc="0" locked="0" layoutInCell="1" allowOverlap="1">
                <wp:simplePos x="0" y="0"/>
                <wp:positionH relativeFrom="column">
                  <wp:posOffset>1990725</wp:posOffset>
                </wp:positionH>
                <wp:positionV relativeFrom="paragraph">
                  <wp:posOffset>262255</wp:posOffset>
                </wp:positionV>
                <wp:extent cx="1809750" cy="57150"/>
                <wp:effectExtent l="9525" t="52705" r="19050" b="13970"/>
                <wp:wrapNone/>
                <wp:docPr id="1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9750"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D1896C5" id="AutoShape 41" o:spid="_x0000_s1026" type="#_x0000_t32" style="position:absolute;margin-left:156.75pt;margin-top:20.65pt;width:142.5pt;height: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CLPQIAAG0EAAAOAAAAZHJzL2Uyb0RvYy54bWysVMGO2jAQvVfqP1i+QxIaW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">
                <v:stroke endarrow="block"/>
              </v:shape>
            </w:pict>
          </mc:Fallback>
        </mc:AlternateContent>
      </w:r>
      <w:r>
        <w:rPr>
          <w:b/>
          <w:noProof/>
          <w:sz w:val="20"/>
          <w:szCs w:val="20"/>
          <w:lang w:bidi="hi-IN"/>
        </w:rPr>
        <mc:AlternateContent>
          <mc:Choice Requires="wps">
            <w:drawing>
              <wp:anchor distT="0" distB="0" distL="114300" distR="114300" simplePos="0" relativeHeight="251691008" behindDoc="0" locked="0" layoutInCell="1" allowOverlap="1">
                <wp:simplePos x="0" y="0"/>
                <wp:positionH relativeFrom="column">
                  <wp:posOffset>5000625</wp:posOffset>
                </wp:positionH>
                <wp:positionV relativeFrom="paragraph">
                  <wp:posOffset>24130</wp:posOffset>
                </wp:positionV>
                <wp:extent cx="1066800" cy="676275"/>
                <wp:effectExtent l="9525" t="5080" r="9525" b="13970"/>
                <wp:wrapNone/>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76275"/>
                        </a:xfrm>
                        <a:prstGeom prst="rect">
                          <a:avLst/>
                        </a:prstGeom>
                        <a:solidFill>
                          <a:srgbClr val="FFFFFF"/>
                        </a:solidFill>
                        <a:ln w="9525">
                          <a:solidFill>
                            <a:srgbClr val="000000"/>
                          </a:solidFill>
                          <a:miter lim="800000"/>
                          <a:headEnd/>
                          <a:tailEnd/>
                        </a:ln>
                      </wps:spPr>
                      <wps:txbx>
                        <w:txbxContent>
                          <w:p w:rsidR="00C02B3C" w:rsidRDefault="00C02B3C" w:rsidP="00C02B3C">
                            <w:pPr>
                              <w:rPr>
                                <w:lang w:val="en-US"/>
                              </w:rPr>
                            </w:pPr>
                            <w:r>
                              <w:rPr>
                                <w:lang w:val="en-US"/>
                              </w:rPr>
                              <w:t>Back Stack -</w:t>
                            </w:r>
                          </w:p>
                          <w:p w:rsidR="00C02B3C" w:rsidRPr="00AF79B0" w:rsidRDefault="00C02B3C" w:rsidP="00C02B3C">
                            <w:pPr>
                              <w:rPr>
                                <w:lang w:val="en-US"/>
                              </w:rPr>
                            </w:pPr>
                            <w:r>
                              <w:rPr>
                                <w:lang w:val="en-US"/>
                              </w:rPr>
                              <w:t>holds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37" o:spid="_x0000_s1034" type="#_x0000_t202" style="position:absolute;margin-left:393.75pt;margin-top:1.9pt;width:84pt;height:5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">
                <v:textbox>
                  <w:txbxContent>
                    <w:p w:rsidR="00C02B3C" w:rsidRDefault="00C02B3C" w:rsidP="00C02B3C">
                      <w:pPr>
                        <w:rPr>
                          <w:lang w:val="en-US"/>
                        </w:rPr>
                      </w:pPr>
                      <w:r>
                        <w:rPr>
                          <w:lang w:val="en-US"/>
                        </w:rPr>
                        <w:t>Back Stack -</w:t>
                      </w:r>
                    </w:p>
                    <w:p w:rsidR="00C02B3C" w:rsidRPr="00AF79B0" w:rsidRDefault="00C02B3C" w:rsidP="00C02B3C">
                      <w:pPr>
                        <w:rPr>
                          <w:lang w:val="en-US"/>
                        </w:rPr>
                      </w:pPr>
                      <w:r>
                        <w:rPr>
                          <w:lang w:val="en-US"/>
                        </w:rPr>
                        <w:t>holds objects</w:t>
                      </w:r>
                    </w:p>
                  </w:txbxContent>
                </v:textbox>
              </v:shape>
            </w:pict>
          </mc:Fallback>
        </mc:AlternateContent>
      </w:r>
      <w:r>
        <w:rPr>
          <w:b/>
          <w:noProof/>
          <w:sz w:val="20"/>
          <w:szCs w:val="20"/>
          <w:lang w:bidi="hi-IN"/>
        </w:rPr>
        <mc:AlternateContent>
          <mc:Choice Requires="wps">
            <w:drawing>
              <wp:anchor distT="0" distB="0" distL="114300" distR="114300" simplePos="0" relativeHeight="251688960" behindDoc="0" locked="0" layoutInCell="1" allowOverlap="1">
                <wp:simplePos x="0" y="0"/>
                <wp:positionH relativeFrom="column">
                  <wp:posOffset>3800475</wp:posOffset>
                </wp:positionH>
                <wp:positionV relativeFrom="paragraph">
                  <wp:posOffset>24130</wp:posOffset>
                </wp:positionV>
                <wp:extent cx="904875" cy="381000"/>
                <wp:effectExtent l="19050" t="24130" r="38100" b="52070"/>
                <wp:wrapNone/>
                <wp:docPr id="1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810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53CE47C" id="Oval 35" o:spid="_x0000_s1026" style="position:absolute;margin-left:299.25pt;margin-top:1.9pt;width:71.25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" fillcolor="#c0504d [3205]" strokecolor="#f2f2f2 [3041]" strokeweight="3pt">
                <v:shadow on="t" color="#622423 [1605]" opacity=".5" offset="1pt"/>
              </v:oval>
            </w:pict>
          </mc:Fallback>
        </mc:AlternateContent>
      </w:r>
    </w:p>
    <w:p w:rsidR="00C02B3C" w:rsidRDefault="00473F97" w:rsidP="00C02B3C">
      <w:pPr>
        <w:pStyle w:val="NormalWeb"/>
        <w:shd w:val="clear" w:color="auto" w:fill="FFFFFF"/>
        <w:spacing w:before="0" w:beforeAutospacing="0" w:after="240" w:afterAutospacing="0"/>
        <w:rPr>
          <w:b/>
          <w:sz w:val="20"/>
          <w:szCs w:val="20"/>
          <w:highlight w:val="yellow"/>
        </w:rPr>
      </w:pPr>
      <w:r>
        <w:rPr>
          <w:b/>
          <w:noProof/>
          <w:sz w:val="20"/>
          <w:szCs w:val="20"/>
          <w:lang w:bidi="hi-IN"/>
        </w:rPr>
        <mc:AlternateContent>
          <mc:Choice Requires="wps">
            <w:drawing>
              <wp:anchor distT="0" distB="0" distL="114300" distR="114300" simplePos="0" relativeHeight="251696128" behindDoc="0" locked="0" layoutInCell="1" allowOverlap="1">
                <wp:simplePos x="0" y="0"/>
                <wp:positionH relativeFrom="column">
                  <wp:posOffset>2400300</wp:posOffset>
                </wp:positionH>
                <wp:positionV relativeFrom="paragraph">
                  <wp:posOffset>211455</wp:posOffset>
                </wp:positionV>
                <wp:extent cx="847725" cy="933450"/>
                <wp:effectExtent l="19050" t="20955" r="38100" b="45720"/>
                <wp:wrapNone/>
                <wp:docPr id="1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9334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058C08" id="Rectangle 42" o:spid="_x0000_s1026" style="position:absolute;margin-left:189pt;margin-top:16.65pt;width:66.75pt;height:7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" fillcolor="#4f81bd [3204]" strokecolor="#f2f2f2 [3041]" strokeweight="3pt">
                <v:shadow on="t" color="#243f60 [1604]" opacity=".5" offset="1pt"/>
              </v:rect>
            </w:pict>
          </mc:Fallback>
        </mc:AlternateContent>
      </w:r>
      <w:r>
        <w:rPr>
          <w:b/>
          <w:noProof/>
          <w:sz w:val="20"/>
          <w:szCs w:val="20"/>
          <w:lang w:bidi="hi-IN"/>
        </w:rPr>
        <mc:AlternateContent>
          <mc:Choice Requires="wps">
            <w:drawing>
              <wp:anchor distT="0" distB="0" distL="114300" distR="114300" simplePos="0" relativeHeight="251687936" behindDoc="0" locked="0" layoutInCell="1" allowOverlap="1">
                <wp:simplePos x="0" y="0"/>
                <wp:positionH relativeFrom="column">
                  <wp:posOffset>3695700</wp:posOffset>
                </wp:positionH>
                <wp:positionV relativeFrom="paragraph">
                  <wp:posOffset>154305</wp:posOffset>
                </wp:positionV>
                <wp:extent cx="1114425" cy="247650"/>
                <wp:effectExtent l="19050" t="20955" r="38100" b="45720"/>
                <wp:wrapNone/>
                <wp:docPr id="12"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4765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CEB7397" id="Oval 34" o:spid="_x0000_s1026" style="position:absolute;margin-left:291pt;margin-top:12.15pt;width:87.7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" fillcolor="#4f81bd [3204]" strokecolor="#f2f2f2 [3041]" strokeweight="3pt">
                <v:shadow on="t" color="#243f60 [1604]" opacity=".5" offset="1pt"/>
              </v:oval>
            </w:pict>
          </mc:Fallback>
        </mc:AlternateContent>
      </w:r>
    </w:p>
    <w:p w:rsidR="00C02B3C" w:rsidRDefault="00473F97" w:rsidP="00C02B3C">
      <w:pPr>
        <w:pStyle w:val="NormalWeb"/>
        <w:shd w:val="clear" w:color="auto" w:fill="FFFFFF"/>
        <w:spacing w:before="0" w:beforeAutospacing="0" w:after="240" w:afterAutospacing="0"/>
        <w:rPr>
          <w:b/>
          <w:sz w:val="20"/>
          <w:szCs w:val="20"/>
        </w:rPr>
      </w:pPr>
      <w:r>
        <w:rPr>
          <w:b/>
          <w:noProof/>
          <w:sz w:val="20"/>
          <w:szCs w:val="20"/>
          <w:lang w:bidi="hi-IN"/>
        </w:rPr>
        <mc:AlternateContent>
          <mc:Choice Requires="wps">
            <w:drawing>
              <wp:anchor distT="0" distB="0" distL="114300" distR="114300" simplePos="0" relativeHeight="251698176" behindDoc="0" locked="0" layoutInCell="1" allowOverlap="1">
                <wp:simplePos x="0" y="0"/>
                <wp:positionH relativeFrom="column">
                  <wp:posOffset>142875</wp:posOffset>
                </wp:positionH>
                <wp:positionV relativeFrom="paragraph">
                  <wp:posOffset>278130</wp:posOffset>
                </wp:positionV>
                <wp:extent cx="2190750" cy="819150"/>
                <wp:effectExtent l="9525" t="11430" r="9525" b="7620"/>
                <wp:wrapNone/>
                <wp:docPr id="1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819150"/>
                        </a:xfrm>
                        <a:prstGeom prst="rect">
                          <a:avLst/>
                        </a:prstGeom>
                        <a:solidFill>
                          <a:srgbClr val="FFFFFF"/>
                        </a:solidFill>
                        <a:ln w="9525">
                          <a:solidFill>
                            <a:srgbClr val="000000"/>
                          </a:solidFill>
                          <a:miter lim="800000"/>
                          <a:headEnd/>
                          <a:tailEnd/>
                        </a:ln>
                      </wps:spPr>
                      <wps:txbx>
                        <w:txbxContent>
                          <w:p w:rsidR="00C02B3C" w:rsidRDefault="00C02B3C" w:rsidP="00C02B3C">
                            <w:pPr>
                              <w:rPr>
                                <w:lang w:val="en-US"/>
                              </w:rPr>
                            </w:pPr>
                            <w:r>
                              <w:rPr>
                                <w:lang w:val="en-US"/>
                              </w:rPr>
                              <w:t>A collection of activities that form a TASK</w:t>
                            </w:r>
                          </w:p>
                          <w:p w:rsidR="00C02B3C" w:rsidRPr="00AF79B0" w:rsidRDefault="00C02B3C" w:rsidP="00C02B3C">
                            <w:pPr>
                              <w:rPr>
                                <w:lang w:val="en-US"/>
                              </w:rPr>
                            </w:pPr>
                            <w:r>
                              <w:rPr>
                                <w:lang w:val="en-US"/>
                              </w:rPr>
                              <w:t>e.g. multi-window environment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44" o:spid="_x0000_s1035" type="#_x0000_t202" style="position:absolute;margin-left:11.25pt;margin-top:21.9pt;width:172.5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">
                <v:textbox>
                  <w:txbxContent>
                    <w:p w:rsidR="00C02B3C" w:rsidRDefault="00C02B3C" w:rsidP="00C02B3C">
                      <w:pPr>
                        <w:rPr>
                          <w:lang w:val="en-US"/>
                        </w:rPr>
                      </w:pPr>
                      <w:r>
                        <w:rPr>
                          <w:lang w:val="en-US"/>
                        </w:rPr>
                        <w:t>A collection of activities that form a TASK</w:t>
                      </w:r>
                    </w:p>
                    <w:p w:rsidR="00C02B3C" w:rsidRPr="00AF79B0" w:rsidRDefault="00C02B3C" w:rsidP="00C02B3C">
                      <w:pPr>
                        <w:rPr>
                          <w:lang w:val="en-US"/>
                        </w:rPr>
                      </w:pPr>
                      <w:r>
                        <w:rPr>
                          <w:lang w:val="en-US"/>
                        </w:rPr>
                        <w:t>e.g. multi-window environment</w:t>
                      </w:r>
                    </w:p>
                  </w:txbxContent>
                </v:textbox>
              </v:shape>
            </w:pict>
          </mc:Fallback>
        </mc:AlternateContent>
      </w:r>
      <w:r>
        <w:rPr>
          <w:b/>
          <w:noProof/>
          <w:sz w:val="20"/>
          <w:szCs w:val="20"/>
          <w:lang w:bidi="hi-IN"/>
        </w:rPr>
        <mc:AlternateContent>
          <mc:Choice Requires="wps">
            <w:drawing>
              <wp:anchor distT="0" distB="0" distL="114300" distR="114300" simplePos="0" relativeHeight="251697152" behindDoc="0" locked="0" layoutInCell="1" allowOverlap="1">
                <wp:simplePos x="0" y="0"/>
                <wp:positionH relativeFrom="column">
                  <wp:posOffset>3190875</wp:posOffset>
                </wp:positionH>
                <wp:positionV relativeFrom="paragraph">
                  <wp:posOffset>103505</wp:posOffset>
                </wp:positionV>
                <wp:extent cx="609600" cy="419100"/>
                <wp:effectExtent l="9525" t="55880" r="47625" b="10795"/>
                <wp:wrapNone/>
                <wp:docPr id="9"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B4468F6" id="AutoShape 43" o:spid="_x0000_s1026" type="#_x0000_t32" style="position:absolute;margin-left:251.25pt;margin-top:8.15pt;width:48pt;height:33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QSPQIAAGwEAAAOAAAAZHJzL2Uyb0RvYy54bWysVMGO2jAQvVfqP1i+QxI2U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">
                <v:stroke endarrow="block"/>
              </v:shape>
            </w:pict>
          </mc:Fallback>
        </mc:AlternateContent>
      </w:r>
      <w:r>
        <w:rPr>
          <w:b/>
          <w:noProof/>
          <w:sz w:val="20"/>
          <w:szCs w:val="20"/>
          <w:lang w:bidi="hi-IN"/>
        </w:rPr>
        <mc:AlternateContent>
          <mc:Choice Requires="wps">
            <w:drawing>
              <wp:anchor distT="0" distB="0" distL="114300" distR="114300" simplePos="0" relativeHeight="251686912" behindDoc="0" locked="0" layoutInCell="1" allowOverlap="1">
                <wp:simplePos x="0" y="0"/>
                <wp:positionH relativeFrom="column">
                  <wp:posOffset>3619500</wp:posOffset>
                </wp:positionH>
                <wp:positionV relativeFrom="paragraph">
                  <wp:posOffset>128905</wp:posOffset>
                </wp:positionV>
                <wp:extent cx="1209675" cy="0"/>
                <wp:effectExtent l="9525" t="5080" r="9525" b="13970"/>
                <wp:wrapNone/>
                <wp:docPr id="8"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46322A" id="AutoShape 33" o:spid="_x0000_s1026" type="#_x0000_t32" style="position:absolute;margin-left:285pt;margin-top:10.15pt;width:95.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xwWIA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"/>
            </w:pict>
          </mc:Fallback>
        </mc:AlternateContent>
      </w:r>
    </w:p>
    <w:p w:rsidR="00C02B3C" w:rsidRDefault="00C02B3C" w:rsidP="00C02B3C">
      <w:pPr>
        <w:pStyle w:val="NormalWeb"/>
        <w:shd w:val="clear" w:color="auto" w:fill="FFFFFF"/>
        <w:spacing w:before="0" w:beforeAutospacing="0" w:after="240" w:afterAutospacing="0"/>
        <w:rPr>
          <w:b/>
          <w:sz w:val="20"/>
          <w:szCs w:val="20"/>
        </w:rPr>
      </w:pPr>
    </w:p>
    <w:p w:rsidR="00C02B3C" w:rsidRDefault="00C02B3C" w:rsidP="00C02B3C">
      <w:pPr>
        <w:pStyle w:val="NormalWeb"/>
        <w:shd w:val="clear" w:color="auto" w:fill="FFFFFF"/>
        <w:spacing w:before="0" w:beforeAutospacing="0" w:after="240" w:afterAutospacing="0"/>
        <w:rPr>
          <w:b/>
          <w:sz w:val="20"/>
          <w:szCs w:val="20"/>
          <w:highlight w:val="yellow"/>
        </w:rPr>
      </w:pPr>
    </w:p>
    <w:p w:rsidR="00C02B3C" w:rsidRDefault="00C02B3C" w:rsidP="00C02B3C">
      <w:pPr>
        <w:pStyle w:val="NormalWeb"/>
        <w:shd w:val="clear" w:color="auto" w:fill="FFFFFF"/>
        <w:spacing w:before="0" w:beforeAutospacing="0" w:after="240" w:afterAutospacing="0"/>
        <w:rPr>
          <w:b/>
          <w:sz w:val="20"/>
          <w:szCs w:val="20"/>
          <w:highlight w:val="yellow"/>
        </w:rPr>
      </w:pPr>
    </w:p>
    <w:p w:rsidR="00C02B3C" w:rsidRDefault="00C02B3C" w:rsidP="00C02B3C">
      <w:pPr>
        <w:pStyle w:val="NormalWeb"/>
        <w:shd w:val="clear" w:color="auto" w:fill="FFFFFF"/>
        <w:spacing w:before="0" w:beforeAutospacing="0" w:after="240" w:afterAutospacing="0"/>
        <w:rPr>
          <w:b/>
          <w:sz w:val="20"/>
          <w:szCs w:val="20"/>
          <w:highlight w:val="yellow"/>
        </w:rPr>
      </w:pPr>
    </w:p>
    <w:p w:rsidR="00C02B3C" w:rsidRDefault="00C02B3C" w:rsidP="00C02B3C">
      <w:pPr>
        <w:pStyle w:val="NormalWeb"/>
        <w:shd w:val="clear" w:color="auto" w:fill="FFFFFF"/>
        <w:spacing w:before="0" w:beforeAutospacing="0" w:after="240" w:afterAutospacing="0"/>
        <w:rPr>
          <w:b/>
          <w:sz w:val="20"/>
          <w:szCs w:val="20"/>
          <w:highlight w:val="yellow"/>
        </w:rPr>
      </w:pPr>
    </w:p>
    <w:p w:rsidR="00C02B3C" w:rsidRDefault="00C02B3C" w:rsidP="00C02B3C">
      <w:pPr>
        <w:pStyle w:val="NormalWeb"/>
        <w:shd w:val="clear" w:color="auto" w:fill="FFFFFF"/>
        <w:spacing w:before="0" w:beforeAutospacing="0" w:after="240" w:afterAutospacing="0"/>
        <w:rPr>
          <w:b/>
          <w:sz w:val="20"/>
          <w:szCs w:val="20"/>
          <w:highlight w:val="yellow"/>
        </w:rPr>
      </w:pPr>
    </w:p>
    <w:p w:rsidR="00C02B3C" w:rsidRDefault="00C02B3C" w:rsidP="00C02B3C">
      <w:pPr>
        <w:pStyle w:val="NormalWeb"/>
        <w:shd w:val="clear" w:color="auto" w:fill="FFFFFF"/>
        <w:spacing w:before="0" w:beforeAutospacing="0" w:after="240" w:afterAutospacing="0"/>
        <w:rPr>
          <w:b/>
          <w:sz w:val="20"/>
          <w:szCs w:val="20"/>
          <w:highlight w:val="yellow"/>
        </w:rPr>
      </w:pPr>
    </w:p>
    <w:p w:rsidR="00C02B3C" w:rsidRDefault="00C02B3C" w:rsidP="00C02B3C">
      <w:pPr>
        <w:pStyle w:val="NormalWeb"/>
        <w:shd w:val="clear" w:color="auto" w:fill="FFFFFF"/>
        <w:spacing w:before="0" w:beforeAutospacing="0" w:after="240" w:afterAutospacing="0"/>
        <w:rPr>
          <w:b/>
          <w:sz w:val="20"/>
          <w:szCs w:val="20"/>
          <w:highlight w:val="yellow"/>
        </w:rPr>
      </w:pPr>
    </w:p>
    <w:p w:rsidR="00C02B3C" w:rsidRPr="00617512" w:rsidRDefault="00C02B3C" w:rsidP="00C02B3C">
      <w:pPr>
        <w:pStyle w:val="NormalWeb"/>
        <w:shd w:val="clear" w:color="auto" w:fill="FFFFFF"/>
        <w:spacing w:before="0" w:beforeAutospacing="0" w:after="240" w:afterAutospacing="0"/>
        <w:rPr>
          <w:b/>
          <w:sz w:val="20"/>
          <w:szCs w:val="20"/>
        </w:rPr>
      </w:pPr>
      <w:r w:rsidRPr="00617512">
        <w:rPr>
          <w:b/>
          <w:sz w:val="20"/>
          <w:szCs w:val="20"/>
          <w:highlight w:val="yellow"/>
        </w:rPr>
        <w:lastRenderedPageBreak/>
        <w:t>Managing the Back Stack</w:t>
      </w:r>
    </w:p>
    <w:p w:rsidR="00C02B3C" w:rsidRPr="00617512" w:rsidRDefault="00C02B3C" w:rsidP="00C02B3C">
      <w:pPr>
        <w:pStyle w:val="NormalWeb"/>
        <w:shd w:val="clear" w:color="auto" w:fill="FFFFFF"/>
        <w:spacing w:before="0" w:beforeAutospacing="0" w:after="240" w:afterAutospacing="0"/>
        <w:rPr>
          <w:sz w:val="20"/>
          <w:szCs w:val="20"/>
        </w:rPr>
      </w:pPr>
      <w:r w:rsidRPr="00617512">
        <w:rPr>
          <w:sz w:val="20"/>
          <w:szCs w:val="20"/>
        </w:rPr>
        <w:t>Each activity has activity lifecycle methods you can override to achieve the result you need. Thus, you can either launch Activity2 onResume() on Activity1 onPause(),</w:t>
      </w:r>
    </w:p>
    <w:p w:rsidR="00C02B3C" w:rsidRPr="00617512" w:rsidRDefault="00EA43E9" w:rsidP="00C02B3C">
      <w:pPr>
        <w:pStyle w:val="NormalWeb"/>
        <w:shd w:val="clear" w:color="auto" w:fill="FFFFFF"/>
        <w:spacing w:before="0" w:beforeAutospacing="0" w:after="0" w:afterAutospacing="0"/>
        <w:rPr>
          <w:sz w:val="20"/>
          <w:szCs w:val="20"/>
        </w:rPr>
      </w:pPr>
      <w:hyperlink r:id="rId554" w:history="1">
        <w:r w:rsidR="00C02B3C" w:rsidRPr="00617512">
          <w:rPr>
            <w:rStyle w:val="Hyperlink"/>
            <w:rFonts w:eastAsiaTheme="majorEastAsia"/>
            <w:color w:val="auto"/>
            <w:sz w:val="20"/>
            <w:szCs w:val="20"/>
            <w:bdr w:val="none" w:sz="0" w:space="0" w:color="auto" w:frame="1"/>
          </w:rPr>
          <w:t>http://developer.android.com/training/basics/activity-lifecycle/index.html</w:t>
        </w:r>
      </w:hyperlink>
    </w:p>
    <w:p w:rsidR="00C02B3C" w:rsidRPr="00617512" w:rsidRDefault="00C02B3C" w:rsidP="00C02B3C">
      <w:pPr>
        <w:pStyle w:val="NormalWeb"/>
        <w:shd w:val="clear" w:color="auto" w:fill="FFFFFF"/>
        <w:spacing w:before="0" w:beforeAutospacing="0" w:after="240" w:afterAutospacing="0"/>
        <w:rPr>
          <w:sz w:val="20"/>
          <w:szCs w:val="20"/>
        </w:rPr>
      </w:pPr>
      <w:r w:rsidRPr="00617512">
        <w:rPr>
          <w:sz w:val="20"/>
          <w:szCs w:val="20"/>
        </w:rPr>
        <w:t xml:space="preserve">or, invoke ActivityManager </w:t>
      </w:r>
      <w:r w:rsidRPr="00963D8C">
        <w:rPr>
          <w:sz w:val="20"/>
          <w:szCs w:val="20"/>
          <w:highlight w:val="yellow"/>
        </w:rPr>
        <w:t>to detect and manage the other activities</w:t>
      </w:r>
      <w:r w:rsidRPr="00617512">
        <w:rPr>
          <w:sz w:val="20"/>
          <w:szCs w:val="20"/>
        </w:rPr>
        <w:t>.</w:t>
      </w:r>
    </w:p>
    <w:p w:rsidR="00C02B3C" w:rsidRPr="00617512" w:rsidRDefault="00EA43E9" w:rsidP="00C02B3C">
      <w:pPr>
        <w:pStyle w:val="NormalWeb"/>
        <w:shd w:val="clear" w:color="auto" w:fill="FFFFFF"/>
        <w:spacing w:before="0" w:beforeAutospacing="0" w:after="0" w:afterAutospacing="0"/>
        <w:rPr>
          <w:sz w:val="20"/>
          <w:szCs w:val="20"/>
        </w:rPr>
      </w:pPr>
      <w:hyperlink r:id="rId555" w:history="1">
        <w:r w:rsidR="00C02B3C" w:rsidRPr="00617512">
          <w:rPr>
            <w:rStyle w:val="Hyperlink"/>
            <w:rFonts w:eastAsiaTheme="majorEastAsia"/>
            <w:color w:val="auto"/>
            <w:sz w:val="20"/>
            <w:szCs w:val="20"/>
            <w:bdr w:val="none" w:sz="0" w:space="0" w:color="auto" w:frame="1"/>
          </w:rPr>
          <w:t>http://developer.android.com/reference/android/app/ActivityManager.html</w:t>
        </w:r>
      </w:hyperlink>
    </w:p>
    <w:p w:rsidR="00C02B3C" w:rsidRPr="00617512" w:rsidRDefault="00C02B3C" w:rsidP="00C02B3C">
      <w:pPr>
        <w:pStyle w:val="NormalWeb"/>
        <w:shd w:val="clear" w:color="auto" w:fill="FFFFFF"/>
        <w:spacing w:before="0" w:beforeAutospacing="0" w:after="240" w:afterAutospacing="0"/>
        <w:rPr>
          <w:sz w:val="20"/>
          <w:szCs w:val="20"/>
        </w:rPr>
      </w:pPr>
      <w:r w:rsidRPr="00617512">
        <w:rPr>
          <w:sz w:val="20"/>
          <w:szCs w:val="20"/>
        </w:rPr>
        <w:t xml:space="preserve">You can also </w:t>
      </w:r>
      <w:r w:rsidRPr="00963D8C">
        <w:rPr>
          <w:sz w:val="20"/>
          <w:szCs w:val="20"/>
          <w:highlight w:val="yellow"/>
        </w:rPr>
        <w:t>make use of intent resolution mechanism</w:t>
      </w:r>
      <w:r w:rsidRPr="00617512">
        <w:rPr>
          <w:sz w:val="20"/>
          <w:szCs w:val="20"/>
        </w:rPr>
        <w:t xml:space="preserve"> to assign several priorities to your activities and then setup intent filters in each activity so you can start activities with a given priority in your code. You can do this either in Java or XML (though I suggest Java). Have a look at the Intent class.</w:t>
      </w:r>
    </w:p>
    <w:p w:rsidR="00C02B3C" w:rsidRDefault="00C02B3C" w:rsidP="00C02B3C">
      <w:pPr>
        <w:rPr>
          <w:rFonts w:ascii="Times New Roman" w:hAnsi="Times New Roman" w:cs="Times New Roman"/>
          <w:b/>
          <w:sz w:val="20"/>
          <w:szCs w:val="20"/>
        </w:rPr>
      </w:pPr>
      <w:r w:rsidRPr="00617512">
        <w:rPr>
          <w:rFonts w:ascii="Times New Roman" w:hAnsi="Times New Roman" w:cs="Times New Roman"/>
          <w:b/>
          <w:sz w:val="20"/>
          <w:szCs w:val="20"/>
          <w:highlight w:val="yellow"/>
        </w:rPr>
        <w:t>Proper Back Navigation</w:t>
      </w:r>
    </w:p>
    <w:p w:rsidR="00C02B3C" w:rsidRDefault="00C02B3C" w:rsidP="00C02B3C">
      <w:pPr>
        <w:spacing w:after="0" w:line="240" w:lineRule="auto"/>
        <w:rPr>
          <w:rFonts w:ascii="Times New Roman" w:hAnsi="Times New Roman" w:cs="Times New Roman"/>
          <w:sz w:val="20"/>
          <w:szCs w:val="20"/>
          <w:shd w:val="clear" w:color="auto" w:fill="FFFFFF"/>
        </w:rPr>
      </w:pPr>
      <w:r w:rsidRPr="00B165C1">
        <w:rPr>
          <w:rStyle w:val="Emphasis"/>
          <w:rFonts w:ascii="Times New Roman" w:hAnsi="Times New Roman" w:cs="Times New Roman"/>
          <w:b/>
          <w:sz w:val="20"/>
          <w:szCs w:val="20"/>
          <w:shd w:val="clear" w:color="auto" w:fill="FFFFFF"/>
        </w:rPr>
        <w:t>Back</w:t>
      </w:r>
      <w:r w:rsidRPr="00B165C1">
        <w:rPr>
          <w:rStyle w:val="apple-converted-space"/>
          <w:rFonts w:ascii="Times New Roman" w:hAnsi="Times New Roman" w:cs="Times New Roman"/>
          <w:b/>
          <w:sz w:val="20"/>
          <w:szCs w:val="20"/>
          <w:shd w:val="clear" w:color="auto" w:fill="FFFFFF"/>
        </w:rPr>
        <w:t> </w:t>
      </w:r>
      <w:r w:rsidRPr="00B165C1">
        <w:rPr>
          <w:rFonts w:ascii="Times New Roman" w:hAnsi="Times New Roman" w:cs="Times New Roman"/>
          <w:b/>
          <w:sz w:val="20"/>
          <w:szCs w:val="20"/>
          <w:shd w:val="clear" w:color="auto" w:fill="FFFFFF"/>
        </w:rPr>
        <w:t>navigation</w:t>
      </w:r>
      <w:r w:rsidRPr="00963D8C">
        <w:rPr>
          <w:rFonts w:ascii="Times New Roman" w:hAnsi="Times New Roman" w:cs="Times New Roman"/>
          <w:sz w:val="20"/>
          <w:szCs w:val="20"/>
          <w:shd w:val="clear" w:color="auto" w:fill="FFFFFF"/>
        </w:rPr>
        <w:t xml:space="preserve"> is how users move backward through </w:t>
      </w:r>
      <w:r w:rsidRPr="00B165C1">
        <w:rPr>
          <w:rFonts w:ascii="Times New Roman" w:hAnsi="Times New Roman" w:cs="Times New Roman"/>
          <w:b/>
          <w:sz w:val="20"/>
          <w:szCs w:val="20"/>
          <w:shd w:val="clear" w:color="auto" w:fill="FFFFFF"/>
        </w:rPr>
        <w:t>the history of screens</w:t>
      </w:r>
      <w:r w:rsidRPr="00963D8C">
        <w:rPr>
          <w:rFonts w:ascii="Times New Roman" w:hAnsi="Times New Roman" w:cs="Times New Roman"/>
          <w:sz w:val="20"/>
          <w:szCs w:val="20"/>
          <w:shd w:val="clear" w:color="auto" w:fill="FFFFFF"/>
        </w:rPr>
        <w:t xml:space="preserve"> they previously visited. </w:t>
      </w:r>
    </w:p>
    <w:p w:rsidR="00C02B3C" w:rsidRDefault="00C02B3C" w:rsidP="00C02B3C">
      <w:pPr>
        <w:spacing w:after="0" w:line="240" w:lineRule="auto"/>
        <w:rPr>
          <w:rFonts w:ascii="Times New Roman" w:hAnsi="Times New Roman" w:cs="Times New Roman"/>
          <w:sz w:val="20"/>
          <w:szCs w:val="20"/>
          <w:shd w:val="clear" w:color="auto" w:fill="FFFFFF"/>
        </w:rPr>
      </w:pPr>
    </w:p>
    <w:p w:rsidR="00C02B3C" w:rsidRDefault="00C02B3C" w:rsidP="00C02B3C">
      <w:pPr>
        <w:spacing w:after="0" w:line="240" w:lineRule="auto"/>
        <w:rPr>
          <w:rFonts w:ascii="Times New Roman" w:hAnsi="Times New Roman" w:cs="Times New Roman"/>
          <w:sz w:val="20"/>
          <w:szCs w:val="20"/>
          <w:shd w:val="clear" w:color="auto" w:fill="FFFFFF"/>
        </w:rPr>
      </w:pPr>
      <w:r w:rsidRPr="00963D8C">
        <w:rPr>
          <w:rFonts w:ascii="Times New Roman" w:hAnsi="Times New Roman" w:cs="Times New Roman"/>
          <w:sz w:val="20"/>
          <w:szCs w:val="20"/>
          <w:shd w:val="clear" w:color="auto" w:fill="FFFFFF"/>
        </w:rPr>
        <w:t xml:space="preserve">All Android devices </w:t>
      </w:r>
      <w:r w:rsidRPr="00B165C1">
        <w:rPr>
          <w:rFonts w:ascii="Times New Roman" w:hAnsi="Times New Roman" w:cs="Times New Roman"/>
          <w:b/>
          <w:sz w:val="20"/>
          <w:szCs w:val="20"/>
          <w:shd w:val="clear" w:color="auto" w:fill="FFFFFF"/>
        </w:rPr>
        <w:t>provide a</w:t>
      </w:r>
      <w:r w:rsidRPr="00B165C1">
        <w:rPr>
          <w:rStyle w:val="apple-converted-space"/>
          <w:rFonts w:ascii="Times New Roman" w:hAnsi="Times New Roman" w:cs="Times New Roman"/>
          <w:b/>
          <w:sz w:val="20"/>
          <w:szCs w:val="20"/>
          <w:shd w:val="clear" w:color="auto" w:fill="FFFFFF"/>
        </w:rPr>
        <w:t> </w:t>
      </w:r>
      <w:r w:rsidRPr="00B165C1">
        <w:rPr>
          <w:rStyle w:val="Emphasis"/>
          <w:rFonts w:ascii="Times New Roman" w:hAnsi="Times New Roman" w:cs="Times New Roman"/>
          <w:b/>
          <w:sz w:val="20"/>
          <w:szCs w:val="20"/>
          <w:shd w:val="clear" w:color="auto" w:fill="FFFFFF"/>
        </w:rPr>
        <w:t>Back</w:t>
      </w:r>
      <w:r w:rsidRPr="00B165C1">
        <w:rPr>
          <w:rStyle w:val="apple-converted-space"/>
          <w:rFonts w:ascii="Times New Roman" w:hAnsi="Times New Roman" w:cs="Times New Roman"/>
          <w:b/>
          <w:sz w:val="20"/>
          <w:szCs w:val="20"/>
          <w:shd w:val="clear" w:color="auto" w:fill="FFFFFF"/>
        </w:rPr>
        <w:t> </w:t>
      </w:r>
      <w:r w:rsidRPr="00B165C1">
        <w:rPr>
          <w:rFonts w:ascii="Times New Roman" w:hAnsi="Times New Roman" w:cs="Times New Roman"/>
          <w:b/>
          <w:sz w:val="20"/>
          <w:szCs w:val="20"/>
          <w:shd w:val="clear" w:color="auto" w:fill="FFFFFF"/>
        </w:rPr>
        <w:t>button</w:t>
      </w:r>
      <w:r w:rsidRPr="00963D8C">
        <w:rPr>
          <w:rFonts w:ascii="Times New Roman" w:hAnsi="Times New Roman" w:cs="Times New Roman"/>
          <w:sz w:val="20"/>
          <w:szCs w:val="20"/>
          <w:shd w:val="clear" w:color="auto" w:fill="FFFFFF"/>
        </w:rPr>
        <w:t xml:space="preserve"> for this type of navigation, so</w:t>
      </w:r>
      <w:r w:rsidRPr="00963D8C">
        <w:rPr>
          <w:rStyle w:val="apple-converted-space"/>
          <w:rFonts w:ascii="Times New Roman" w:hAnsi="Times New Roman" w:cs="Times New Roman"/>
          <w:sz w:val="20"/>
          <w:szCs w:val="20"/>
          <w:shd w:val="clear" w:color="auto" w:fill="FFFFFF"/>
        </w:rPr>
        <w:t> </w:t>
      </w:r>
      <w:r w:rsidRPr="00963D8C">
        <w:rPr>
          <w:rStyle w:val="Strong"/>
          <w:rFonts w:ascii="Times New Roman" w:hAnsi="Times New Roman" w:cs="Times New Roman"/>
          <w:sz w:val="20"/>
          <w:szCs w:val="20"/>
          <w:shd w:val="clear" w:color="auto" w:fill="FFFFFF"/>
        </w:rPr>
        <w:t>your app should not add a Back button to the UI</w:t>
      </w:r>
      <w:r w:rsidRPr="00963D8C">
        <w:rPr>
          <w:rFonts w:ascii="Times New Roman" w:hAnsi="Times New Roman" w:cs="Times New Roman"/>
          <w:sz w:val="20"/>
          <w:szCs w:val="20"/>
          <w:shd w:val="clear" w:color="auto" w:fill="FFFFFF"/>
        </w:rPr>
        <w:t>.</w:t>
      </w:r>
    </w:p>
    <w:p w:rsidR="00C02B3C" w:rsidRPr="00963D8C" w:rsidRDefault="00C02B3C" w:rsidP="00C02B3C">
      <w:pPr>
        <w:spacing w:after="0" w:line="240" w:lineRule="auto"/>
        <w:rPr>
          <w:rFonts w:ascii="Times New Roman" w:hAnsi="Times New Roman" w:cs="Times New Roman"/>
          <w:sz w:val="20"/>
          <w:szCs w:val="20"/>
          <w:shd w:val="clear" w:color="auto" w:fill="FFFFFF"/>
        </w:rPr>
      </w:pPr>
    </w:p>
    <w:p w:rsidR="00C02B3C" w:rsidRDefault="00C02B3C" w:rsidP="00C02B3C">
      <w:pPr>
        <w:spacing w:after="0" w:line="240" w:lineRule="auto"/>
        <w:rPr>
          <w:rFonts w:ascii="Times New Roman" w:hAnsi="Times New Roman" w:cs="Times New Roman"/>
          <w:sz w:val="20"/>
          <w:szCs w:val="20"/>
          <w:shd w:val="clear" w:color="auto" w:fill="FFFFFF"/>
        </w:rPr>
      </w:pPr>
      <w:r w:rsidRPr="00963D8C">
        <w:rPr>
          <w:rFonts w:ascii="Times New Roman" w:hAnsi="Times New Roman" w:cs="Times New Roman"/>
          <w:sz w:val="20"/>
          <w:szCs w:val="20"/>
          <w:shd w:val="clear" w:color="auto" w:fill="FFFFFF"/>
        </w:rPr>
        <w:t xml:space="preserve">In almost all situations, the system maintains </w:t>
      </w:r>
      <w:r w:rsidRPr="00963D8C">
        <w:rPr>
          <w:rFonts w:ascii="Times New Roman" w:hAnsi="Times New Roman" w:cs="Times New Roman"/>
          <w:sz w:val="20"/>
          <w:szCs w:val="20"/>
          <w:highlight w:val="yellow"/>
          <w:shd w:val="clear" w:color="auto" w:fill="FFFFFF"/>
        </w:rPr>
        <w:t>a back stack of activities while the user navigates your application</w:t>
      </w:r>
      <w:r w:rsidRPr="00963D8C">
        <w:rPr>
          <w:rFonts w:ascii="Times New Roman" w:hAnsi="Times New Roman" w:cs="Times New Roman"/>
          <w:sz w:val="20"/>
          <w:szCs w:val="20"/>
          <w:shd w:val="clear" w:color="auto" w:fill="FFFFFF"/>
        </w:rPr>
        <w:t xml:space="preserve">. </w:t>
      </w:r>
    </w:p>
    <w:p w:rsidR="00C02B3C" w:rsidRDefault="00C02B3C" w:rsidP="00C02B3C">
      <w:pPr>
        <w:spacing w:after="0" w:line="240" w:lineRule="auto"/>
        <w:rPr>
          <w:rFonts w:ascii="Times New Roman" w:hAnsi="Times New Roman" w:cs="Times New Roman"/>
          <w:sz w:val="20"/>
          <w:szCs w:val="20"/>
          <w:shd w:val="clear" w:color="auto" w:fill="FFFFFF"/>
        </w:rPr>
      </w:pPr>
    </w:p>
    <w:p w:rsidR="00C02B3C" w:rsidRDefault="00C02B3C" w:rsidP="00C02B3C">
      <w:pPr>
        <w:spacing w:after="0" w:line="240" w:lineRule="auto"/>
        <w:rPr>
          <w:rFonts w:ascii="Times New Roman" w:hAnsi="Times New Roman" w:cs="Times New Roman"/>
          <w:sz w:val="20"/>
          <w:szCs w:val="20"/>
          <w:shd w:val="clear" w:color="auto" w:fill="FFFFFF"/>
        </w:rPr>
      </w:pPr>
      <w:r w:rsidRPr="00963D8C">
        <w:rPr>
          <w:rFonts w:ascii="Times New Roman" w:hAnsi="Times New Roman" w:cs="Times New Roman"/>
          <w:sz w:val="20"/>
          <w:szCs w:val="20"/>
          <w:shd w:val="clear" w:color="auto" w:fill="FFFFFF"/>
        </w:rPr>
        <w:t xml:space="preserve">This allows the system </w:t>
      </w:r>
      <w:r w:rsidRPr="00963D8C">
        <w:rPr>
          <w:rFonts w:ascii="Times New Roman" w:hAnsi="Times New Roman" w:cs="Times New Roman"/>
          <w:sz w:val="20"/>
          <w:szCs w:val="20"/>
          <w:highlight w:val="yellow"/>
          <w:shd w:val="clear" w:color="auto" w:fill="FFFFFF"/>
        </w:rPr>
        <w:t xml:space="preserve">to properly navigate backward when the user presses </w:t>
      </w:r>
      <w:r w:rsidRPr="00963D8C">
        <w:rPr>
          <w:rFonts w:ascii="Times New Roman" w:hAnsi="Times New Roman" w:cs="Times New Roman"/>
          <w:b/>
          <w:sz w:val="20"/>
          <w:szCs w:val="20"/>
          <w:highlight w:val="yellow"/>
          <w:shd w:val="clear" w:color="auto" w:fill="FFFFFF"/>
        </w:rPr>
        <w:t>the</w:t>
      </w:r>
      <w:r w:rsidRPr="00963D8C">
        <w:rPr>
          <w:rStyle w:val="apple-converted-space"/>
          <w:rFonts w:ascii="Times New Roman" w:hAnsi="Times New Roman" w:cs="Times New Roman"/>
          <w:b/>
          <w:sz w:val="20"/>
          <w:szCs w:val="20"/>
          <w:highlight w:val="yellow"/>
          <w:shd w:val="clear" w:color="auto" w:fill="FFFFFF"/>
        </w:rPr>
        <w:t> </w:t>
      </w:r>
      <w:r w:rsidRPr="00963D8C">
        <w:rPr>
          <w:rStyle w:val="Emphasis"/>
          <w:rFonts w:ascii="Times New Roman" w:hAnsi="Times New Roman" w:cs="Times New Roman"/>
          <w:b/>
          <w:sz w:val="20"/>
          <w:szCs w:val="20"/>
          <w:highlight w:val="yellow"/>
          <w:shd w:val="clear" w:color="auto" w:fill="FFFFFF"/>
        </w:rPr>
        <w:t>Back</w:t>
      </w:r>
      <w:r w:rsidRPr="00963D8C">
        <w:rPr>
          <w:rFonts w:ascii="Times New Roman" w:hAnsi="Times New Roman" w:cs="Times New Roman"/>
          <w:b/>
          <w:sz w:val="20"/>
          <w:szCs w:val="20"/>
          <w:highlight w:val="yellow"/>
          <w:shd w:val="clear" w:color="auto" w:fill="FFFFFF"/>
        </w:rPr>
        <w:t>button</w:t>
      </w:r>
      <w:r w:rsidRPr="00963D8C">
        <w:rPr>
          <w:rFonts w:ascii="Times New Roman" w:hAnsi="Times New Roman" w:cs="Times New Roman"/>
          <w:sz w:val="20"/>
          <w:szCs w:val="20"/>
          <w:shd w:val="clear" w:color="auto" w:fill="FFFFFF"/>
        </w:rPr>
        <w:t>. However, there are a few cases in which your app should manually</w:t>
      </w:r>
      <w:r w:rsidRPr="00963D8C">
        <w:rPr>
          <w:rStyle w:val="apple-converted-space"/>
          <w:rFonts w:ascii="Times New Roman" w:hAnsi="Times New Roman" w:cs="Times New Roman"/>
          <w:sz w:val="20"/>
          <w:szCs w:val="20"/>
          <w:shd w:val="clear" w:color="auto" w:fill="FFFFFF"/>
        </w:rPr>
        <w:t> </w:t>
      </w:r>
      <w:r w:rsidRPr="00963D8C">
        <w:rPr>
          <w:rFonts w:ascii="Times New Roman" w:hAnsi="Times New Roman" w:cs="Times New Roman"/>
          <w:sz w:val="20"/>
          <w:szCs w:val="20"/>
          <w:shd w:val="clear" w:color="auto" w:fill="FFFFFF"/>
        </w:rPr>
        <w:t xml:space="preserve"> specify the</w:t>
      </w:r>
      <w:r w:rsidRPr="00963D8C">
        <w:rPr>
          <w:rStyle w:val="apple-converted-space"/>
          <w:rFonts w:ascii="Times New Roman" w:hAnsi="Times New Roman" w:cs="Times New Roman"/>
          <w:sz w:val="20"/>
          <w:szCs w:val="20"/>
          <w:shd w:val="clear" w:color="auto" w:fill="FFFFFF"/>
        </w:rPr>
        <w:t> </w:t>
      </w:r>
      <w:r w:rsidRPr="00963D8C">
        <w:rPr>
          <w:rStyle w:val="Emphasis"/>
          <w:rFonts w:ascii="Times New Roman" w:hAnsi="Times New Roman" w:cs="Times New Roman"/>
          <w:sz w:val="20"/>
          <w:szCs w:val="20"/>
          <w:shd w:val="clear" w:color="auto" w:fill="FFFFFF"/>
        </w:rPr>
        <w:t>Back</w:t>
      </w:r>
      <w:r w:rsidRPr="00963D8C">
        <w:rPr>
          <w:rStyle w:val="apple-converted-space"/>
          <w:rFonts w:ascii="Times New Roman" w:hAnsi="Times New Roman" w:cs="Times New Roman"/>
          <w:sz w:val="20"/>
          <w:szCs w:val="20"/>
          <w:shd w:val="clear" w:color="auto" w:fill="FFFFFF"/>
        </w:rPr>
        <w:t> </w:t>
      </w:r>
      <w:r w:rsidRPr="00963D8C">
        <w:rPr>
          <w:rFonts w:ascii="Times New Roman" w:hAnsi="Times New Roman" w:cs="Times New Roman"/>
          <w:sz w:val="20"/>
          <w:szCs w:val="20"/>
          <w:shd w:val="clear" w:color="auto" w:fill="FFFFFF"/>
        </w:rPr>
        <w:t>behavior in order to provide the best user experience.</w:t>
      </w:r>
    </w:p>
    <w:p w:rsidR="00C02B3C" w:rsidRPr="00963D8C" w:rsidRDefault="00C02B3C" w:rsidP="00C02B3C">
      <w:pPr>
        <w:spacing w:after="0" w:line="240" w:lineRule="auto"/>
        <w:rPr>
          <w:rFonts w:ascii="Times New Roman" w:hAnsi="Times New Roman" w:cs="Times New Roman"/>
          <w:sz w:val="20"/>
          <w:szCs w:val="20"/>
          <w:shd w:val="clear" w:color="auto" w:fill="FFFFFF"/>
        </w:rPr>
      </w:pPr>
    </w:p>
    <w:p w:rsidR="00C02B3C" w:rsidRDefault="00C02B3C" w:rsidP="00C02B3C">
      <w:pPr>
        <w:shd w:val="clear" w:color="auto" w:fill="FFFFFF"/>
        <w:spacing w:after="0" w:line="240" w:lineRule="auto"/>
        <w:rPr>
          <w:rFonts w:ascii="Times New Roman" w:eastAsia="Times New Roman" w:hAnsi="Times New Roman" w:cs="Times New Roman"/>
          <w:sz w:val="20"/>
          <w:szCs w:val="20"/>
          <w:lang w:eastAsia="en-IN"/>
        </w:rPr>
      </w:pPr>
      <w:r w:rsidRPr="00963D8C">
        <w:rPr>
          <w:rFonts w:ascii="Times New Roman" w:eastAsia="Times New Roman" w:hAnsi="Times New Roman" w:cs="Times New Roman"/>
          <w:b/>
          <w:sz w:val="20"/>
          <w:szCs w:val="20"/>
          <w:highlight w:val="yellow"/>
          <w:lang w:eastAsia="en-IN"/>
        </w:rPr>
        <w:t>Navigation patterns</w:t>
      </w:r>
      <w:r w:rsidRPr="00963D8C">
        <w:rPr>
          <w:rFonts w:ascii="Times New Roman" w:eastAsia="Times New Roman" w:hAnsi="Times New Roman" w:cs="Times New Roman"/>
          <w:sz w:val="20"/>
          <w:szCs w:val="20"/>
          <w:lang w:eastAsia="en-IN"/>
        </w:rPr>
        <w:t xml:space="preserve"> that require you to manually specify the </w:t>
      </w:r>
      <w:r w:rsidRPr="00963D8C">
        <w:rPr>
          <w:rFonts w:ascii="Times New Roman" w:eastAsia="Times New Roman" w:hAnsi="Times New Roman" w:cs="Times New Roman"/>
          <w:i/>
          <w:iCs/>
          <w:sz w:val="20"/>
          <w:szCs w:val="20"/>
          <w:lang w:eastAsia="en-IN"/>
        </w:rPr>
        <w:t>Back</w:t>
      </w:r>
      <w:r w:rsidRPr="00963D8C">
        <w:rPr>
          <w:rFonts w:ascii="Times New Roman" w:eastAsia="Times New Roman" w:hAnsi="Times New Roman" w:cs="Times New Roman"/>
          <w:sz w:val="20"/>
          <w:szCs w:val="20"/>
          <w:lang w:eastAsia="en-IN"/>
        </w:rPr>
        <w:t> behavior include:</w:t>
      </w:r>
    </w:p>
    <w:p w:rsidR="00C02B3C" w:rsidRPr="00963D8C" w:rsidRDefault="00C02B3C" w:rsidP="00C02B3C">
      <w:pPr>
        <w:shd w:val="clear" w:color="auto" w:fill="FFFFFF"/>
        <w:spacing w:after="0" w:line="240" w:lineRule="auto"/>
        <w:rPr>
          <w:rFonts w:ascii="Times New Roman" w:eastAsia="Times New Roman" w:hAnsi="Times New Roman" w:cs="Times New Roman"/>
          <w:sz w:val="20"/>
          <w:szCs w:val="20"/>
          <w:lang w:eastAsia="en-IN"/>
        </w:rPr>
      </w:pPr>
    </w:p>
    <w:p w:rsidR="00C02B3C" w:rsidRPr="00963D8C" w:rsidRDefault="00C02B3C" w:rsidP="007F373F">
      <w:pPr>
        <w:numPr>
          <w:ilvl w:val="0"/>
          <w:numId w:val="105"/>
        </w:numPr>
        <w:shd w:val="clear" w:color="auto" w:fill="FFFFFF"/>
        <w:spacing w:after="0" w:line="240" w:lineRule="auto"/>
        <w:ind w:left="300"/>
        <w:rPr>
          <w:rFonts w:ascii="Times New Roman" w:eastAsia="Times New Roman" w:hAnsi="Times New Roman" w:cs="Times New Roman"/>
          <w:sz w:val="20"/>
          <w:szCs w:val="20"/>
          <w:lang w:eastAsia="en-IN"/>
        </w:rPr>
      </w:pPr>
      <w:r w:rsidRPr="00963D8C">
        <w:rPr>
          <w:rFonts w:ascii="Times New Roman" w:eastAsia="Times New Roman" w:hAnsi="Times New Roman" w:cs="Times New Roman"/>
          <w:sz w:val="20"/>
          <w:szCs w:val="20"/>
          <w:lang w:eastAsia="en-IN"/>
        </w:rPr>
        <w:t xml:space="preserve">When the user enters a </w:t>
      </w:r>
      <w:r w:rsidRPr="00963D8C">
        <w:rPr>
          <w:rFonts w:ascii="Times New Roman" w:eastAsia="Times New Roman" w:hAnsi="Times New Roman" w:cs="Times New Roman"/>
          <w:b/>
          <w:sz w:val="20"/>
          <w:szCs w:val="20"/>
          <w:lang w:eastAsia="en-IN"/>
        </w:rPr>
        <w:t>deep-level activity</w:t>
      </w:r>
      <w:r w:rsidRPr="00963D8C">
        <w:rPr>
          <w:rFonts w:ascii="Times New Roman" w:eastAsia="Times New Roman" w:hAnsi="Times New Roman" w:cs="Times New Roman"/>
          <w:sz w:val="20"/>
          <w:szCs w:val="20"/>
          <w:lang w:eastAsia="en-IN"/>
        </w:rPr>
        <w:t xml:space="preserve"> directly from a </w:t>
      </w:r>
      <w:hyperlink r:id="rId556" w:history="1">
        <w:r w:rsidRPr="00963D8C">
          <w:rPr>
            <w:rFonts w:ascii="Times New Roman" w:eastAsia="Times New Roman" w:hAnsi="Times New Roman" w:cs="Times New Roman"/>
            <w:sz w:val="20"/>
            <w:szCs w:val="20"/>
            <w:lang w:eastAsia="en-IN"/>
          </w:rPr>
          <w:t>notification</w:t>
        </w:r>
      </w:hyperlink>
      <w:r w:rsidRPr="00963D8C">
        <w:rPr>
          <w:rFonts w:ascii="Times New Roman" w:eastAsia="Times New Roman" w:hAnsi="Times New Roman" w:cs="Times New Roman"/>
          <w:sz w:val="20"/>
          <w:szCs w:val="20"/>
          <w:lang w:eastAsia="en-IN"/>
        </w:rPr>
        <w:t>, an </w:t>
      </w:r>
      <w:hyperlink r:id="rId557" w:history="1">
        <w:r w:rsidRPr="00963D8C">
          <w:rPr>
            <w:rFonts w:ascii="Times New Roman" w:eastAsia="Times New Roman" w:hAnsi="Times New Roman" w:cs="Times New Roman"/>
            <w:sz w:val="20"/>
            <w:szCs w:val="20"/>
            <w:lang w:eastAsia="en-IN"/>
          </w:rPr>
          <w:t>app widget</w:t>
        </w:r>
      </w:hyperlink>
      <w:r w:rsidRPr="00963D8C">
        <w:rPr>
          <w:rFonts w:ascii="Times New Roman" w:eastAsia="Times New Roman" w:hAnsi="Times New Roman" w:cs="Times New Roman"/>
          <w:sz w:val="20"/>
          <w:szCs w:val="20"/>
          <w:lang w:eastAsia="en-IN"/>
        </w:rPr>
        <w:t>, or the </w:t>
      </w:r>
      <w:hyperlink r:id="rId558" w:history="1">
        <w:r w:rsidRPr="00963D8C">
          <w:rPr>
            <w:rFonts w:ascii="Times New Roman" w:eastAsia="Times New Roman" w:hAnsi="Times New Roman" w:cs="Times New Roman"/>
            <w:sz w:val="20"/>
            <w:szCs w:val="20"/>
            <w:lang w:eastAsia="en-IN"/>
          </w:rPr>
          <w:t>navigation drawer</w:t>
        </w:r>
      </w:hyperlink>
      <w:r w:rsidRPr="00963D8C">
        <w:rPr>
          <w:rFonts w:ascii="Times New Roman" w:eastAsia="Times New Roman" w:hAnsi="Times New Roman" w:cs="Times New Roman"/>
          <w:sz w:val="20"/>
          <w:szCs w:val="20"/>
          <w:lang w:eastAsia="en-IN"/>
        </w:rPr>
        <w:t>.</w:t>
      </w:r>
    </w:p>
    <w:p w:rsidR="00C02B3C" w:rsidRPr="00963D8C" w:rsidRDefault="00C02B3C" w:rsidP="007F373F">
      <w:pPr>
        <w:numPr>
          <w:ilvl w:val="0"/>
          <w:numId w:val="105"/>
        </w:numPr>
        <w:shd w:val="clear" w:color="auto" w:fill="FFFFFF"/>
        <w:spacing w:after="0" w:line="240" w:lineRule="auto"/>
        <w:ind w:left="300"/>
        <w:rPr>
          <w:rFonts w:ascii="Times New Roman" w:eastAsia="Times New Roman" w:hAnsi="Times New Roman" w:cs="Times New Roman"/>
          <w:sz w:val="20"/>
          <w:szCs w:val="20"/>
          <w:lang w:eastAsia="en-IN"/>
        </w:rPr>
      </w:pPr>
      <w:r w:rsidRPr="00963D8C">
        <w:rPr>
          <w:rFonts w:ascii="Times New Roman" w:eastAsia="Times New Roman" w:hAnsi="Times New Roman" w:cs="Times New Roman"/>
          <w:sz w:val="20"/>
          <w:szCs w:val="20"/>
          <w:lang w:eastAsia="en-IN"/>
        </w:rPr>
        <w:t xml:space="preserve">Certain cases in which the </w:t>
      </w:r>
      <w:r w:rsidRPr="00963D8C">
        <w:rPr>
          <w:rFonts w:ascii="Times New Roman" w:eastAsia="Times New Roman" w:hAnsi="Times New Roman" w:cs="Times New Roman"/>
          <w:sz w:val="20"/>
          <w:szCs w:val="20"/>
          <w:highlight w:val="yellow"/>
          <w:lang w:eastAsia="en-IN"/>
        </w:rPr>
        <w:t>user navigates between</w:t>
      </w:r>
      <w:r w:rsidRPr="00B165C1">
        <w:rPr>
          <w:rFonts w:ascii="Times New Roman" w:eastAsia="Times New Roman" w:hAnsi="Times New Roman" w:cs="Times New Roman"/>
          <w:sz w:val="20"/>
          <w:szCs w:val="20"/>
          <w:lang w:eastAsia="en-IN"/>
        </w:rPr>
        <w:t> </w:t>
      </w:r>
      <w:hyperlink r:id="rId559" w:history="1">
        <w:r w:rsidRPr="00B165C1">
          <w:rPr>
            <w:rFonts w:ascii="Times New Roman" w:eastAsia="Times New Roman" w:hAnsi="Times New Roman" w:cs="Times New Roman"/>
            <w:sz w:val="20"/>
            <w:szCs w:val="20"/>
            <w:lang w:eastAsia="en-IN"/>
          </w:rPr>
          <w:t>fragments</w:t>
        </w:r>
      </w:hyperlink>
      <w:r w:rsidRPr="00963D8C">
        <w:rPr>
          <w:rFonts w:ascii="Times New Roman" w:eastAsia="Times New Roman" w:hAnsi="Times New Roman" w:cs="Times New Roman"/>
          <w:sz w:val="20"/>
          <w:szCs w:val="20"/>
          <w:lang w:eastAsia="en-IN"/>
        </w:rPr>
        <w:t>.</w:t>
      </w:r>
    </w:p>
    <w:p w:rsidR="00C02B3C" w:rsidRDefault="00C02B3C" w:rsidP="007F373F">
      <w:pPr>
        <w:numPr>
          <w:ilvl w:val="0"/>
          <w:numId w:val="105"/>
        </w:numPr>
        <w:shd w:val="clear" w:color="auto" w:fill="FFFFFF"/>
        <w:spacing w:after="0" w:line="240" w:lineRule="auto"/>
        <w:ind w:left="300"/>
        <w:rPr>
          <w:rFonts w:ascii="Times New Roman" w:eastAsia="Times New Roman" w:hAnsi="Times New Roman" w:cs="Times New Roman"/>
          <w:sz w:val="20"/>
          <w:szCs w:val="20"/>
          <w:lang w:eastAsia="en-IN"/>
        </w:rPr>
      </w:pPr>
      <w:r w:rsidRPr="00963D8C">
        <w:rPr>
          <w:rFonts w:ascii="Times New Roman" w:eastAsia="Times New Roman" w:hAnsi="Times New Roman" w:cs="Times New Roman"/>
          <w:sz w:val="20"/>
          <w:szCs w:val="20"/>
          <w:lang w:eastAsia="en-IN"/>
        </w:rPr>
        <w:t xml:space="preserve">When the </w:t>
      </w:r>
      <w:r w:rsidRPr="00963D8C">
        <w:rPr>
          <w:rFonts w:ascii="Times New Roman" w:eastAsia="Times New Roman" w:hAnsi="Times New Roman" w:cs="Times New Roman"/>
          <w:sz w:val="20"/>
          <w:szCs w:val="20"/>
          <w:u w:val="single"/>
          <w:lang w:eastAsia="en-IN"/>
        </w:rPr>
        <w:t>user navigates web pages</w:t>
      </w:r>
      <w:r w:rsidRPr="00963D8C">
        <w:rPr>
          <w:rFonts w:ascii="Times New Roman" w:eastAsia="Times New Roman" w:hAnsi="Times New Roman" w:cs="Times New Roman"/>
          <w:sz w:val="20"/>
          <w:szCs w:val="20"/>
          <w:lang w:eastAsia="en-IN"/>
        </w:rPr>
        <w:t xml:space="preserve"> in a </w:t>
      </w:r>
      <w:hyperlink r:id="rId560" w:history="1">
        <w:r w:rsidRPr="00963D8C">
          <w:rPr>
            <w:rFonts w:ascii="Times New Roman" w:eastAsia="Times New Roman" w:hAnsi="Times New Roman" w:cs="Times New Roman"/>
            <w:sz w:val="20"/>
            <w:szCs w:val="20"/>
            <w:lang w:eastAsia="en-IN"/>
          </w:rPr>
          <w:t>WebView</w:t>
        </w:r>
      </w:hyperlink>
      <w:r w:rsidRPr="00963D8C">
        <w:rPr>
          <w:rFonts w:ascii="Times New Roman" w:eastAsia="Times New Roman" w:hAnsi="Times New Roman" w:cs="Times New Roman"/>
          <w:sz w:val="20"/>
          <w:szCs w:val="20"/>
          <w:lang w:eastAsia="en-IN"/>
        </w:rPr>
        <w:t>.</w:t>
      </w:r>
    </w:p>
    <w:p w:rsidR="00C02B3C" w:rsidRPr="00963D8C" w:rsidRDefault="00C02B3C" w:rsidP="00C02B3C">
      <w:pPr>
        <w:shd w:val="clear" w:color="auto" w:fill="FFFFFF"/>
        <w:spacing w:after="0" w:line="240" w:lineRule="auto"/>
        <w:ind w:left="300"/>
        <w:rPr>
          <w:rFonts w:ascii="Times New Roman" w:eastAsia="Times New Roman" w:hAnsi="Times New Roman" w:cs="Times New Roman"/>
          <w:sz w:val="20"/>
          <w:szCs w:val="20"/>
          <w:lang w:eastAsia="en-IN"/>
        </w:rPr>
      </w:pPr>
    </w:p>
    <w:p w:rsidR="00C02B3C" w:rsidRDefault="00C02B3C" w:rsidP="00C02B3C">
      <w:pPr>
        <w:shd w:val="clear" w:color="auto" w:fill="FFFFFF"/>
        <w:spacing w:after="0" w:line="240" w:lineRule="auto"/>
        <w:rPr>
          <w:rFonts w:ascii="Times New Roman" w:eastAsia="Times New Roman" w:hAnsi="Times New Roman" w:cs="Times New Roman"/>
          <w:sz w:val="20"/>
          <w:szCs w:val="20"/>
          <w:lang w:eastAsia="en-IN"/>
        </w:rPr>
      </w:pPr>
      <w:r w:rsidRPr="00963D8C">
        <w:rPr>
          <w:rFonts w:ascii="Times New Roman" w:eastAsia="Times New Roman" w:hAnsi="Times New Roman" w:cs="Times New Roman"/>
          <w:sz w:val="20"/>
          <w:szCs w:val="20"/>
          <w:lang w:eastAsia="en-IN"/>
        </w:rPr>
        <w:t>How to implement proper</w:t>
      </w:r>
      <w:r w:rsidRPr="00963D8C">
        <w:rPr>
          <w:rFonts w:ascii="Times New Roman" w:eastAsia="Times New Roman" w:hAnsi="Times New Roman" w:cs="Times New Roman"/>
          <w:b/>
          <w:sz w:val="20"/>
          <w:szCs w:val="20"/>
          <w:lang w:eastAsia="en-IN"/>
        </w:rPr>
        <w:t> </w:t>
      </w:r>
      <w:r w:rsidRPr="00963D8C">
        <w:rPr>
          <w:rFonts w:ascii="Times New Roman" w:eastAsia="Times New Roman" w:hAnsi="Times New Roman" w:cs="Times New Roman"/>
          <w:b/>
          <w:i/>
          <w:iCs/>
          <w:sz w:val="20"/>
          <w:szCs w:val="20"/>
          <w:lang w:eastAsia="en-IN"/>
        </w:rPr>
        <w:t>Back</w:t>
      </w:r>
      <w:r w:rsidRPr="00963D8C">
        <w:rPr>
          <w:rFonts w:ascii="Times New Roman" w:eastAsia="Times New Roman" w:hAnsi="Times New Roman" w:cs="Times New Roman"/>
          <w:b/>
          <w:sz w:val="20"/>
          <w:szCs w:val="20"/>
          <w:lang w:eastAsia="en-IN"/>
        </w:rPr>
        <w:t> </w:t>
      </w:r>
      <w:r w:rsidRPr="00963D8C">
        <w:rPr>
          <w:rFonts w:ascii="Times New Roman" w:eastAsia="Times New Roman" w:hAnsi="Times New Roman" w:cs="Times New Roman"/>
          <w:b/>
          <w:sz w:val="20"/>
          <w:szCs w:val="20"/>
          <w:highlight w:val="yellow"/>
          <w:lang w:eastAsia="en-IN"/>
        </w:rPr>
        <w:t>navigation</w:t>
      </w:r>
      <w:r w:rsidRPr="00963D8C">
        <w:rPr>
          <w:rFonts w:ascii="Times New Roman" w:eastAsia="Times New Roman" w:hAnsi="Times New Roman" w:cs="Times New Roman"/>
          <w:b/>
          <w:sz w:val="20"/>
          <w:szCs w:val="20"/>
          <w:lang w:eastAsia="en-IN"/>
        </w:rPr>
        <w:t xml:space="preserve"> </w:t>
      </w:r>
      <w:r w:rsidRPr="00963D8C">
        <w:rPr>
          <w:rFonts w:ascii="Times New Roman" w:eastAsia="Times New Roman" w:hAnsi="Times New Roman" w:cs="Times New Roman"/>
          <w:sz w:val="20"/>
          <w:szCs w:val="20"/>
          <w:lang w:eastAsia="en-IN"/>
        </w:rPr>
        <w:t>in these situations is described in the following sections</w:t>
      </w:r>
    </w:p>
    <w:p w:rsidR="00C02B3C" w:rsidRPr="00963D8C" w:rsidRDefault="00C02B3C" w:rsidP="00C02B3C">
      <w:pPr>
        <w:shd w:val="clear" w:color="auto" w:fill="FFFFFF"/>
        <w:spacing w:after="0" w:line="240" w:lineRule="auto"/>
        <w:rPr>
          <w:rFonts w:ascii="Times New Roman" w:eastAsia="Times New Roman" w:hAnsi="Times New Roman" w:cs="Times New Roman"/>
          <w:sz w:val="20"/>
          <w:szCs w:val="20"/>
          <w:lang w:eastAsia="en-IN"/>
        </w:rPr>
      </w:pPr>
    </w:p>
    <w:p w:rsidR="00C02B3C" w:rsidRPr="00963D8C" w:rsidRDefault="00C02B3C" w:rsidP="00C02B3C">
      <w:pPr>
        <w:rPr>
          <w:rFonts w:ascii="Times New Roman" w:eastAsiaTheme="majorEastAsia" w:hAnsi="Times New Roman" w:cs="Times New Roman"/>
          <w:b/>
          <w:bCs/>
          <w:sz w:val="20"/>
          <w:szCs w:val="20"/>
        </w:rPr>
      </w:pPr>
      <w:r w:rsidRPr="00963D8C">
        <w:rPr>
          <w:rFonts w:ascii="Times New Roman" w:hAnsi="Times New Roman" w:cs="Times New Roman"/>
          <w:b/>
          <w:sz w:val="20"/>
          <w:szCs w:val="20"/>
        </w:rPr>
        <w:br w:type="page"/>
      </w:r>
    </w:p>
    <w:p w:rsidR="00C02B3C" w:rsidRPr="00617512" w:rsidRDefault="00EA43E9" w:rsidP="00C02B3C">
      <w:pPr>
        <w:pStyle w:val="Heading1"/>
        <w:shd w:val="clear" w:color="auto" w:fill="FFFFFF"/>
        <w:spacing w:before="0" w:beforeAutospacing="0" w:after="0" w:afterAutospacing="0"/>
        <w:rPr>
          <w:sz w:val="24"/>
          <w:szCs w:val="24"/>
        </w:rPr>
      </w:pPr>
      <w:hyperlink r:id="rId561" w:history="1">
        <w:r w:rsidR="00C02B3C" w:rsidRPr="00617512">
          <w:rPr>
            <w:rStyle w:val="Hyperlink"/>
            <w:rFonts w:eastAsiaTheme="majorEastAsia"/>
            <w:bCs w:val="0"/>
            <w:color w:val="auto"/>
            <w:sz w:val="24"/>
            <w:szCs w:val="24"/>
            <w:bdr w:val="none" w:sz="0" w:space="0" w:color="auto" w:frame="1"/>
          </w:rPr>
          <w:t>How to resume Fragment from BackStack if exists</w:t>
        </w:r>
      </w:hyperlink>
    </w:p>
    <w:p w:rsidR="00C02B3C" w:rsidRPr="00617512" w:rsidRDefault="00C02B3C" w:rsidP="00C02B3C">
      <w:pPr>
        <w:pStyle w:val="NormalWeb"/>
        <w:shd w:val="clear" w:color="auto" w:fill="FFFFFF"/>
        <w:spacing w:before="0" w:beforeAutospacing="0" w:after="0" w:afterAutospacing="0"/>
        <w:rPr>
          <w:sz w:val="20"/>
          <w:szCs w:val="20"/>
        </w:rPr>
      </w:pPr>
      <w:r w:rsidRPr="00617512">
        <w:rPr>
          <w:sz w:val="20"/>
          <w:szCs w:val="20"/>
        </w:rPr>
        <w:t>I am learning how to use fragments. I have three instances of</w:t>
      </w:r>
      <w:r w:rsidRPr="00617512">
        <w:rPr>
          <w:rStyle w:val="apple-converted-space"/>
          <w:rFonts w:eastAsiaTheme="majorEastAsia"/>
          <w:sz w:val="20"/>
          <w:szCs w:val="20"/>
        </w:rPr>
        <w:t> </w:t>
      </w:r>
      <w:r w:rsidRPr="00617512">
        <w:rPr>
          <w:rStyle w:val="HTMLCode"/>
          <w:rFonts w:ascii="Times New Roman" w:eastAsiaTheme="majorEastAsia" w:hAnsi="Times New Roman" w:cs="Times New Roman"/>
          <w:bdr w:val="none" w:sz="0" w:space="0" w:color="auto" w:frame="1"/>
          <w:shd w:val="clear" w:color="auto" w:fill="EFF0F1"/>
        </w:rPr>
        <w:t>Fragment</w:t>
      </w:r>
      <w:r w:rsidRPr="00617512">
        <w:rPr>
          <w:rStyle w:val="apple-converted-space"/>
          <w:rFonts w:eastAsiaTheme="majorEastAsia"/>
          <w:sz w:val="20"/>
          <w:szCs w:val="20"/>
        </w:rPr>
        <w:t> </w:t>
      </w:r>
      <w:r w:rsidRPr="00617512">
        <w:rPr>
          <w:sz w:val="20"/>
          <w:szCs w:val="20"/>
        </w:rPr>
        <w:t>that are initialized at the top of the class. I am adding the fragment to an activity like this:</w:t>
      </w:r>
    </w:p>
    <w:p w:rsidR="00C02B3C" w:rsidRPr="00617512" w:rsidRDefault="00C02B3C" w:rsidP="00C02B3C">
      <w:pPr>
        <w:pStyle w:val="NormalWeb"/>
        <w:shd w:val="clear" w:color="auto" w:fill="FFFFFF"/>
        <w:spacing w:before="0" w:beforeAutospacing="0" w:after="0" w:afterAutospacing="0"/>
        <w:rPr>
          <w:sz w:val="20"/>
          <w:szCs w:val="20"/>
        </w:rPr>
      </w:pPr>
      <w:r w:rsidRPr="00B165C1">
        <w:rPr>
          <w:sz w:val="20"/>
          <w:szCs w:val="20"/>
          <w:highlight w:val="yellow"/>
        </w:rPr>
        <w:t>Declaring and initializing:</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typ"/>
          <w:rFonts w:ascii="Times New Roman" w:hAnsi="Times New Roman" w:cs="Times New Roman"/>
          <w:bdr w:val="none" w:sz="0" w:space="0" w:color="auto" w:frame="1"/>
          <w:shd w:val="clear" w:color="auto" w:fill="EFF0F1"/>
        </w:rPr>
        <w:t>Fragment</w:t>
      </w:r>
      <w:r w:rsidRPr="00617512">
        <w:rPr>
          <w:rStyle w:val="pln"/>
          <w:rFonts w:ascii="Times New Roman" w:hAnsi="Times New Roman" w:cs="Times New Roman"/>
          <w:bdr w:val="none" w:sz="0" w:space="0" w:color="auto" w:frame="1"/>
          <w:shd w:val="clear" w:color="auto" w:fill="EFF0F1"/>
        </w:rPr>
        <w:t xml:space="preserve"> A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hAnsi="Times New Roman" w:cs="Times New Roman"/>
          <w:bdr w:val="none" w:sz="0" w:space="0" w:color="auto" w:frame="1"/>
          <w:shd w:val="clear" w:color="auto" w:fill="EFF0F1"/>
        </w:rPr>
        <w:t>new</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AFragment</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typ"/>
          <w:rFonts w:ascii="Times New Roman" w:hAnsi="Times New Roman" w:cs="Times New Roman"/>
          <w:bdr w:val="none" w:sz="0" w:space="0" w:color="auto" w:frame="1"/>
          <w:shd w:val="clear" w:color="auto" w:fill="EFF0F1"/>
        </w:rPr>
        <w:t>Fragment</w:t>
      </w:r>
      <w:r w:rsidRPr="00617512">
        <w:rPr>
          <w:rStyle w:val="pln"/>
          <w:rFonts w:ascii="Times New Roman" w:hAnsi="Times New Roman" w:cs="Times New Roman"/>
          <w:bdr w:val="none" w:sz="0" w:space="0" w:color="auto" w:frame="1"/>
          <w:shd w:val="clear" w:color="auto" w:fill="EFF0F1"/>
        </w:rPr>
        <w:t xml:space="preserve"> B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hAnsi="Times New Roman" w:cs="Times New Roman"/>
          <w:bdr w:val="none" w:sz="0" w:space="0" w:color="auto" w:frame="1"/>
          <w:shd w:val="clear" w:color="auto" w:fill="EFF0F1"/>
        </w:rPr>
        <w:t>new</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BFragment</w:t>
      </w:r>
      <w:r w:rsidRPr="00617512">
        <w:rPr>
          <w:rStyle w:val="pun"/>
          <w:rFonts w:ascii="Times New Roman" w:hAnsi="Times New Roman" w:cs="Times New Roman"/>
          <w:bdr w:val="none" w:sz="0" w:space="0" w:color="auto" w:frame="1"/>
          <w:shd w:val="clear" w:color="auto" w:fill="EFF0F1"/>
        </w:rPr>
        <w:t>();</w:t>
      </w:r>
    </w:p>
    <w:p w:rsidR="00C02B3C" w:rsidRDefault="00C02B3C" w:rsidP="00C02B3C">
      <w:pPr>
        <w:pStyle w:val="HTMLPreformatted"/>
        <w:shd w:val="clear" w:color="auto" w:fill="EFF0F1"/>
        <w:rPr>
          <w:rStyle w:val="pun"/>
          <w:rFonts w:ascii="Times New Roman" w:hAnsi="Times New Roman" w:cs="Times New Roman"/>
          <w:bdr w:val="none" w:sz="0" w:space="0" w:color="auto" w:frame="1"/>
          <w:shd w:val="clear" w:color="auto" w:fill="EFF0F1"/>
        </w:rPr>
      </w:pPr>
      <w:r w:rsidRPr="00617512">
        <w:rPr>
          <w:rStyle w:val="typ"/>
          <w:rFonts w:ascii="Times New Roman" w:hAnsi="Times New Roman" w:cs="Times New Roman"/>
          <w:bdr w:val="none" w:sz="0" w:space="0" w:color="auto" w:frame="1"/>
          <w:shd w:val="clear" w:color="auto" w:fill="EFF0F1"/>
        </w:rPr>
        <w:t>Fragment</w:t>
      </w:r>
      <w:r w:rsidRPr="00617512">
        <w:rPr>
          <w:rStyle w:val="pln"/>
          <w:rFonts w:ascii="Times New Roman" w:hAnsi="Times New Roman" w:cs="Times New Roman"/>
          <w:bdr w:val="none" w:sz="0" w:space="0" w:color="auto" w:frame="1"/>
          <w:shd w:val="clear" w:color="auto" w:fill="EFF0F1"/>
        </w:rPr>
        <w:t xml:space="preserve"> C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hAnsi="Times New Roman" w:cs="Times New Roman"/>
          <w:bdr w:val="none" w:sz="0" w:space="0" w:color="auto" w:frame="1"/>
          <w:shd w:val="clear" w:color="auto" w:fill="EFF0F1"/>
        </w:rPr>
        <w:t>new</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CFragment</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Fonts w:ascii="Times New Roman" w:hAnsi="Times New Roman" w:cs="Times New Roman"/>
        </w:rPr>
      </w:pPr>
    </w:p>
    <w:p w:rsidR="00C02B3C" w:rsidRPr="00617512" w:rsidRDefault="00C02B3C" w:rsidP="00C02B3C">
      <w:pPr>
        <w:pStyle w:val="NormalWeb"/>
        <w:shd w:val="clear" w:color="auto" w:fill="FFFFFF"/>
        <w:spacing w:before="0" w:beforeAutospacing="0" w:after="0" w:afterAutospacing="0"/>
        <w:rPr>
          <w:sz w:val="20"/>
          <w:szCs w:val="20"/>
        </w:rPr>
      </w:pPr>
      <w:r w:rsidRPr="00B165C1">
        <w:rPr>
          <w:sz w:val="20"/>
          <w:szCs w:val="20"/>
          <w:highlight w:val="yellow"/>
        </w:rPr>
        <w:t>Replacing/Adding:</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typ"/>
          <w:rFonts w:ascii="Times New Roman" w:hAnsi="Times New Roman" w:cs="Times New Roman"/>
          <w:bdr w:val="none" w:sz="0" w:space="0" w:color="auto" w:frame="1"/>
          <w:shd w:val="clear" w:color="auto" w:fill="EFF0F1"/>
        </w:rPr>
        <w:t>FragmentTransaction</w:t>
      </w:r>
      <w:r w:rsidRPr="00617512">
        <w:rPr>
          <w:rStyle w:val="pln"/>
          <w:rFonts w:ascii="Times New Roman" w:hAnsi="Times New Roman" w:cs="Times New Roman"/>
          <w:bdr w:val="none" w:sz="0" w:space="0" w:color="auto" w:frame="1"/>
          <w:shd w:val="clear" w:color="auto" w:fill="EFF0F1"/>
        </w:rPr>
        <w:t xml:space="preserve"> ft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getSupportFragmentManager</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beginTransaction</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ft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replace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R</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id</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content_frame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A</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ft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addToBackStack</w:t>
      </w:r>
      <w:r w:rsidRPr="00617512">
        <w:rPr>
          <w:rStyle w:val="pun"/>
          <w:rFonts w:ascii="Times New Roman" w:hAnsi="Times New Roman" w:cs="Times New Roman"/>
          <w:bdr w:val="none" w:sz="0" w:space="0" w:color="auto" w:frame="1"/>
          <w:shd w:val="clear" w:color="auto" w:fill="EFF0F1"/>
        </w:rPr>
        <w:t>(</w:t>
      </w:r>
      <w:r w:rsidRPr="00617512">
        <w:rPr>
          <w:rStyle w:val="kwd"/>
          <w:rFonts w:ascii="Times New Roman" w:hAnsi="Times New Roman" w:cs="Times New Roman"/>
          <w:bdr w:val="none" w:sz="0" w:space="0" w:color="auto" w:frame="1"/>
          <w:shd w:val="clear" w:color="auto" w:fill="EFF0F1"/>
        </w:rPr>
        <w:t>null</w:t>
      </w:r>
      <w:r w:rsidRPr="00617512">
        <w:rPr>
          <w:rStyle w:val="pun"/>
          <w:rFonts w:ascii="Times New Roman" w:hAnsi="Times New Roman" w:cs="Times New Roman"/>
          <w:bdr w:val="none" w:sz="0" w:space="0" w:color="auto" w:frame="1"/>
          <w:shd w:val="clear" w:color="auto" w:fill="EFF0F1"/>
        </w:rPr>
        <w:t>);</w:t>
      </w:r>
    </w:p>
    <w:p w:rsidR="00C02B3C" w:rsidRDefault="00C02B3C" w:rsidP="00C02B3C">
      <w:pPr>
        <w:pStyle w:val="HTMLPreformatted"/>
        <w:shd w:val="clear" w:color="auto" w:fill="EFF0F1"/>
        <w:rPr>
          <w:rStyle w:val="pu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ft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commit</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Fonts w:ascii="Times New Roman" w:hAnsi="Times New Roman" w:cs="Times New Roman"/>
        </w:rPr>
      </w:pPr>
    </w:p>
    <w:p w:rsidR="00C02B3C" w:rsidRPr="00617512" w:rsidRDefault="00C02B3C" w:rsidP="00C02B3C">
      <w:pPr>
        <w:pStyle w:val="NormalWeb"/>
        <w:shd w:val="clear" w:color="auto" w:fill="FFFFFF"/>
        <w:spacing w:before="0" w:beforeAutospacing="0" w:after="240" w:afterAutospacing="0"/>
        <w:rPr>
          <w:sz w:val="20"/>
          <w:szCs w:val="20"/>
        </w:rPr>
      </w:pPr>
      <w:r w:rsidRPr="00617512">
        <w:rPr>
          <w:sz w:val="20"/>
          <w:szCs w:val="20"/>
        </w:rPr>
        <w:t>These snippets are working properly. Every fragment is attached to the activity, and is saved to the back stack without any problem.</w:t>
      </w:r>
    </w:p>
    <w:p w:rsidR="00C02B3C" w:rsidRPr="00617512" w:rsidRDefault="00C02B3C" w:rsidP="00C02B3C">
      <w:pPr>
        <w:pStyle w:val="NormalWeb"/>
        <w:shd w:val="clear" w:color="auto" w:fill="FFFFFF"/>
        <w:spacing w:before="0" w:beforeAutospacing="0" w:after="0" w:afterAutospacing="0"/>
        <w:rPr>
          <w:sz w:val="20"/>
          <w:szCs w:val="20"/>
        </w:rPr>
      </w:pPr>
      <w:r w:rsidRPr="00617512">
        <w:rPr>
          <w:sz w:val="20"/>
          <w:szCs w:val="20"/>
        </w:rPr>
        <w:t xml:space="preserve">So when </w:t>
      </w:r>
      <w:r w:rsidRPr="00B165C1">
        <w:rPr>
          <w:sz w:val="20"/>
          <w:szCs w:val="20"/>
          <w:highlight w:val="yellow"/>
        </w:rPr>
        <w:t>I launch</w:t>
      </w:r>
      <w:r w:rsidRPr="00B165C1">
        <w:rPr>
          <w:rStyle w:val="apple-converted-space"/>
          <w:rFonts w:eastAsiaTheme="majorEastAsia"/>
          <w:sz w:val="20"/>
          <w:szCs w:val="20"/>
          <w:highlight w:val="yellow"/>
        </w:rPr>
        <w:t> </w:t>
      </w:r>
      <w:r w:rsidRPr="00B165C1">
        <w:rPr>
          <w:rStyle w:val="HTMLCode"/>
          <w:rFonts w:ascii="Times New Roman" w:eastAsiaTheme="majorEastAsia" w:hAnsi="Times New Roman" w:cs="Times New Roman"/>
          <w:highlight w:val="yellow"/>
          <w:bdr w:val="none" w:sz="0" w:space="0" w:color="auto" w:frame="1"/>
          <w:shd w:val="clear" w:color="auto" w:fill="EFF0F1"/>
        </w:rPr>
        <w:t>A</w:t>
      </w:r>
      <w:r w:rsidRPr="00B165C1">
        <w:rPr>
          <w:sz w:val="20"/>
          <w:szCs w:val="20"/>
          <w:highlight w:val="yellow"/>
        </w:rPr>
        <w:t>,</w:t>
      </w:r>
      <w:r w:rsidRPr="00B165C1">
        <w:rPr>
          <w:rStyle w:val="apple-converted-space"/>
          <w:rFonts w:eastAsiaTheme="majorEastAsia"/>
          <w:sz w:val="20"/>
          <w:szCs w:val="20"/>
          <w:highlight w:val="yellow"/>
        </w:rPr>
        <w:t> </w:t>
      </w:r>
      <w:r w:rsidRPr="00B165C1">
        <w:rPr>
          <w:rStyle w:val="HTMLCode"/>
          <w:rFonts w:ascii="Times New Roman" w:eastAsiaTheme="majorEastAsia" w:hAnsi="Times New Roman" w:cs="Times New Roman"/>
          <w:highlight w:val="yellow"/>
          <w:bdr w:val="none" w:sz="0" w:space="0" w:color="auto" w:frame="1"/>
          <w:shd w:val="clear" w:color="auto" w:fill="EFF0F1"/>
        </w:rPr>
        <w:t>C</w:t>
      </w:r>
      <w:r w:rsidRPr="00B165C1">
        <w:rPr>
          <w:sz w:val="20"/>
          <w:szCs w:val="20"/>
          <w:highlight w:val="yellow"/>
        </w:rPr>
        <w:t>, and then</w:t>
      </w:r>
      <w:r w:rsidRPr="00B165C1">
        <w:rPr>
          <w:rStyle w:val="apple-converted-space"/>
          <w:rFonts w:eastAsiaTheme="majorEastAsia"/>
          <w:sz w:val="20"/>
          <w:szCs w:val="20"/>
          <w:highlight w:val="yellow"/>
        </w:rPr>
        <w:t> </w:t>
      </w:r>
      <w:r w:rsidRPr="00B165C1">
        <w:rPr>
          <w:rStyle w:val="HTMLCode"/>
          <w:rFonts w:ascii="Times New Roman" w:eastAsiaTheme="majorEastAsia" w:hAnsi="Times New Roman" w:cs="Times New Roman"/>
          <w:highlight w:val="yellow"/>
          <w:bdr w:val="none" w:sz="0" w:space="0" w:color="auto" w:frame="1"/>
          <w:shd w:val="clear" w:color="auto" w:fill="EFF0F1"/>
        </w:rPr>
        <w:t>B</w:t>
      </w:r>
      <w:r w:rsidRPr="00B165C1">
        <w:rPr>
          <w:sz w:val="20"/>
          <w:szCs w:val="20"/>
          <w:highlight w:val="yellow"/>
        </w:rPr>
        <w:t>, the stack looks like</w:t>
      </w:r>
      <w:r w:rsidRPr="00617512">
        <w:rPr>
          <w:sz w:val="20"/>
          <w:szCs w:val="20"/>
        </w:rPr>
        <w:t xml:space="preserve"> this:</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C</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Fonts w:ascii="Times New Roman" w:hAnsi="Times New Roman" w:cs="Times New Roman"/>
        </w:rPr>
      </w:pPr>
      <w:r w:rsidRPr="00617512">
        <w:rPr>
          <w:rStyle w:val="pln"/>
          <w:rFonts w:ascii="Times New Roman" w:hAnsi="Times New Roman" w:cs="Times New Roman"/>
          <w:bdr w:val="none" w:sz="0" w:space="0" w:color="auto" w:frame="1"/>
          <w:shd w:val="clear" w:color="auto" w:fill="EFF0F1"/>
        </w:rPr>
        <w:t>___</w:t>
      </w:r>
    </w:p>
    <w:p w:rsidR="00C02B3C" w:rsidRDefault="00C02B3C" w:rsidP="00C02B3C">
      <w:pPr>
        <w:pStyle w:val="NormalWeb"/>
        <w:shd w:val="clear" w:color="auto" w:fill="FFFFFF"/>
        <w:spacing w:before="0" w:beforeAutospacing="0" w:after="0" w:afterAutospacing="0"/>
        <w:rPr>
          <w:sz w:val="20"/>
          <w:szCs w:val="20"/>
        </w:rPr>
      </w:pPr>
      <w:r w:rsidRPr="00617512">
        <w:rPr>
          <w:sz w:val="20"/>
          <w:szCs w:val="20"/>
        </w:rPr>
        <w:t>And when I press the 'back' button,</w:t>
      </w:r>
      <w:r w:rsidRPr="00617512">
        <w:rPr>
          <w:rStyle w:val="apple-converted-space"/>
          <w:rFonts w:eastAsiaTheme="majorEastAsia"/>
          <w:sz w:val="20"/>
          <w:szCs w:val="20"/>
        </w:rPr>
        <w:t> </w:t>
      </w:r>
      <w:r w:rsidRPr="00617512">
        <w:rPr>
          <w:rStyle w:val="HTMLCode"/>
          <w:rFonts w:ascii="Times New Roman" w:eastAsiaTheme="majorEastAsia" w:hAnsi="Times New Roman" w:cs="Times New Roman"/>
          <w:bdr w:val="none" w:sz="0" w:space="0" w:color="auto" w:frame="1"/>
          <w:shd w:val="clear" w:color="auto" w:fill="EFF0F1"/>
        </w:rPr>
        <w:t>B</w:t>
      </w:r>
      <w:r w:rsidRPr="00617512">
        <w:rPr>
          <w:rStyle w:val="apple-converted-space"/>
          <w:rFonts w:eastAsiaTheme="majorEastAsia"/>
          <w:sz w:val="20"/>
          <w:szCs w:val="20"/>
        </w:rPr>
        <w:t> </w:t>
      </w:r>
      <w:r w:rsidRPr="00617512">
        <w:rPr>
          <w:sz w:val="20"/>
          <w:szCs w:val="20"/>
        </w:rPr>
        <w:t>is destroyed and</w:t>
      </w:r>
      <w:r w:rsidRPr="00617512">
        <w:rPr>
          <w:rStyle w:val="apple-converted-space"/>
          <w:rFonts w:eastAsiaTheme="majorEastAsia"/>
          <w:sz w:val="20"/>
          <w:szCs w:val="20"/>
        </w:rPr>
        <w:t> </w:t>
      </w:r>
      <w:r w:rsidRPr="00617512">
        <w:rPr>
          <w:rStyle w:val="HTMLCode"/>
          <w:rFonts w:ascii="Times New Roman" w:eastAsiaTheme="majorEastAsia" w:hAnsi="Times New Roman" w:cs="Times New Roman"/>
          <w:bdr w:val="none" w:sz="0" w:space="0" w:color="auto" w:frame="1"/>
          <w:shd w:val="clear" w:color="auto" w:fill="EFF0F1"/>
        </w:rPr>
        <w:t>C</w:t>
      </w:r>
      <w:r w:rsidRPr="00617512">
        <w:rPr>
          <w:rStyle w:val="apple-converted-space"/>
          <w:rFonts w:eastAsiaTheme="majorEastAsia"/>
          <w:sz w:val="20"/>
          <w:szCs w:val="20"/>
        </w:rPr>
        <w:t> </w:t>
      </w:r>
      <w:r w:rsidRPr="00617512">
        <w:rPr>
          <w:sz w:val="20"/>
          <w:szCs w:val="20"/>
        </w:rPr>
        <w:t>is resumed.</w:t>
      </w:r>
    </w:p>
    <w:p w:rsidR="00C02B3C" w:rsidRPr="00617512" w:rsidRDefault="00C02B3C" w:rsidP="00C02B3C">
      <w:pPr>
        <w:pStyle w:val="NormalWeb"/>
        <w:shd w:val="clear" w:color="auto" w:fill="FFFFFF"/>
        <w:spacing w:before="0" w:beforeAutospacing="0" w:after="0" w:afterAutospacing="0"/>
        <w:rPr>
          <w:sz w:val="20"/>
          <w:szCs w:val="20"/>
        </w:rPr>
      </w:pPr>
    </w:p>
    <w:p w:rsidR="00C02B3C" w:rsidRPr="00617512" w:rsidRDefault="00C02B3C" w:rsidP="00C02B3C">
      <w:pPr>
        <w:pStyle w:val="NormalWeb"/>
        <w:shd w:val="clear" w:color="auto" w:fill="FFFFFF"/>
        <w:spacing w:before="0" w:beforeAutospacing="0" w:after="0" w:afterAutospacing="0"/>
        <w:rPr>
          <w:sz w:val="20"/>
          <w:szCs w:val="20"/>
        </w:rPr>
      </w:pPr>
      <w:r w:rsidRPr="00617512">
        <w:rPr>
          <w:sz w:val="20"/>
          <w:szCs w:val="20"/>
        </w:rPr>
        <w:t xml:space="preserve">But, when I </w:t>
      </w:r>
      <w:r w:rsidRPr="00B165C1">
        <w:rPr>
          <w:sz w:val="20"/>
          <w:szCs w:val="20"/>
          <w:highlight w:val="yellow"/>
        </w:rPr>
        <w:t>launch fragment</w:t>
      </w:r>
      <w:r w:rsidRPr="00B165C1">
        <w:rPr>
          <w:rStyle w:val="apple-converted-space"/>
          <w:rFonts w:eastAsiaTheme="majorEastAsia"/>
          <w:sz w:val="20"/>
          <w:szCs w:val="20"/>
          <w:highlight w:val="yellow"/>
        </w:rPr>
        <w:t> </w:t>
      </w:r>
      <w:r w:rsidRPr="00B165C1">
        <w:rPr>
          <w:rStyle w:val="HTMLCode"/>
          <w:rFonts w:ascii="Times New Roman" w:eastAsiaTheme="majorEastAsia" w:hAnsi="Times New Roman" w:cs="Times New Roman"/>
          <w:highlight w:val="yellow"/>
          <w:bdr w:val="none" w:sz="0" w:space="0" w:color="auto" w:frame="1"/>
          <w:shd w:val="clear" w:color="auto" w:fill="EFF0F1"/>
        </w:rPr>
        <w:t>A</w:t>
      </w:r>
      <w:r w:rsidRPr="00B165C1">
        <w:rPr>
          <w:rStyle w:val="apple-converted-space"/>
          <w:rFonts w:eastAsiaTheme="majorEastAsia"/>
          <w:sz w:val="20"/>
          <w:szCs w:val="20"/>
          <w:highlight w:val="yellow"/>
        </w:rPr>
        <w:t> </w:t>
      </w:r>
      <w:r w:rsidRPr="00B165C1">
        <w:rPr>
          <w:sz w:val="20"/>
          <w:szCs w:val="20"/>
          <w:highlight w:val="yellow"/>
        </w:rPr>
        <w:t>a second time</w:t>
      </w:r>
      <w:r w:rsidRPr="00617512">
        <w:rPr>
          <w:sz w:val="20"/>
          <w:szCs w:val="20"/>
        </w:rPr>
        <w:t xml:space="preserve">, instead of resuming from back stack, it </w:t>
      </w:r>
      <w:r w:rsidRPr="00B165C1">
        <w:rPr>
          <w:sz w:val="20"/>
          <w:szCs w:val="20"/>
          <w:highlight w:val="yellow"/>
        </w:rPr>
        <w:t>is added at the top of the back stack</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C</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w:t>
      </w:r>
      <w:r w:rsidRPr="00617512">
        <w:rPr>
          <w:rStyle w:val="pun"/>
          <w:rFonts w:ascii="Times New Roman" w:hAnsi="Times New Roman" w:cs="Times New Roman"/>
          <w:bdr w:val="none" w:sz="0" w:space="0" w:color="auto" w:frame="1"/>
          <w:shd w:val="clear" w:color="auto" w:fill="EFF0F1"/>
        </w:rPr>
        <w:t>|</w:t>
      </w:r>
    </w:p>
    <w:p w:rsidR="00C02B3C"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___</w:t>
      </w:r>
    </w:p>
    <w:p w:rsidR="00C02B3C" w:rsidRPr="00617512" w:rsidRDefault="00C02B3C" w:rsidP="00C02B3C">
      <w:pPr>
        <w:pStyle w:val="HTMLPreformatted"/>
        <w:shd w:val="clear" w:color="auto" w:fill="EFF0F1"/>
        <w:rPr>
          <w:rFonts w:ascii="Times New Roman" w:hAnsi="Times New Roman" w:cs="Times New Roman"/>
        </w:rPr>
      </w:pPr>
    </w:p>
    <w:p w:rsidR="00C02B3C" w:rsidRDefault="00C02B3C" w:rsidP="00C02B3C">
      <w:pPr>
        <w:pStyle w:val="NormalWeb"/>
        <w:shd w:val="clear" w:color="auto" w:fill="FFFFFF"/>
        <w:spacing w:before="0" w:beforeAutospacing="0" w:after="0" w:afterAutospacing="0"/>
        <w:rPr>
          <w:sz w:val="20"/>
          <w:szCs w:val="20"/>
        </w:rPr>
      </w:pPr>
      <w:r w:rsidRPr="00617512">
        <w:rPr>
          <w:sz w:val="20"/>
          <w:szCs w:val="20"/>
        </w:rPr>
        <w:t>But I want to resume</w:t>
      </w:r>
      <w:r w:rsidRPr="00617512">
        <w:rPr>
          <w:rStyle w:val="apple-converted-space"/>
          <w:rFonts w:eastAsiaTheme="majorEastAsia"/>
          <w:sz w:val="20"/>
          <w:szCs w:val="20"/>
        </w:rPr>
        <w:t> </w:t>
      </w:r>
      <w:r w:rsidRPr="00617512">
        <w:rPr>
          <w:rStyle w:val="HTMLCode"/>
          <w:rFonts w:ascii="Times New Roman" w:eastAsiaTheme="majorEastAsia" w:hAnsi="Times New Roman" w:cs="Times New Roman"/>
          <w:bdr w:val="none" w:sz="0" w:space="0" w:color="auto" w:frame="1"/>
          <w:shd w:val="clear" w:color="auto" w:fill="EFF0F1"/>
        </w:rPr>
        <w:t>A</w:t>
      </w:r>
      <w:r w:rsidRPr="00617512">
        <w:rPr>
          <w:rStyle w:val="apple-converted-space"/>
          <w:rFonts w:eastAsiaTheme="majorEastAsia"/>
          <w:sz w:val="20"/>
          <w:szCs w:val="20"/>
        </w:rPr>
        <w:t> </w:t>
      </w:r>
      <w:r w:rsidRPr="00617512">
        <w:rPr>
          <w:sz w:val="20"/>
          <w:szCs w:val="20"/>
        </w:rPr>
        <w:t>and destroy all fragments on top of it (if any). Actually, I just like the default back stack behavior.</w:t>
      </w:r>
    </w:p>
    <w:p w:rsidR="00C02B3C" w:rsidRPr="00617512" w:rsidRDefault="00C02B3C" w:rsidP="00C02B3C">
      <w:pPr>
        <w:pStyle w:val="NormalWeb"/>
        <w:shd w:val="clear" w:color="auto" w:fill="FFFFFF"/>
        <w:spacing w:before="0" w:beforeAutospacing="0" w:after="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Default="00C02B3C" w:rsidP="00C02B3C">
      <w:pPr>
        <w:pStyle w:val="NormalWeb"/>
        <w:shd w:val="clear" w:color="auto" w:fill="FFFFFF"/>
        <w:spacing w:before="0" w:beforeAutospacing="0" w:after="240" w:afterAutospacing="0"/>
        <w:rPr>
          <w:sz w:val="20"/>
          <w:szCs w:val="20"/>
        </w:rPr>
      </w:pPr>
    </w:p>
    <w:p w:rsidR="00C02B3C" w:rsidRPr="00F2197A" w:rsidRDefault="00C02B3C" w:rsidP="00C02B3C">
      <w:pPr>
        <w:pStyle w:val="NormalWeb"/>
        <w:shd w:val="clear" w:color="auto" w:fill="FFFFFF"/>
        <w:spacing w:before="0" w:beforeAutospacing="0" w:after="240" w:afterAutospacing="0"/>
        <w:rPr>
          <w:b/>
          <w:sz w:val="20"/>
          <w:szCs w:val="20"/>
        </w:rPr>
      </w:pPr>
      <w:r w:rsidRPr="00F2197A">
        <w:rPr>
          <w:b/>
          <w:sz w:val="20"/>
          <w:szCs w:val="20"/>
          <w:highlight w:val="yellow"/>
        </w:rPr>
        <w:lastRenderedPageBreak/>
        <w:t>How do I accomplish this?</w:t>
      </w:r>
    </w:p>
    <w:p w:rsidR="00C02B3C" w:rsidRPr="00617512" w:rsidRDefault="00C02B3C" w:rsidP="00C02B3C">
      <w:pPr>
        <w:pStyle w:val="NormalWeb"/>
        <w:shd w:val="clear" w:color="auto" w:fill="FFFFFF"/>
        <w:spacing w:before="0" w:beforeAutospacing="0" w:after="0" w:afterAutospacing="0"/>
        <w:rPr>
          <w:sz w:val="20"/>
          <w:szCs w:val="20"/>
        </w:rPr>
      </w:pPr>
      <w:r w:rsidRPr="00617512">
        <w:rPr>
          <w:sz w:val="20"/>
          <w:szCs w:val="20"/>
        </w:rPr>
        <w:t>Expected: (</w:t>
      </w:r>
      <w:r w:rsidRPr="00617512">
        <w:rPr>
          <w:rStyle w:val="HTMLCode"/>
          <w:rFonts w:ascii="Times New Roman" w:eastAsiaTheme="majorEastAsia" w:hAnsi="Times New Roman" w:cs="Times New Roman"/>
          <w:bdr w:val="none" w:sz="0" w:space="0" w:color="auto" w:frame="1"/>
          <w:shd w:val="clear" w:color="auto" w:fill="EFF0F1"/>
        </w:rPr>
        <w:t>A</w:t>
      </w:r>
      <w:r w:rsidRPr="00617512">
        <w:rPr>
          <w:rStyle w:val="apple-converted-space"/>
          <w:rFonts w:eastAsiaTheme="majorEastAsia"/>
          <w:sz w:val="20"/>
          <w:szCs w:val="20"/>
        </w:rPr>
        <w:t> </w:t>
      </w:r>
      <w:r w:rsidRPr="00617512">
        <w:rPr>
          <w:sz w:val="20"/>
          <w:szCs w:val="20"/>
        </w:rPr>
        <w:t>should be resumed and top fragments should be destroyed)</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Fonts w:ascii="Times New Roman" w:hAnsi="Times New Roman" w:cs="Times New Roman"/>
        </w:rPr>
      </w:pPr>
      <w:r w:rsidRPr="00617512">
        <w:rPr>
          <w:rStyle w:val="pln"/>
          <w:rFonts w:ascii="Times New Roman" w:hAnsi="Times New Roman" w:cs="Times New Roman"/>
          <w:bdr w:val="none" w:sz="0" w:space="0" w:color="auto" w:frame="1"/>
          <w:shd w:val="clear" w:color="auto" w:fill="EFF0F1"/>
        </w:rPr>
        <w:t>___</w:t>
      </w:r>
    </w:p>
    <w:p w:rsidR="00C02B3C" w:rsidRPr="00617512" w:rsidRDefault="00C02B3C" w:rsidP="00C02B3C">
      <w:pPr>
        <w:rPr>
          <w:rFonts w:ascii="Times New Roman" w:eastAsia="Times New Roman" w:hAnsi="Times New Roman" w:cs="Times New Roman"/>
          <w:sz w:val="20"/>
          <w:szCs w:val="20"/>
          <w:lang w:eastAsia="en-IN"/>
        </w:rPr>
      </w:pPr>
    </w:p>
    <w:p w:rsidR="00C02B3C" w:rsidRPr="00617512" w:rsidRDefault="00C02B3C" w:rsidP="00C02B3C">
      <w:pPr>
        <w:rPr>
          <w:rFonts w:ascii="Times New Roman" w:eastAsia="Times New Roman" w:hAnsi="Times New Roman" w:cs="Times New Roman"/>
          <w:sz w:val="20"/>
          <w:szCs w:val="20"/>
          <w:lang w:eastAsia="en-IN"/>
        </w:rPr>
      </w:pPr>
      <w:r w:rsidRPr="00617512">
        <w:rPr>
          <w:rFonts w:ascii="Times New Roman" w:eastAsia="Times New Roman" w:hAnsi="Times New Roman" w:cs="Times New Roman"/>
          <w:sz w:val="20"/>
          <w:szCs w:val="20"/>
          <w:lang w:eastAsia="en-IN"/>
        </w:rPr>
        <w:t>Sample Code</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kwd"/>
          <w:rFonts w:ascii="Times New Roman" w:eastAsiaTheme="majorEastAsia" w:hAnsi="Times New Roman" w:cs="Times New Roman"/>
          <w:bdr w:val="none" w:sz="0" w:space="0" w:color="auto" w:frame="1"/>
          <w:shd w:val="clear" w:color="auto" w:fill="EFF0F1"/>
        </w:rPr>
        <w:t>private</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void</w:t>
      </w:r>
      <w:r w:rsidRPr="00617512">
        <w:rPr>
          <w:rStyle w:val="pln"/>
          <w:rFonts w:ascii="Times New Roman" w:hAnsi="Times New Roman" w:cs="Times New Roman"/>
          <w:bdr w:val="none" w:sz="0" w:space="0" w:color="auto" w:frame="1"/>
          <w:shd w:val="clear" w:color="auto" w:fill="EFF0F1"/>
        </w:rPr>
        <w:t xml:space="preserve"> selectItem</w:t>
      </w:r>
      <w:r w:rsidRPr="00617512">
        <w:rPr>
          <w:rStyle w:val="pun"/>
          <w:rFonts w:ascii="Times New Roman" w:hAnsi="Times New Roman" w:cs="Times New Roman"/>
          <w:bdr w:val="none" w:sz="0" w:space="0" w:color="auto" w:frame="1"/>
          <w:shd w:val="clear" w:color="auto" w:fill="EFF0F1"/>
        </w:rPr>
        <w:t>(</w:t>
      </w:r>
      <w:r w:rsidRPr="00617512">
        <w:rPr>
          <w:rStyle w:val="kwd"/>
          <w:rFonts w:ascii="Times New Roman" w:eastAsiaTheme="majorEastAsia" w:hAnsi="Times New Roman" w:cs="Times New Roman"/>
          <w:bdr w:val="none" w:sz="0" w:space="0" w:color="auto" w:frame="1"/>
          <w:shd w:val="clear" w:color="auto" w:fill="EFF0F1"/>
        </w:rPr>
        <w:t>int</w:t>
      </w:r>
      <w:r w:rsidRPr="00617512">
        <w:rPr>
          <w:rStyle w:val="pln"/>
          <w:rFonts w:ascii="Times New Roman" w:hAnsi="Times New Roman" w:cs="Times New Roman"/>
          <w:bdr w:val="none" w:sz="0" w:space="0" w:color="auto" w:frame="1"/>
          <w:shd w:val="clear" w:color="auto" w:fill="EFF0F1"/>
        </w:rPr>
        <w:t xml:space="preserve"> position</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Fragment</w:t>
      </w:r>
      <w:r w:rsidRPr="00617512">
        <w:rPr>
          <w:rStyle w:val="pln"/>
          <w:rFonts w:ascii="Times New Roman" w:hAnsi="Times New Roman" w:cs="Times New Roman"/>
          <w:bdr w:val="none" w:sz="0" w:space="0" w:color="auto" w:frame="1"/>
          <w:shd w:val="clear" w:color="auto" w:fill="EFF0F1"/>
        </w:rPr>
        <w:t xml:space="preserve"> problemSearch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null</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problemStatistics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null</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FragmentManager</w:t>
      </w:r>
      <w:r w:rsidRPr="00617512">
        <w:rPr>
          <w:rStyle w:val="pln"/>
          <w:rFonts w:ascii="Times New Roman" w:hAnsi="Times New Roman" w:cs="Times New Roman"/>
          <w:bdr w:val="none" w:sz="0" w:space="0" w:color="auto" w:frame="1"/>
          <w:shd w:val="clear" w:color="auto" w:fill="EFF0F1"/>
        </w:rPr>
        <w:t xml:space="preserve"> manager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getSupportFragmentManager</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FragmentTransaction</w:t>
      </w:r>
      <w:r w:rsidRPr="00617512">
        <w:rPr>
          <w:rStyle w:val="pln"/>
          <w:rFonts w:ascii="Times New Roman" w:hAnsi="Times New Roman" w:cs="Times New Roman"/>
          <w:bdr w:val="none" w:sz="0" w:space="0" w:color="auto" w:frame="1"/>
          <w:shd w:val="clear" w:color="auto" w:fill="EFF0F1"/>
        </w:rPr>
        <w:t xml:space="preserve"> ft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manager</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beginTransaction</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String</w:t>
      </w:r>
      <w:r w:rsidRPr="00617512">
        <w:rPr>
          <w:rStyle w:val="pln"/>
          <w:rFonts w:ascii="Times New Roman" w:hAnsi="Times New Roman" w:cs="Times New Roman"/>
          <w:bdr w:val="none" w:sz="0" w:space="0" w:color="auto" w:frame="1"/>
          <w:shd w:val="clear" w:color="auto" w:fill="EFF0F1"/>
        </w:rPr>
        <w:t xml:space="preserve"> backStateName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null</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Fragment</w:t>
      </w: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null</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boolean</w:t>
      </w:r>
      <w:r w:rsidRPr="00617512">
        <w:rPr>
          <w:rStyle w:val="pln"/>
          <w:rFonts w:ascii="Times New Roman" w:hAnsi="Times New Roman" w:cs="Times New Roman"/>
          <w:bdr w:val="none" w:sz="0" w:space="0" w:color="auto" w:frame="1"/>
          <w:shd w:val="clear" w:color="auto" w:fill="EFF0F1"/>
        </w:rPr>
        <w:t xml:space="preserve"> fragmentPopped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false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switch</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position</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0</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profile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1</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submissionStatistics</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2</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solvedProblemLevel</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3</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latestSubmissions</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4</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CPExercise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5</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Bundle</w:t>
      </w:r>
      <w:r w:rsidRPr="00617512">
        <w:rPr>
          <w:rStyle w:val="pln"/>
          <w:rFonts w:ascii="Times New Roman" w:hAnsi="Times New Roman" w:cs="Times New Roman"/>
          <w:bdr w:val="none" w:sz="0" w:space="0" w:color="auto" w:frame="1"/>
          <w:shd w:val="clear" w:color="auto" w:fill="EFF0F1"/>
        </w:rPr>
        <w:t xml:space="preserve"> bundle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new</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Bundle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bundle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putInt</w:t>
      </w:r>
      <w:r w:rsidRPr="00617512">
        <w:rPr>
          <w:rStyle w:val="pun"/>
          <w:rFonts w:ascii="Times New Roman" w:hAnsi="Times New Roman" w:cs="Times New Roman"/>
          <w:bdr w:val="none" w:sz="0" w:space="0" w:color="auto" w:frame="1"/>
          <w:shd w:val="clear" w:color="auto" w:fill="EFF0F1"/>
        </w:rPr>
        <w:t>(</w:t>
      </w:r>
      <w:r w:rsidRPr="00617512">
        <w:rPr>
          <w:rStyle w:val="str"/>
          <w:rFonts w:ascii="Times New Roman" w:hAnsi="Times New Roman" w:cs="Times New Roman"/>
          <w:bdr w:val="none" w:sz="0" w:space="0" w:color="auto" w:frame="1"/>
          <w:shd w:val="clear" w:color="auto" w:fill="EFF0F1"/>
        </w:rPr>
        <w:t>"problem_no"</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problemNo</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problemSearch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new</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ProblemWebView</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problemSearch</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setArguments</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bundle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problemSearch</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6</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rankList</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7</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liveSubmissions</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case</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8</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Bundle</w:t>
      </w:r>
      <w:r w:rsidRPr="00617512">
        <w:rPr>
          <w:rStyle w:val="pln"/>
          <w:rFonts w:ascii="Times New Roman" w:hAnsi="Times New Roman" w:cs="Times New Roman"/>
          <w:bdr w:val="none" w:sz="0" w:space="0" w:color="auto" w:frame="1"/>
          <w:shd w:val="clear" w:color="auto" w:fill="EFF0F1"/>
        </w:rPr>
        <w:t xml:space="preserve"> bundles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new</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Bundle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bundles</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putInt</w:t>
      </w:r>
      <w:r w:rsidRPr="00617512">
        <w:rPr>
          <w:rStyle w:val="pun"/>
          <w:rFonts w:ascii="Times New Roman" w:hAnsi="Times New Roman" w:cs="Times New Roman"/>
          <w:bdr w:val="none" w:sz="0" w:space="0" w:color="auto" w:frame="1"/>
          <w:shd w:val="clear" w:color="auto" w:fill="EFF0F1"/>
        </w:rPr>
        <w:t>(</w:t>
      </w:r>
      <w:r w:rsidRPr="00617512">
        <w:rPr>
          <w:rStyle w:val="str"/>
          <w:rFonts w:ascii="Times New Roman" w:hAnsi="Times New Roman" w:cs="Times New Roman"/>
          <w:bdr w:val="none" w:sz="0" w:space="0" w:color="auto" w:frame="1"/>
          <w:shd w:val="clear" w:color="auto" w:fill="EFF0F1"/>
        </w:rPr>
        <w:t>"problem_no"</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problemNo</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problemStatistics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new</w:t>
      </w:r>
      <w:r w:rsidRPr="00617512">
        <w:rPr>
          <w:rStyle w:val="pln"/>
          <w:rFonts w:ascii="Times New Roman" w:hAnsi="Times New Roman" w:cs="Times New Roman"/>
          <w:bdr w:val="none" w:sz="0" w:space="0" w:color="auto" w:frame="1"/>
          <w:shd w:val="clear" w:color="auto" w:fill="EFF0F1"/>
        </w:rPr>
        <w:t xml:space="preserve"> </w:t>
      </w:r>
      <w:r w:rsidRPr="00617512">
        <w:rPr>
          <w:rStyle w:val="typ"/>
          <w:rFonts w:ascii="Times New Roman" w:hAnsi="Times New Roman" w:cs="Times New Roman"/>
          <w:bdr w:val="none" w:sz="0" w:space="0" w:color="auto" w:frame="1"/>
          <w:shd w:val="clear" w:color="auto" w:fill="EFF0F1"/>
        </w:rPr>
        <w:t>ProblemStatistics</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problemStatistics</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setArguments</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bundles</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problemStatistics</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default</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break</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backStateName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fragmentName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getClass</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getName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fragmentPopped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manager</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popBackStackImmediate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backStateName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lit"/>
          <w:rFonts w:ascii="Times New Roman" w:hAnsi="Times New Roman" w:cs="Times New Roman"/>
          <w:bdr w:val="none" w:sz="0" w:space="0" w:color="auto" w:frame="1"/>
          <w:shd w:val="clear" w:color="auto" w:fill="EFF0F1"/>
        </w:rPr>
        <w:t>0</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lastRenderedPageBreak/>
        <w:t xml:space="preserve">        </w:t>
      </w:r>
      <w:r w:rsidRPr="00617512">
        <w:rPr>
          <w:rStyle w:val="kwd"/>
          <w:rFonts w:ascii="Times New Roman" w:eastAsiaTheme="majorEastAsia" w:hAnsi="Times New Roman" w:cs="Times New Roman"/>
          <w:bdr w:val="none" w:sz="0" w:space="0" w:color="auto" w:frame="1"/>
          <w:shd w:val="clear" w:color="auto" w:fill="EFF0F1"/>
        </w:rPr>
        <w:t>if</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fragmentPopped</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replace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R</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id</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content_frame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fragmentName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setTransition</w:t>
      </w:r>
      <w:r w:rsidRPr="00617512">
        <w:rPr>
          <w:rStyle w:val="pun"/>
          <w:rFonts w:ascii="Times New Roman" w:hAnsi="Times New Roman" w:cs="Times New Roman"/>
          <w:bdr w:val="none" w:sz="0" w:space="0" w:color="auto" w:frame="1"/>
          <w:shd w:val="clear" w:color="auto" w:fill="EFF0F1"/>
        </w:rPr>
        <w:t>(</w:t>
      </w:r>
      <w:r w:rsidRPr="00617512">
        <w:rPr>
          <w:rStyle w:val="typ"/>
          <w:rFonts w:ascii="Times New Roman" w:hAnsi="Times New Roman" w:cs="Times New Roman"/>
          <w:bdr w:val="none" w:sz="0" w:space="0" w:color="auto" w:frame="1"/>
          <w:shd w:val="clear" w:color="auto" w:fill="EFF0F1"/>
        </w:rPr>
        <w:t>FragmentTransaction</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TRANSIT_FRAGMENT_FADE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addToBackStack</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backStateName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ft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commit</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w:t>
      </w:r>
      <w:r w:rsidRPr="00617512">
        <w:rPr>
          <w:rStyle w:val="com"/>
          <w:rFonts w:ascii="Times New Roman" w:hAnsi="Times New Roman" w:cs="Times New Roman"/>
          <w:bdr w:val="none" w:sz="0" w:space="0" w:color="auto" w:frame="1"/>
          <w:shd w:val="clear" w:color="auto" w:fill="EFF0F1"/>
        </w:rPr>
        <w:t>// I am using drawer layout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mDrawerList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setItemChecked</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position</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kwd"/>
          <w:rFonts w:ascii="Times New Roman" w:eastAsiaTheme="majorEastAsia" w:hAnsi="Times New Roman" w:cs="Times New Roman"/>
          <w:bdr w:val="none" w:sz="0" w:space="0" w:color="auto" w:frame="1"/>
          <w:shd w:val="clear" w:color="auto" w:fill="EFF0F1"/>
        </w:rPr>
        <w:t>true</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setTitle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title</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position</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ln"/>
          <w:rFonts w:ascii="Times New Roman" w:hAnsi="Times New Roman" w:cs="Times New Roman"/>
          <w:bdr w:val="none" w:sz="0" w:space="0" w:color="auto" w:frame="1"/>
          <w:shd w:val="clear" w:color="auto" w:fill="EFF0F1"/>
        </w:rPr>
        <w:t xml:space="preserve">        mDrawerLayout</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closeDrawer</w:t>
      </w: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mDrawerList</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Fonts w:ascii="Times New Roman" w:hAnsi="Times New Roman" w:cs="Times New Roman"/>
        </w:rPr>
      </w:pP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Default="00C02B3C" w:rsidP="00C02B3C">
      <w:pPr>
        <w:pStyle w:val="NormalWeb"/>
        <w:shd w:val="clear" w:color="auto" w:fill="FFFFFF"/>
        <w:spacing w:before="0" w:beforeAutospacing="0" w:after="0" w:afterAutospacing="0"/>
        <w:rPr>
          <w:sz w:val="20"/>
          <w:szCs w:val="20"/>
        </w:rPr>
      </w:pPr>
    </w:p>
    <w:p w:rsidR="00C02B3C" w:rsidRDefault="00C02B3C" w:rsidP="00C02B3C">
      <w:pPr>
        <w:pStyle w:val="NormalWeb"/>
        <w:shd w:val="clear" w:color="auto" w:fill="FFFFFF"/>
        <w:spacing w:before="0" w:beforeAutospacing="0" w:after="0" w:afterAutospacing="0"/>
        <w:rPr>
          <w:sz w:val="20"/>
          <w:szCs w:val="20"/>
        </w:rPr>
      </w:pPr>
      <w:r w:rsidRPr="00617512">
        <w:rPr>
          <w:sz w:val="20"/>
          <w:szCs w:val="20"/>
        </w:rPr>
        <w:t>The problem is, when I launch</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A</w:t>
      </w:r>
      <w:r w:rsidRPr="00617512">
        <w:rPr>
          <w:rStyle w:val="apple-converted-space"/>
          <w:sz w:val="20"/>
          <w:szCs w:val="20"/>
        </w:rPr>
        <w:t> </w:t>
      </w:r>
      <w:r w:rsidRPr="00617512">
        <w:rPr>
          <w:sz w:val="20"/>
          <w:szCs w:val="20"/>
        </w:rPr>
        <w:t>and then</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B</w:t>
      </w:r>
      <w:r w:rsidRPr="00617512">
        <w:rPr>
          <w:sz w:val="20"/>
          <w:szCs w:val="20"/>
        </w:rPr>
        <w:t>, then press 'back',</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B</w:t>
      </w:r>
      <w:r w:rsidRPr="00617512">
        <w:rPr>
          <w:rStyle w:val="apple-converted-space"/>
          <w:sz w:val="20"/>
          <w:szCs w:val="20"/>
        </w:rPr>
        <w:t> </w:t>
      </w:r>
      <w:r w:rsidRPr="00617512">
        <w:rPr>
          <w:sz w:val="20"/>
          <w:szCs w:val="20"/>
        </w:rPr>
        <w:t>is removed and</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A</w:t>
      </w:r>
      <w:r w:rsidRPr="00617512">
        <w:rPr>
          <w:rStyle w:val="apple-converted-space"/>
          <w:sz w:val="20"/>
          <w:szCs w:val="20"/>
        </w:rPr>
        <w:t> </w:t>
      </w:r>
      <w:r w:rsidRPr="00617512">
        <w:rPr>
          <w:sz w:val="20"/>
          <w:szCs w:val="20"/>
        </w:rPr>
        <w:t xml:space="preserve">is resumed. and pressing 'back' a second time should exit the app. </w:t>
      </w:r>
    </w:p>
    <w:p w:rsidR="00C02B3C" w:rsidRDefault="00C02B3C" w:rsidP="00C02B3C">
      <w:pPr>
        <w:pStyle w:val="NormalWeb"/>
        <w:shd w:val="clear" w:color="auto" w:fill="FFFFFF"/>
        <w:spacing w:before="0" w:beforeAutospacing="0" w:after="0" w:afterAutospacing="0"/>
        <w:rPr>
          <w:sz w:val="20"/>
          <w:szCs w:val="20"/>
        </w:rPr>
      </w:pPr>
    </w:p>
    <w:p w:rsidR="00C02B3C" w:rsidRDefault="00C02B3C" w:rsidP="00C02B3C">
      <w:pPr>
        <w:pStyle w:val="NormalWeb"/>
        <w:shd w:val="clear" w:color="auto" w:fill="FFFFFF"/>
        <w:spacing w:before="0" w:beforeAutospacing="0" w:after="0" w:afterAutospacing="0"/>
        <w:rPr>
          <w:sz w:val="20"/>
          <w:szCs w:val="20"/>
        </w:rPr>
      </w:pPr>
      <w:r w:rsidRPr="00617512">
        <w:rPr>
          <w:sz w:val="20"/>
          <w:szCs w:val="20"/>
        </w:rPr>
        <w:t>But it is showing a blank window and I have to press back a third time to close it.</w:t>
      </w:r>
    </w:p>
    <w:p w:rsidR="00C02B3C" w:rsidRPr="00617512" w:rsidRDefault="00C02B3C" w:rsidP="00C02B3C">
      <w:pPr>
        <w:pStyle w:val="NormalWeb"/>
        <w:shd w:val="clear" w:color="auto" w:fill="FFFFFF"/>
        <w:spacing w:before="0" w:beforeAutospacing="0" w:after="0" w:afterAutospacing="0"/>
        <w:rPr>
          <w:sz w:val="20"/>
          <w:szCs w:val="20"/>
        </w:rPr>
      </w:pPr>
    </w:p>
    <w:p w:rsidR="00C02B3C" w:rsidRDefault="00C02B3C" w:rsidP="00C02B3C">
      <w:pPr>
        <w:pStyle w:val="NormalWeb"/>
        <w:shd w:val="clear" w:color="auto" w:fill="FFFFFF"/>
        <w:spacing w:before="0" w:beforeAutospacing="0" w:after="0" w:afterAutospacing="0"/>
        <w:rPr>
          <w:sz w:val="20"/>
          <w:szCs w:val="20"/>
        </w:rPr>
      </w:pPr>
      <w:r w:rsidRPr="00617512">
        <w:rPr>
          <w:sz w:val="20"/>
          <w:szCs w:val="20"/>
        </w:rPr>
        <w:t>Also, when I launch</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A</w:t>
      </w:r>
      <w:r w:rsidRPr="00617512">
        <w:rPr>
          <w:sz w:val="20"/>
          <w:szCs w:val="20"/>
        </w:rPr>
        <w:t>, then</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B</w:t>
      </w:r>
      <w:r w:rsidRPr="00617512">
        <w:rPr>
          <w:sz w:val="20"/>
          <w:szCs w:val="20"/>
        </w:rPr>
        <w:t>, then</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C</w:t>
      </w:r>
      <w:r w:rsidRPr="00617512">
        <w:rPr>
          <w:sz w:val="20"/>
          <w:szCs w:val="20"/>
        </w:rPr>
        <w:t>, then</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B</w:t>
      </w:r>
      <w:r w:rsidRPr="00617512">
        <w:rPr>
          <w:rStyle w:val="apple-converted-space"/>
          <w:sz w:val="20"/>
          <w:szCs w:val="20"/>
        </w:rPr>
        <w:t> </w:t>
      </w:r>
      <w:r w:rsidRPr="00617512">
        <w:rPr>
          <w:sz w:val="20"/>
          <w:szCs w:val="20"/>
        </w:rPr>
        <w:t>again...</w:t>
      </w:r>
    </w:p>
    <w:p w:rsidR="00C02B3C" w:rsidRPr="00617512" w:rsidRDefault="00C02B3C" w:rsidP="00C02B3C">
      <w:pPr>
        <w:pStyle w:val="NormalWeb"/>
        <w:shd w:val="clear" w:color="auto" w:fill="FFFFFF"/>
        <w:spacing w:before="0" w:beforeAutospacing="0" w:after="0" w:afterAutospacing="0"/>
        <w:rPr>
          <w:sz w:val="20"/>
          <w:szCs w:val="20"/>
        </w:rPr>
      </w:pPr>
    </w:p>
    <w:p w:rsidR="00C02B3C" w:rsidRPr="00617512" w:rsidRDefault="00C02B3C" w:rsidP="00C02B3C">
      <w:pPr>
        <w:pStyle w:val="NormalWeb"/>
        <w:shd w:val="clear" w:color="auto" w:fill="FFFFFF"/>
        <w:spacing w:before="0" w:beforeAutospacing="0" w:after="240" w:afterAutospacing="0"/>
        <w:rPr>
          <w:sz w:val="20"/>
          <w:szCs w:val="20"/>
        </w:rPr>
      </w:pPr>
      <w:r w:rsidRPr="00617512">
        <w:rPr>
          <w:sz w:val="20"/>
          <w:szCs w:val="20"/>
        </w:rPr>
        <w:t>Expected:</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Fonts w:ascii="Times New Roman" w:hAnsi="Times New Roman" w:cs="Times New Roman"/>
        </w:rPr>
      </w:pPr>
      <w:r w:rsidRPr="00617512">
        <w:rPr>
          <w:rStyle w:val="pln"/>
          <w:rFonts w:ascii="Times New Roman" w:hAnsi="Times New Roman" w:cs="Times New Roman"/>
          <w:bdr w:val="none" w:sz="0" w:space="0" w:color="auto" w:frame="1"/>
          <w:shd w:val="clear" w:color="auto" w:fill="EFF0F1"/>
        </w:rPr>
        <w:t>___</w:t>
      </w:r>
    </w:p>
    <w:p w:rsidR="00C02B3C" w:rsidRPr="00617512" w:rsidRDefault="00C02B3C" w:rsidP="00C02B3C">
      <w:pPr>
        <w:pStyle w:val="NormalWeb"/>
        <w:shd w:val="clear" w:color="auto" w:fill="FFFFFF"/>
        <w:spacing w:before="0" w:beforeAutospacing="0" w:after="240" w:afterAutospacing="0"/>
        <w:rPr>
          <w:sz w:val="20"/>
          <w:szCs w:val="20"/>
        </w:rPr>
      </w:pPr>
      <w:r w:rsidRPr="00617512">
        <w:rPr>
          <w:sz w:val="20"/>
          <w:szCs w:val="20"/>
        </w:rPr>
        <w:t>Actual:</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 xml:space="preserve"> </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B</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Style w:val="pln"/>
          <w:rFonts w:ascii="Times New Roman" w:hAnsi="Times New Roman" w:cs="Times New Roman"/>
          <w:bdr w:val="none" w:sz="0" w:space="0" w:color="auto" w:frame="1"/>
          <w:shd w:val="clear" w:color="auto" w:fill="EFF0F1"/>
        </w:rPr>
      </w:pPr>
      <w:r w:rsidRPr="00617512">
        <w:rPr>
          <w:rStyle w:val="pun"/>
          <w:rFonts w:ascii="Times New Roman" w:hAnsi="Times New Roman" w:cs="Times New Roman"/>
          <w:bdr w:val="none" w:sz="0" w:space="0" w:color="auto" w:frame="1"/>
          <w:shd w:val="clear" w:color="auto" w:fill="EFF0F1"/>
        </w:rPr>
        <w:t>|</w:t>
      </w:r>
      <w:r w:rsidRPr="00617512">
        <w:rPr>
          <w:rStyle w:val="pln"/>
          <w:rFonts w:ascii="Times New Roman" w:hAnsi="Times New Roman" w:cs="Times New Roman"/>
          <w:bdr w:val="none" w:sz="0" w:space="0" w:color="auto" w:frame="1"/>
          <w:shd w:val="clear" w:color="auto" w:fill="EFF0F1"/>
        </w:rPr>
        <w:t>A</w:t>
      </w:r>
      <w:r w:rsidRPr="00617512">
        <w:rPr>
          <w:rStyle w:val="pun"/>
          <w:rFonts w:ascii="Times New Roman" w:hAnsi="Times New Roman" w:cs="Times New Roman"/>
          <w:bdr w:val="none" w:sz="0" w:space="0" w:color="auto" w:frame="1"/>
          <w:shd w:val="clear" w:color="auto" w:fill="EFF0F1"/>
        </w:rPr>
        <w:t>|</w:t>
      </w:r>
    </w:p>
    <w:p w:rsidR="00C02B3C" w:rsidRPr="00617512" w:rsidRDefault="00C02B3C" w:rsidP="00C02B3C">
      <w:pPr>
        <w:pStyle w:val="HTMLPreformatted"/>
        <w:shd w:val="clear" w:color="auto" w:fill="EFF0F1"/>
        <w:rPr>
          <w:rFonts w:ascii="Times New Roman" w:hAnsi="Times New Roman" w:cs="Times New Roman"/>
        </w:rPr>
      </w:pPr>
      <w:r w:rsidRPr="00617512">
        <w:rPr>
          <w:rStyle w:val="pln"/>
          <w:rFonts w:ascii="Times New Roman" w:hAnsi="Times New Roman" w:cs="Times New Roman"/>
          <w:bdr w:val="none" w:sz="0" w:space="0" w:color="auto" w:frame="1"/>
          <w:shd w:val="clear" w:color="auto" w:fill="EFF0F1"/>
        </w:rPr>
        <w:t>___</w:t>
      </w:r>
    </w:p>
    <w:p w:rsidR="00C02B3C" w:rsidRPr="00617512" w:rsidRDefault="00C02B3C" w:rsidP="00C02B3C">
      <w:pPr>
        <w:pStyle w:val="NormalWeb"/>
        <w:shd w:val="clear" w:color="auto" w:fill="FFFFFF"/>
        <w:spacing w:before="0" w:beforeAutospacing="0" w:after="0" w:afterAutospacing="0"/>
        <w:rPr>
          <w:sz w:val="20"/>
          <w:szCs w:val="20"/>
        </w:rPr>
      </w:pPr>
      <w:r w:rsidRPr="00617512">
        <w:rPr>
          <w:sz w:val="20"/>
          <w:szCs w:val="20"/>
        </w:rPr>
        <w:t>Should I override</w:t>
      </w:r>
      <w:r w:rsidRPr="00617512">
        <w:rPr>
          <w:rStyle w:val="apple-converted-space"/>
          <w:sz w:val="20"/>
          <w:szCs w:val="20"/>
        </w:rPr>
        <w:t> </w:t>
      </w:r>
      <w:r w:rsidRPr="00617512">
        <w:rPr>
          <w:rStyle w:val="HTMLCode"/>
          <w:rFonts w:ascii="Times New Roman" w:eastAsiaTheme="majorEastAsia" w:hAnsi="Times New Roman" w:cs="Times New Roman"/>
          <w:bdr w:val="none" w:sz="0" w:space="0" w:color="auto" w:frame="1"/>
          <w:shd w:val="clear" w:color="auto" w:fill="EFF0F1"/>
        </w:rPr>
        <w:t>onBackPressed()</w:t>
      </w:r>
      <w:r w:rsidRPr="00617512">
        <w:rPr>
          <w:rStyle w:val="apple-converted-space"/>
          <w:sz w:val="20"/>
          <w:szCs w:val="20"/>
        </w:rPr>
        <w:t> </w:t>
      </w:r>
      <w:r w:rsidRPr="00617512">
        <w:rPr>
          <w:sz w:val="20"/>
          <w:szCs w:val="20"/>
        </w:rPr>
        <w:t>with any customization or am I missing something?</w:t>
      </w:r>
    </w:p>
    <w:p w:rsidR="00C02B3C" w:rsidRPr="00B165C1" w:rsidRDefault="00C02B3C" w:rsidP="00C02B3C">
      <w:pPr>
        <w:rPr>
          <w:rFonts w:ascii="Times New Roman" w:eastAsia="Times New Roman" w:hAnsi="Times New Roman" w:cs="Times New Roman"/>
          <w:b/>
          <w:sz w:val="20"/>
          <w:szCs w:val="20"/>
          <w:lang w:eastAsia="en-IN"/>
        </w:rPr>
      </w:pPr>
    </w:p>
    <w:p w:rsidR="00C02B3C" w:rsidRDefault="00C02B3C" w:rsidP="00C02B3C">
      <w:pPr>
        <w:rPr>
          <w:rFonts w:ascii="Times New Roman" w:eastAsiaTheme="majorEastAsia" w:hAnsi="Times New Roman" w:cs="Times New Roman"/>
          <w:b/>
          <w:bCs/>
          <w:color w:val="242729"/>
          <w:sz w:val="24"/>
          <w:szCs w:val="24"/>
        </w:rPr>
      </w:pPr>
      <w:r>
        <w:rPr>
          <w:rFonts w:ascii="Times New Roman" w:hAnsi="Times New Roman" w:cs="Times New Roman"/>
          <w:color w:val="242729"/>
          <w:sz w:val="24"/>
          <w:szCs w:val="24"/>
        </w:rPr>
        <w:br w:type="page"/>
      </w:r>
    </w:p>
    <w:p w:rsidR="00C02B3C" w:rsidRPr="00B165C1" w:rsidRDefault="00EA43E9" w:rsidP="00C02B3C">
      <w:pPr>
        <w:pStyle w:val="Heading1"/>
        <w:shd w:val="clear" w:color="auto" w:fill="FFFFFF"/>
        <w:spacing w:before="0" w:beforeAutospacing="0" w:after="0" w:afterAutospacing="0"/>
        <w:rPr>
          <w:color w:val="242729"/>
          <w:sz w:val="24"/>
          <w:szCs w:val="24"/>
        </w:rPr>
      </w:pPr>
      <w:hyperlink r:id="rId562" w:history="1">
        <w:r w:rsidR="00C02B3C" w:rsidRPr="00B165C1">
          <w:rPr>
            <w:rStyle w:val="Hyperlink"/>
            <w:rFonts w:eastAsiaTheme="majorEastAsia"/>
            <w:bCs w:val="0"/>
            <w:color w:val="242729"/>
            <w:sz w:val="24"/>
            <w:szCs w:val="24"/>
            <w:bdr w:val="none" w:sz="0" w:space="0" w:color="auto" w:frame="1"/>
          </w:rPr>
          <w:t>Fragment back-stack management on android</w:t>
        </w:r>
      </w:hyperlink>
    </w:p>
    <w:p w:rsidR="00C02B3C" w:rsidRPr="00617512" w:rsidRDefault="00C02B3C" w:rsidP="00C02B3C">
      <w:pPr>
        <w:shd w:val="clear" w:color="auto" w:fill="FFFFFF"/>
        <w:spacing w:after="240" w:line="240" w:lineRule="auto"/>
        <w:rPr>
          <w:rFonts w:ascii="Times New Roman" w:eastAsia="Times New Roman" w:hAnsi="Times New Roman" w:cs="Times New Roman"/>
          <w:color w:val="242729"/>
          <w:sz w:val="20"/>
          <w:szCs w:val="20"/>
          <w:lang w:eastAsia="en-IN"/>
        </w:rPr>
      </w:pPr>
      <w:r w:rsidRPr="00617512">
        <w:rPr>
          <w:rFonts w:ascii="Times New Roman" w:eastAsia="Times New Roman" w:hAnsi="Times New Roman" w:cs="Times New Roman"/>
          <w:color w:val="242729"/>
          <w:sz w:val="20"/>
          <w:szCs w:val="20"/>
          <w:lang w:eastAsia="en-IN"/>
        </w:rPr>
        <w:t>I have several fragments. They transition using slid-in animations. MainFragment-&gt; Fragment2 -&gt; Fragment3.</w:t>
      </w:r>
    </w:p>
    <w:p w:rsidR="00C02B3C" w:rsidRPr="00617512" w:rsidRDefault="00C02B3C" w:rsidP="00C02B3C">
      <w:pPr>
        <w:shd w:val="clear" w:color="auto" w:fill="FFFFFF"/>
        <w:spacing w:after="240" w:line="240" w:lineRule="auto"/>
        <w:rPr>
          <w:rFonts w:ascii="Times New Roman" w:eastAsia="Times New Roman" w:hAnsi="Times New Roman" w:cs="Times New Roman"/>
          <w:color w:val="242729"/>
          <w:sz w:val="20"/>
          <w:szCs w:val="20"/>
          <w:lang w:eastAsia="en-IN"/>
        </w:rPr>
      </w:pPr>
      <w:r w:rsidRPr="00617512">
        <w:rPr>
          <w:rFonts w:ascii="Times New Roman" w:eastAsia="Times New Roman" w:hAnsi="Times New Roman" w:cs="Times New Roman"/>
          <w:color w:val="242729"/>
          <w:sz w:val="20"/>
          <w:szCs w:val="20"/>
          <w:lang w:eastAsia="en-IN"/>
        </w:rPr>
        <w:t>1) I want to clear backstack when user reach MainFragment, leaving just that fragment in the stack.</w:t>
      </w:r>
    </w:p>
    <w:p w:rsidR="00C02B3C" w:rsidRPr="00617512" w:rsidRDefault="00C02B3C" w:rsidP="00C02B3C">
      <w:pPr>
        <w:shd w:val="clear" w:color="auto" w:fill="FFFFFF"/>
        <w:spacing w:after="240" w:line="240" w:lineRule="auto"/>
        <w:rPr>
          <w:rFonts w:ascii="Times New Roman" w:eastAsia="Times New Roman" w:hAnsi="Times New Roman" w:cs="Times New Roman"/>
          <w:color w:val="242729"/>
          <w:sz w:val="20"/>
          <w:szCs w:val="20"/>
          <w:lang w:eastAsia="en-IN"/>
        </w:rPr>
      </w:pPr>
      <w:r w:rsidRPr="00617512">
        <w:rPr>
          <w:rFonts w:ascii="Times New Roman" w:eastAsia="Times New Roman" w:hAnsi="Times New Roman" w:cs="Times New Roman"/>
          <w:color w:val="242729"/>
          <w:sz w:val="20"/>
          <w:szCs w:val="20"/>
          <w:lang w:eastAsia="en-IN"/>
        </w:rPr>
        <w:t>2) In some cases I want to remove the previous item in the stack. Say when user press back button and move from fragment3 = &gt; fragment2.</w:t>
      </w:r>
    </w:p>
    <w:p w:rsidR="00C02B3C" w:rsidRPr="00617512" w:rsidRDefault="00C02B3C" w:rsidP="00C02B3C">
      <w:pPr>
        <w:shd w:val="clear" w:color="auto" w:fill="FFFFFF"/>
        <w:spacing w:after="240" w:line="240" w:lineRule="auto"/>
        <w:rPr>
          <w:rFonts w:ascii="Times New Roman" w:eastAsia="Times New Roman" w:hAnsi="Times New Roman" w:cs="Times New Roman"/>
          <w:color w:val="242729"/>
          <w:sz w:val="20"/>
          <w:szCs w:val="20"/>
          <w:lang w:eastAsia="en-IN"/>
        </w:rPr>
      </w:pPr>
      <w:r w:rsidRPr="00617512">
        <w:rPr>
          <w:rFonts w:ascii="Times New Roman" w:eastAsia="Times New Roman" w:hAnsi="Times New Roman" w:cs="Times New Roman"/>
          <w:color w:val="242729"/>
          <w:sz w:val="20"/>
          <w:szCs w:val="20"/>
          <w:lang w:eastAsia="en-IN"/>
        </w:rPr>
        <w:t>I have shown my code below. If I use that method, the fragment transitions animations get messed up. I am not sure how to implement the second requirement.</w:t>
      </w:r>
    </w:p>
    <w:p w:rsidR="00C02B3C" w:rsidRPr="00617512" w:rsidRDefault="00C02B3C" w:rsidP="00C02B3C">
      <w:pPr>
        <w:shd w:val="clear" w:color="auto" w:fill="FFFFFF"/>
        <w:spacing w:after="240" w:line="240" w:lineRule="auto"/>
        <w:rPr>
          <w:rFonts w:ascii="Times New Roman" w:eastAsia="Times New Roman" w:hAnsi="Times New Roman" w:cs="Times New Roman"/>
          <w:color w:val="242729"/>
          <w:sz w:val="20"/>
          <w:szCs w:val="20"/>
          <w:lang w:eastAsia="en-IN"/>
        </w:rPr>
      </w:pPr>
      <w:r w:rsidRPr="00617512">
        <w:rPr>
          <w:rFonts w:ascii="Times New Roman" w:eastAsia="Times New Roman" w:hAnsi="Times New Roman" w:cs="Times New Roman"/>
          <w:color w:val="242729"/>
          <w:sz w:val="20"/>
          <w:szCs w:val="20"/>
          <w:lang w:eastAsia="en-IN"/>
        </w:rPr>
        <w:t>Another question is when I remove fragments from backstack do they get disposed?</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101094"/>
          <w:sz w:val="20"/>
          <w:szCs w:val="20"/>
          <w:lang w:eastAsia="en-IN"/>
        </w:rPr>
        <w:t>private</w:t>
      </w: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101094"/>
          <w:sz w:val="20"/>
          <w:szCs w:val="20"/>
          <w:lang w:eastAsia="en-IN"/>
        </w:rPr>
        <w:t>void</w:t>
      </w:r>
      <w:r w:rsidRPr="00617512">
        <w:rPr>
          <w:rFonts w:ascii="Consolas" w:eastAsia="Times New Roman" w:hAnsi="Consolas" w:cs="Courier New"/>
          <w:color w:val="303336"/>
          <w:sz w:val="20"/>
          <w:szCs w:val="20"/>
          <w:lang w:eastAsia="en-IN"/>
        </w:rPr>
        <w:t xml:space="preserve"> replace(</w:t>
      </w:r>
      <w:r w:rsidRPr="00617512">
        <w:rPr>
          <w:rFonts w:ascii="Consolas" w:eastAsia="Times New Roman" w:hAnsi="Consolas" w:cs="Courier New"/>
          <w:color w:val="2B91AF"/>
          <w:sz w:val="20"/>
          <w:szCs w:val="20"/>
          <w:lang w:eastAsia="en-IN"/>
        </w:rPr>
        <w:t>Fragment</w:t>
      </w:r>
      <w:r w:rsidRPr="00617512">
        <w:rPr>
          <w:rFonts w:ascii="Consolas" w:eastAsia="Times New Roman" w:hAnsi="Consolas" w:cs="Courier New"/>
          <w:color w:val="303336"/>
          <w:sz w:val="20"/>
          <w:szCs w:val="20"/>
          <w:lang w:eastAsia="en-IN"/>
        </w:rPr>
        <w:t xml:space="preserve"> fragment )    </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101094"/>
          <w:sz w:val="20"/>
          <w:szCs w:val="20"/>
          <w:lang w:eastAsia="en-IN"/>
        </w:rPr>
        <w:t>if</w:t>
      </w:r>
      <w:r w:rsidRPr="00617512">
        <w:rPr>
          <w:rFonts w:ascii="Consolas" w:eastAsia="Times New Roman" w:hAnsi="Consolas" w:cs="Courier New"/>
          <w:color w:val="303336"/>
          <w:sz w:val="20"/>
          <w:szCs w:val="20"/>
          <w:lang w:eastAsia="en-IN"/>
        </w:rPr>
        <w:t xml:space="preserve">(fragment == </w:t>
      </w:r>
      <w:r w:rsidRPr="00617512">
        <w:rPr>
          <w:rFonts w:ascii="Consolas" w:eastAsia="Times New Roman" w:hAnsi="Consolas" w:cs="Courier New"/>
          <w:color w:val="101094"/>
          <w:sz w:val="20"/>
          <w:szCs w:val="20"/>
          <w:lang w:eastAsia="en-IN"/>
        </w:rPr>
        <w:t>null</w:t>
      </w: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101094"/>
          <w:sz w:val="20"/>
          <w:szCs w:val="20"/>
          <w:lang w:eastAsia="en-IN"/>
        </w:rPr>
        <w:t>return</w:t>
      </w:r>
      <w:r w:rsidRPr="00617512">
        <w:rPr>
          <w:rFonts w:ascii="Consolas" w:eastAsia="Times New Roman" w:hAnsi="Consolas" w:cs="Courier New"/>
          <w:color w:val="303336"/>
          <w:sz w:val="20"/>
          <w:szCs w:val="20"/>
          <w:lang w:eastAsia="en-IN"/>
        </w:rPr>
        <w:t>;</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2B91AF"/>
          <w:sz w:val="20"/>
          <w:szCs w:val="20"/>
          <w:lang w:eastAsia="en-IN"/>
        </w:rPr>
        <w:t>FragmentTransaction</w:t>
      </w:r>
      <w:r w:rsidRPr="00617512">
        <w:rPr>
          <w:rFonts w:ascii="Consolas" w:eastAsia="Times New Roman" w:hAnsi="Consolas" w:cs="Courier New"/>
          <w:color w:val="303336"/>
          <w:sz w:val="20"/>
          <w:szCs w:val="20"/>
          <w:lang w:eastAsia="en-IN"/>
        </w:rPr>
        <w:t xml:space="preserve"> fragmentTransaction = fragmentManager</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.beginTransaction();</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fragmentTransaction.setCustomAnimations(R.anim.fragment_enter,</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R.anim.fragment_exit);</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fragmentTransaction.replace(R.id.fragment, fragment);</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fragmentTransaction.addToBackStack(fragment.toString());</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fragmentTransaction.commit();</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101094"/>
          <w:sz w:val="20"/>
          <w:szCs w:val="20"/>
          <w:lang w:eastAsia="en-IN"/>
        </w:rPr>
        <w:t>if</w:t>
      </w:r>
      <w:r w:rsidRPr="00617512">
        <w:rPr>
          <w:rFonts w:ascii="Consolas" w:eastAsia="Times New Roman" w:hAnsi="Consolas" w:cs="Courier New"/>
          <w:color w:val="303336"/>
          <w:sz w:val="20"/>
          <w:szCs w:val="20"/>
          <w:lang w:eastAsia="en-IN"/>
        </w:rPr>
        <w:t xml:space="preserve">(fragment </w:t>
      </w:r>
      <w:r w:rsidRPr="00617512">
        <w:rPr>
          <w:rFonts w:ascii="Consolas" w:eastAsia="Times New Roman" w:hAnsi="Consolas" w:cs="Courier New"/>
          <w:color w:val="101094"/>
          <w:sz w:val="20"/>
          <w:szCs w:val="20"/>
          <w:lang w:eastAsia="en-IN"/>
        </w:rPr>
        <w:t>instanceof</w:t>
      </w: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2B91AF"/>
          <w:sz w:val="20"/>
          <w:szCs w:val="20"/>
          <w:lang w:eastAsia="en-IN"/>
        </w:rPr>
        <w:t>MainFragment</w:t>
      </w:r>
      <w:r w:rsidRPr="00617512">
        <w:rPr>
          <w:rFonts w:ascii="Consolas" w:eastAsia="Times New Roman" w:hAnsi="Consolas" w:cs="Courier New"/>
          <w:color w:val="303336"/>
          <w:sz w:val="20"/>
          <w:szCs w:val="20"/>
          <w:lang w:eastAsia="en-IN"/>
        </w:rPr>
        <w:t>)</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clearBackStack();</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en-IN"/>
        </w:rPr>
      </w:pPr>
      <w:r w:rsidRPr="00617512">
        <w:rPr>
          <w:rFonts w:ascii="Consolas" w:eastAsia="Times New Roman" w:hAnsi="Consolas" w:cs="Courier New"/>
          <w:color w:val="303336"/>
          <w:sz w:val="20"/>
          <w:szCs w:val="20"/>
          <w:lang w:eastAsia="en-IN"/>
        </w:rPr>
        <w:t>}</w:t>
      </w:r>
    </w:p>
    <w:p w:rsidR="00C02B3C" w:rsidRPr="00617512" w:rsidRDefault="00EA43E9" w:rsidP="00C02B3C">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9" style="width:0;height:.75pt" o:hrstd="t" o:hrnoshade="t" o:hr="t" fillcolor="#d6d9dc" stroked="f"/>
        </w:pic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101094"/>
          <w:sz w:val="20"/>
          <w:szCs w:val="20"/>
          <w:lang w:eastAsia="en-IN"/>
        </w:rPr>
        <w:t>public</w:t>
      </w: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101094"/>
          <w:sz w:val="20"/>
          <w:szCs w:val="20"/>
          <w:lang w:eastAsia="en-IN"/>
        </w:rPr>
        <w:t>void</w:t>
      </w:r>
      <w:r w:rsidRPr="00617512">
        <w:rPr>
          <w:rFonts w:ascii="Consolas" w:eastAsia="Times New Roman" w:hAnsi="Consolas" w:cs="Courier New"/>
          <w:color w:val="303336"/>
          <w:sz w:val="20"/>
          <w:szCs w:val="20"/>
          <w:lang w:eastAsia="en-IN"/>
        </w:rPr>
        <w:t xml:space="preserve"> clearBackStack() {</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101094"/>
          <w:sz w:val="20"/>
          <w:szCs w:val="20"/>
          <w:lang w:eastAsia="en-IN"/>
        </w:rPr>
        <w:t>if</w:t>
      </w:r>
      <w:r w:rsidRPr="00617512">
        <w:rPr>
          <w:rFonts w:ascii="Consolas" w:eastAsia="Times New Roman" w:hAnsi="Consolas" w:cs="Courier New"/>
          <w:color w:val="303336"/>
          <w:sz w:val="20"/>
          <w:szCs w:val="20"/>
          <w:lang w:eastAsia="en-IN"/>
        </w:rPr>
        <w:t xml:space="preserve"> (fragmentManager.getBackStackEntryCount() &gt; </w:t>
      </w:r>
      <w:r w:rsidRPr="00617512">
        <w:rPr>
          <w:rFonts w:ascii="Consolas" w:eastAsia="Times New Roman" w:hAnsi="Consolas" w:cs="Courier New"/>
          <w:color w:val="7D2727"/>
          <w:sz w:val="20"/>
          <w:szCs w:val="20"/>
          <w:lang w:eastAsia="en-IN"/>
        </w:rPr>
        <w:t>0</w:t>
      </w:r>
      <w:r w:rsidRPr="00617512">
        <w:rPr>
          <w:rFonts w:ascii="Consolas" w:eastAsia="Times New Roman" w:hAnsi="Consolas" w:cs="Courier New"/>
          <w:color w:val="303336"/>
          <w:sz w:val="20"/>
          <w:szCs w:val="20"/>
          <w:lang w:eastAsia="en-IN"/>
        </w:rPr>
        <w:t>) {</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w:t>
      </w:r>
      <w:r w:rsidRPr="00617512">
        <w:rPr>
          <w:rFonts w:ascii="Consolas" w:eastAsia="Times New Roman" w:hAnsi="Consolas" w:cs="Courier New"/>
          <w:color w:val="2B91AF"/>
          <w:sz w:val="20"/>
          <w:szCs w:val="20"/>
          <w:lang w:eastAsia="en-IN"/>
        </w:rPr>
        <w:t>FragmentManager</w:t>
      </w:r>
      <w:r w:rsidRPr="00617512">
        <w:rPr>
          <w:rFonts w:ascii="Consolas" w:eastAsia="Times New Roman" w:hAnsi="Consolas" w:cs="Courier New"/>
          <w:color w:val="303336"/>
          <w:sz w:val="20"/>
          <w:szCs w:val="20"/>
          <w:lang w:eastAsia="en-IN"/>
        </w:rPr>
        <w:t>.</w:t>
      </w:r>
      <w:r w:rsidRPr="00617512">
        <w:rPr>
          <w:rFonts w:ascii="Consolas" w:eastAsia="Times New Roman" w:hAnsi="Consolas" w:cs="Courier New"/>
          <w:color w:val="2B91AF"/>
          <w:sz w:val="20"/>
          <w:szCs w:val="20"/>
          <w:lang w:eastAsia="en-IN"/>
        </w:rPr>
        <w:t>BackStackEntry</w:t>
      </w:r>
      <w:r w:rsidRPr="00617512">
        <w:rPr>
          <w:rFonts w:ascii="Consolas" w:eastAsia="Times New Roman" w:hAnsi="Consolas" w:cs="Courier New"/>
          <w:color w:val="303336"/>
          <w:sz w:val="20"/>
          <w:szCs w:val="20"/>
          <w:lang w:eastAsia="en-IN"/>
        </w:rPr>
        <w:t xml:space="preserve"> first = fragmentManager.getBackStackEntryAt(</w:t>
      </w:r>
      <w:r w:rsidRPr="00617512">
        <w:rPr>
          <w:rFonts w:ascii="Consolas" w:eastAsia="Times New Roman" w:hAnsi="Consolas" w:cs="Courier New"/>
          <w:color w:val="7D2727"/>
          <w:sz w:val="20"/>
          <w:szCs w:val="20"/>
          <w:lang w:eastAsia="en-IN"/>
        </w:rPr>
        <w:t>0</w:t>
      </w:r>
      <w:r w:rsidRPr="00617512">
        <w:rPr>
          <w:rFonts w:ascii="Consolas" w:eastAsia="Times New Roman" w:hAnsi="Consolas" w:cs="Courier New"/>
          <w:color w:val="303336"/>
          <w:sz w:val="20"/>
          <w:szCs w:val="20"/>
          <w:lang w:eastAsia="en-IN"/>
        </w:rPr>
        <w:t>);</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fragmentManager.popBackStack(first.getId(), </w:t>
      </w:r>
      <w:r w:rsidRPr="00617512">
        <w:rPr>
          <w:rFonts w:ascii="Consolas" w:eastAsia="Times New Roman" w:hAnsi="Consolas" w:cs="Courier New"/>
          <w:color w:val="2B91AF"/>
          <w:sz w:val="20"/>
          <w:szCs w:val="20"/>
          <w:lang w:eastAsia="en-IN"/>
        </w:rPr>
        <w:t>FragmentManager</w:t>
      </w:r>
      <w:r w:rsidRPr="00617512">
        <w:rPr>
          <w:rFonts w:ascii="Consolas" w:eastAsia="Times New Roman" w:hAnsi="Consolas" w:cs="Courier New"/>
          <w:color w:val="303336"/>
          <w:sz w:val="20"/>
          <w:szCs w:val="20"/>
          <w:lang w:eastAsia="en-IN"/>
        </w:rPr>
        <w:t>.POP_BACK_STACK_INCLUSIVE);</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lang w:eastAsia="en-IN"/>
        </w:rPr>
      </w:pPr>
      <w:r w:rsidRPr="00617512">
        <w:rPr>
          <w:rFonts w:ascii="Consolas" w:eastAsia="Times New Roman" w:hAnsi="Consolas" w:cs="Courier New"/>
          <w:color w:val="303336"/>
          <w:sz w:val="20"/>
          <w:szCs w:val="20"/>
          <w:lang w:eastAsia="en-IN"/>
        </w:rPr>
        <w:t xml:space="preserve">        }</w:t>
      </w:r>
    </w:p>
    <w:p w:rsidR="00C02B3C" w:rsidRPr="00617512" w:rsidRDefault="00C02B3C" w:rsidP="00C02B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en-IN"/>
        </w:rPr>
      </w:pPr>
      <w:r w:rsidRPr="00617512">
        <w:rPr>
          <w:rFonts w:ascii="Consolas" w:eastAsia="Times New Roman" w:hAnsi="Consolas" w:cs="Courier New"/>
          <w:color w:val="303336"/>
          <w:sz w:val="20"/>
          <w:szCs w:val="20"/>
          <w:lang w:eastAsia="en-IN"/>
        </w:rPr>
        <w:t xml:space="preserve">    }</w:t>
      </w:r>
    </w:p>
    <w:p w:rsidR="00C02B3C" w:rsidRDefault="00C02B3C" w:rsidP="00C02B3C">
      <w:pP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Alternatively </w:t>
      </w:r>
    </w:p>
    <w:p w:rsidR="00C02B3C" w:rsidRPr="00B165C1" w:rsidRDefault="00C02B3C" w:rsidP="00C02B3C">
      <w:pPr>
        <w:pStyle w:val="NormalWeb"/>
        <w:shd w:val="clear" w:color="auto" w:fill="FFFFFF"/>
        <w:spacing w:before="0" w:beforeAutospacing="0" w:after="0" w:afterAutospacing="0"/>
        <w:rPr>
          <w:color w:val="242729"/>
          <w:sz w:val="20"/>
          <w:szCs w:val="20"/>
        </w:rPr>
      </w:pPr>
      <w:r w:rsidRPr="00B165C1">
        <w:rPr>
          <w:color w:val="242729"/>
          <w:sz w:val="20"/>
          <w:szCs w:val="20"/>
        </w:rPr>
        <w:t>Here I am calling the</w:t>
      </w:r>
      <w:r w:rsidRPr="00B165C1">
        <w:rPr>
          <w:rStyle w:val="apple-converted-space"/>
          <w:rFonts w:eastAsiaTheme="majorEastAsia"/>
          <w:color w:val="242729"/>
          <w:sz w:val="20"/>
          <w:szCs w:val="20"/>
        </w:rPr>
        <w:t> </w:t>
      </w:r>
      <w:r w:rsidRPr="00B165C1">
        <w:rPr>
          <w:rStyle w:val="HTMLCode"/>
          <w:rFonts w:ascii="Times New Roman" w:eastAsiaTheme="majorEastAsia" w:hAnsi="Times New Roman" w:cs="Times New Roman"/>
          <w:color w:val="242729"/>
          <w:bdr w:val="none" w:sz="0" w:space="0" w:color="auto" w:frame="1"/>
          <w:shd w:val="clear" w:color="auto" w:fill="EFF0F1"/>
        </w:rPr>
        <w:t>add</w:t>
      </w:r>
      <w:r w:rsidRPr="00B165C1">
        <w:rPr>
          <w:rStyle w:val="apple-converted-space"/>
          <w:rFonts w:eastAsiaTheme="majorEastAsia"/>
          <w:color w:val="242729"/>
          <w:sz w:val="20"/>
          <w:szCs w:val="20"/>
        </w:rPr>
        <w:t> </w:t>
      </w:r>
      <w:r w:rsidRPr="00B165C1">
        <w:rPr>
          <w:color w:val="242729"/>
          <w:sz w:val="20"/>
          <w:szCs w:val="20"/>
        </w:rPr>
        <w:t>method of</w:t>
      </w:r>
      <w:r w:rsidRPr="00B165C1">
        <w:rPr>
          <w:rStyle w:val="apple-converted-space"/>
          <w:rFonts w:eastAsiaTheme="majorEastAsia"/>
          <w:color w:val="242729"/>
          <w:sz w:val="20"/>
          <w:szCs w:val="20"/>
        </w:rPr>
        <w:t> </w:t>
      </w:r>
      <w:r w:rsidRPr="00B165C1">
        <w:rPr>
          <w:rStyle w:val="HTMLCode"/>
          <w:rFonts w:ascii="Times New Roman" w:eastAsiaTheme="majorEastAsia" w:hAnsi="Times New Roman" w:cs="Times New Roman"/>
          <w:color w:val="242729"/>
          <w:bdr w:val="none" w:sz="0" w:space="0" w:color="auto" w:frame="1"/>
          <w:shd w:val="clear" w:color="auto" w:fill="EFF0F1"/>
        </w:rPr>
        <w:t>FragmentTransaction</w:t>
      </w:r>
      <w:r w:rsidRPr="00B165C1">
        <w:rPr>
          <w:color w:val="242729"/>
          <w:sz w:val="20"/>
          <w:szCs w:val="20"/>
        </w:rPr>
        <w:t>. From Google sample code @</w:t>
      </w:r>
      <w:r w:rsidRPr="00B165C1">
        <w:rPr>
          <w:rStyle w:val="apple-converted-space"/>
          <w:rFonts w:eastAsiaTheme="majorEastAsia"/>
          <w:color w:val="242729"/>
          <w:sz w:val="20"/>
          <w:szCs w:val="20"/>
        </w:rPr>
        <w:t> </w:t>
      </w:r>
      <w:hyperlink r:id="rId563" w:history="1">
        <w:r w:rsidRPr="00B165C1">
          <w:rPr>
            <w:rStyle w:val="Hyperlink"/>
            <w:rFonts w:eastAsiaTheme="majorEastAsia"/>
            <w:color w:val="005999"/>
            <w:sz w:val="20"/>
            <w:szCs w:val="20"/>
            <w:bdr w:val="none" w:sz="0" w:space="0" w:color="auto" w:frame="1"/>
          </w:rPr>
          <w:t>Fragments</w:t>
        </w:r>
      </w:hyperlink>
      <w:r w:rsidRPr="00B165C1">
        <w:rPr>
          <w:rStyle w:val="apple-converted-space"/>
          <w:rFonts w:eastAsiaTheme="majorEastAsia"/>
          <w:color w:val="242729"/>
          <w:sz w:val="20"/>
          <w:szCs w:val="20"/>
        </w:rPr>
        <w:t> </w:t>
      </w:r>
      <w:r w:rsidRPr="00B165C1">
        <w:rPr>
          <w:color w:val="242729"/>
          <w:sz w:val="20"/>
          <w:szCs w:val="20"/>
        </w:rPr>
        <w:t>and using your code as sample:</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typ"/>
          <w:rFonts w:ascii="Consolas" w:hAnsi="Consolas"/>
          <w:color w:val="2B91AF"/>
          <w:bdr w:val="none" w:sz="0" w:space="0" w:color="auto" w:frame="1"/>
          <w:shd w:val="clear" w:color="auto" w:fill="EFF0F1"/>
        </w:rPr>
        <w:t>FragmentTransaction</w:t>
      </w:r>
      <w:r>
        <w:rPr>
          <w:rStyle w:val="pln"/>
          <w:rFonts w:ascii="Consolas" w:hAnsi="Consolas"/>
          <w:color w:val="303336"/>
          <w:bdr w:val="none" w:sz="0" w:space="0" w:color="auto" w:frame="1"/>
          <w:shd w:val="clear" w:color="auto" w:fill="EFF0F1"/>
        </w:rPr>
        <w:t xml:space="preserve"> transaction </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getFragmentManager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beginTransaction</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com"/>
          <w:rFonts w:ascii="Consolas" w:hAnsi="Consolas"/>
          <w:color w:val="858C93"/>
          <w:bdr w:val="none" w:sz="0" w:space="0" w:color="auto" w:frame="1"/>
          <w:shd w:val="clear" w:color="auto" w:fill="EFF0F1"/>
        </w:rPr>
        <w:t>// and add the transaction to the back stack</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transaction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add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R</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id</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fragment</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fragment3</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transaction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addToBackStack</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fragment3</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toString</w:t>
      </w:r>
      <w:r>
        <w:rPr>
          <w:rStyle w:val="pun"/>
          <w:rFonts w:ascii="Consolas" w:hAnsi="Consolas"/>
          <w:color w:val="303336"/>
          <w:bdr w:val="none" w:sz="0" w:space="0" w:color="auto" w:frame="1"/>
          <w:shd w:val="clear" w:color="auto" w:fill="EFF0F1"/>
        </w:rPr>
        <w:t>());</w:t>
      </w: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p>
    <w:p w:rsidR="00C02B3C" w:rsidRDefault="00C02B3C" w:rsidP="00C02B3C">
      <w:pPr>
        <w:pStyle w:val="HTMLPreformatted"/>
        <w:shd w:val="clear" w:color="auto" w:fill="EFF0F1"/>
        <w:rPr>
          <w:rStyle w:val="pln"/>
          <w:rFonts w:ascii="Consolas" w:hAnsi="Consolas"/>
          <w:color w:val="303336"/>
          <w:bdr w:val="none" w:sz="0" w:space="0" w:color="auto" w:frame="1"/>
          <w:shd w:val="clear" w:color="auto" w:fill="EFF0F1"/>
        </w:rPr>
      </w:pPr>
      <w:r>
        <w:rPr>
          <w:rStyle w:val="com"/>
          <w:rFonts w:ascii="Consolas" w:hAnsi="Consolas"/>
          <w:color w:val="858C93"/>
          <w:bdr w:val="none" w:sz="0" w:space="0" w:color="auto" w:frame="1"/>
          <w:shd w:val="clear" w:color="auto" w:fill="EFF0F1"/>
        </w:rPr>
        <w:t>// Commit the transaction</w:t>
      </w:r>
    </w:p>
    <w:p w:rsidR="00C02B3C" w:rsidRDefault="00C02B3C" w:rsidP="00C02B3C">
      <w:pPr>
        <w:pStyle w:val="HTMLPreformatted"/>
        <w:shd w:val="clear" w:color="auto" w:fill="EFF0F1"/>
        <w:rPr>
          <w:rFonts w:ascii="Consolas" w:hAnsi="Consolas"/>
          <w:color w:val="393318"/>
        </w:rPr>
      </w:pPr>
      <w:r>
        <w:rPr>
          <w:rStyle w:val="pln"/>
          <w:rFonts w:ascii="Consolas" w:hAnsi="Consolas"/>
          <w:color w:val="303336"/>
          <w:bdr w:val="none" w:sz="0" w:space="0" w:color="auto" w:frame="1"/>
          <w:shd w:val="clear" w:color="auto" w:fill="EFF0F1"/>
        </w:rPr>
        <w:t>transaction</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commit</w:t>
      </w:r>
      <w:r>
        <w:rPr>
          <w:rStyle w:val="pun"/>
          <w:rFonts w:ascii="Consolas" w:hAnsi="Consolas"/>
          <w:color w:val="303336"/>
          <w:bdr w:val="none" w:sz="0" w:space="0" w:color="auto" w:frame="1"/>
          <w:shd w:val="clear" w:color="auto" w:fill="EFF0F1"/>
        </w:rPr>
        <w:t>();</w:t>
      </w:r>
    </w:p>
    <w:p w:rsidR="00C02B3C" w:rsidRPr="00B165C1" w:rsidRDefault="00C02B3C" w:rsidP="00C02B3C">
      <w:pPr>
        <w:pStyle w:val="NormalWeb"/>
        <w:shd w:val="clear" w:color="auto" w:fill="FFFFFF"/>
        <w:spacing w:before="0" w:beforeAutospacing="0" w:after="0" w:afterAutospacing="0"/>
        <w:rPr>
          <w:color w:val="242729"/>
          <w:sz w:val="20"/>
          <w:szCs w:val="20"/>
        </w:rPr>
      </w:pPr>
      <w:r w:rsidRPr="00B165C1">
        <w:rPr>
          <w:color w:val="242729"/>
          <w:sz w:val="20"/>
          <w:szCs w:val="20"/>
        </w:rPr>
        <w:t>Note: The</w:t>
      </w:r>
      <w:r w:rsidRPr="00B165C1">
        <w:rPr>
          <w:rStyle w:val="apple-converted-space"/>
          <w:rFonts w:eastAsiaTheme="majorEastAsia"/>
          <w:color w:val="242729"/>
          <w:sz w:val="20"/>
          <w:szCs w:val="20"/>
        </w:rPr>
        <w:t> </w:t>
      </w:r>
      <w:r w:rsidRPr="00B165C1">
        <w:rPr>
          <w:rStyle w:val="Strong"/>
          <w:color w:val="242729"/>
          <w:sz w:val="20"/>
          <w:szCs w:val="20"/>
          <w:bdr w:val="none" w:sz="0" w:space="0" w:color="auto" w:frame="1"/>
        </w:rPr>
        <w:t>add</w:t>
      </w:r>
      <w:r w:rsidRPr="00B165C1">
        <w:rPr>
          <w:rStyle w:val="apple-converted-space"/>
          <w:rFonts w:eastAsiaTheme="majorEastAsia"/>
          <w:color w:val="242729"/>
          <w:sz w:val="20"/>
          <w:szCs w:val="20"/>
        </w:rPr>
        <w:t> </w:t>
      </w:r>
      <w:r w:rsidRPr="00B165C1">
        <w:rPr>
          <w:color w:val="242729"/>
          <w:sz w:val="20"/>
          <w:szCs w:val="20"/>
        </w:rPr>
        <w:t>method does not replace/remove fragment2 as the previous fragment. Call</w:t>
      </w:r>
      <w:r w:rsidRPr="00B165C1">
        <w:rPr>
          <w:rStyle w:val="apple-converted-space"/>
          <w:rFonts w:eastAsiaTheme="majorEastAsia"/>
          <w:color w:val="242729"/>
          <w:sz w:val="20"/>
          <w:szCs w:val="20"/>
        </w:rPr>
        <w:t> </w:t>
      </w:r>
      <w:r w:rsidRPr="00B165C1">
        <w:rPr>
          <w:rStyle w:val="HTMLCode"/>
          <w:rFonts w:ascii="Times New Roman" w:eastAsiaTheme="majorEastAsia" w:hAnsi="Times New Roman" w:cs="Times New Roman"/>
          <w:color w:val="242729"/>
          <w:bdr w:val="none" w:sz="0" w:space="0" w:color="auto" w:frame="1"/>
          <w:shd w:val="clear" w:color="auto" w:fill="EFF0F1"/>
        </w:rPr>
        <w:t>transaction.add</w:t>
      </w:r>
      <w:r w:rsidRPr="00B165C1">
        <w:rPr>
          <w:rStyle w:val="apple-converted-space"/>
          <w:rFonts w:eastAsiaTheme="majorEastAsia"/>
          <w:color w:val="242729"/>
          <w:sz w:val="20"/>
          <w:szCs w:val="20"/>
        </w:rPr>
        <w:t> </w:t>
      </w:r>
      <w:r w:rsidRPr="00B165C1">
        <w:rPr>
          <w:color w:val="242729"/>
          <w:sz w:val="20"/>
          <w:szCs w:val="20"/>
        </w:rPr>
        <w:t>with</w:t>
      </w:r>
      <w:r w:rsidRPr="00B165C1">
        <w:rPr>
          <w:rStyle w:val="apple-converted-space"/>
          <w:rFonts w:eastAsiaTheme="majorEastAsia"/>
          <w:color w:val="242729"/>
          <w:sz w:val="20"/>
          <w:szCs w:val="20"/>
        </w:rPr>
        <w:t> </w:t>
      </w:r>
      <w:r w:rsidRPr="00B165C1">
        <w:rPr>
          <w:rStyle w:val="Strong"/>
          <w:color w:val="242729"/>
          <w:sz w:val="20"/>
          <w:szCs w:val="20"/>
          <w:bdr w:val="none" w:sz="0" w:space="0" w:color="auto" w:frame="1"/>
        </w:rPr>
        <w:t>fragment3</w:t>
      </w:r>
      <w:r w:rsidRPr="00B165C1">
        <w:rPr>
          <w:rStyle w:val="apple-converted-space"/>
          <w:rFonts w:eastAsiaTheme="majorEastAsia"/>
          <w:color w:val="242729"/>
          <w:sz w:val="20"/>
          <w:szCs w:val="20"/>
        </w:rPr>
        <w:t> </w:t>
      </w:r>
      <w:r w:rsidRPr="00B165C1">
        <w:rPr>
          <w:color w:val="242729"/>
          <w:sz w:val="20"/>
          <w:szCs w:val="20"/>
        </w:rPr>
        <w:t>after using or adding</w:t>
      </w:r>
      <w:r w:rsidRPr="00B165C1">
        <w:rPr>
          <w:rStyle w:val="apple-converted-space"/>
          <w:rFonts w:eastAsiaTheme="majorEastAsia"/>
          <w:color w:val="242729"/>
          <w:sz w:val="20"/>
          <w:szCs w:val="20"/>
        </w:rPr>
        <w:t> </w:t>
      </w:r>
      <w:r w:rsidRPr="00B165C1">
        <w:rPr>
          <w:rStyle w:val="Strong"/>
          <w:color w:val="242729"/>
          <w:sz w:val="20"/>
          <w:szCs w:val="20"/>
          <w:bdr w:val="none" w:sz="0" w:space="0" w:color="auto" w:frame="1"/>
        </w:rPr>
        <w:t>fragment2</w:t>
      </w:r>
      <w:r w:rsidRPr="00B165C1">
        <w:rPr>
          <w:color w:val="242729"/>
          <w:sz w:val="20"/>
          <w:szCs w:val="20"/>
        </w:rPr>
        <w:t xml:space="preserve">. </w:t>
      </w:r>
    </w:p>
    <w:p w:rsidR="00C02B3C" w:rsidRPr="00B165C1" w:rsidRDefault="00C02B3C" w:rsidP="00C02B3C">
      <w:pPr>
        <w:pStyle w:val="NormalWeb"/>
        <w:shd w:val="clear" w:color="auto" w:fill="FFFFFF"/>
        <w:spacing w:before="0" w:beforeAutospacing="0" w:after="0" w:afterAutospacing="0"/>
        <w:rPr>
          <w:color w:val="242729"/>
          <w:sz w:val="20"/>
          <w:szCs w:val="20"/>
        </w:rPr>
      </w:pPr>
      <w:r w:rsidRPr="00B165C1">
        <w:rPr>
          <w:color w:val="242729"/>
          <w:sz w:val="20"/>
          <w:szCs w:val="20"/>
        </w:rPr>
        <w:t>Therefore the</w:t>
      </w:r>
      <w:r w:rsidRPr="00B165C1">
        <w:rPr>
          <w:rStyle w:val="apple-converted-space"/>
          <w:rFonts w:eastAsiaTheme="majorEastAsia"/>
          <w:color w:val="242729"/>
          <w:sz w:val="20"/>
          <w:szCs w:val="20"/>
        </w:rPr>
        <w:t> </w:t>
      </w:r>
      <w:r w:rsidRPr="00B165C1">
        <w:rPr>
          <w:rStyle w:val="Strong"/>
          <w:color w:val="242729"/>
          <w:sz w:val="20"/>
          <w:szCs w:val="20"/>
          <w:bdr w:val="none" w:sz="0" w:space="0" w:color="auto" w:frame="1"/>
        </w:rPr>
        <w:t>back key</w:t>
      </w:r>
      <w:r w:rsidRPr="00B165C1">
        <w:rPr>
          <w:rStyle w:val="apple-converted-space"/>
          <w:rFonts w:eastAsiaTheme="majorEastAsia"/>
          <w:color w:val="242729"/>
          <w:sz w:val="20"/>
          <w:szCs w:val="20"/>
        </w:rPr>
        <w:t> </w:t>
      </w:r>
      <w:r w:rsidRPr="00B165C1">
        <w:rPr>
          <w:color w:val="242729"/>
          <w:sz w:val="20"/>
          <w:szCs w:val="20"/>
        </w:rPr>
        <w:t>will show fragment2 when fragment3 is displayed.</w:t>
      </w:r>
    </w:p>
    <w:p w:rsidR="00C02B3C" w:rsidRPr="00B165C1" w:rsidRDefault="00C02B3C" w:rsidP="00C02B3C">
      <w:pPr>
        <w:rPr>
          <w:rFonts w:ascii="Times New Roman" w:eastAsia="Times New Roman" w:hAnsi="Times New Roman" w:cs="Times New Roman"/>
          <w:sz w:val="20"/>
          <w:szCs w:val="20"/>
          <w:lang w:eastAsia="en-IN"/>
        </w:rPr>
      </w:pPr>
    </w:p>
    <w:p w:rsidR="00C02B3C" w:rsidRPr="00617512" w:rsidRDefault="00C02B3C" w:rsidP="00C02B3C">
      <w:pPr>
        <w:rPr>
          <w:rFonts w:ascii="Times New Roman" w:eastAsia="Times New Roman" w:hAnsi="Times New Roman" w:cs="Times New Roman"/>
          <w:sz w:val="20"/>
          <w:szCs w:val="20"/>
          <w:lang w:eastAsia="en-IN"/>
        </w:rPr>
      </w:pPr>
      <w:r w:rsidRPr="00617512">
        <w:rPr>
          <w:rFonts w:ascii="Times New Roman" w:eastAsia="Times New Roman" w:hAnsi="Times New Roman" w:cs="Times New Roman"/>
          <w:sz w:val="20"/>
          <w:szCs w:val="20"/>
          <w:lang w:eastAsia="en-IN"/>
        </w:rPr>
        <w:lastRenderedPageBreak/>
        <w:t>Examples</w:t>
      </w:r>
    </w:p>
    <w:p w:rsidR="00C02B3C" w:rsidRDefault="00C02B3C" w:rsidP="007F373F">
      <w:pPr>
        <w:pStyle w:val="ListParagraph"/>
        <w:numPr>
          <w:ilvl w:val="0"/>
          <w:numId w:val="104"/>
        </w:numPr>
        <w:rPr>
          <w:rFonts w:ascii="Times New Roman" w:eastAsia="Times New Roman" w:hAnsi="Times New Roman" w:cs="Times New Roman"/>
          <w:b/>
          <w:sz w:val="24"/>
          <w:szCs w:val="24"/>
          <w:u w:val="single"/>
          <w:lang w:eastAsia="en-IN"/>
        </w:rPr>
      </w:pPr>
      <w:r w:rsidRPr="00617512">
        <w:rPr>
          <w:rFonts w:ascii="Times New Roman" w:eastAsia="Times New Roman" w:hAnsi="Times New Roman" w:cs="Times New Roman"/>
          <w:sz w:val="20"/>
          <w:szCs w:val="20"/>
          <w:lang w:eastAsia="en-IN"/>
        </w:rPr>
        <w:t>https://www.mobomo.com/2011/06/android-understanding-activity-launchmode</w:t>
      </w:r>
      <w:r w:rsidRPr="00617512">
        <w:rPr>
          <w:rFonts w:ascii="Times New Roman" w:eastAsia="Times New Roman" w:hAnsi="Times New Roman" w:cs="Times New Roman"/>
          <w:b/>
          <w:sz w:val="24"/>
          <w:szCs w:val="24"/>
          <w:u w:val="single"/>
          <w:lang w:eastAsia="en-IN"/>
        </w:rPr>
        <w:t>/</w:t>
      </w:r>
    </w:p>
    <w:p w:rsidR="00C02B3C" w:rsidRDefault="00C02B3C" w:rsidP="007F373F">
      <w:pPr>
        <w:pStyle w:val="ListParagraph"/>
        <w:numPr>
          <w:ilvl w:val="0"/>
          <w:numId w:val="104"/>
        </w:numPr>
        <w:rPr>
          <w:rFonts w:ascii="Times New Roman" w:eastAsia="Times New Roman" w:hAnsi="Times New Roman" w:cs="Times New Roman"/>
          <w:sz w:val="20"/>
          <w:szCs w:val="20"/>
          <w:lang w:eastAsia="en-IN"/>
        </w:rPr>
      </w:pPr>
      <w:r w:rsidRPr="00617512">
        <w:rPr>
          <w:rFonts w:ascii="Times New Roman" w:eastAsia="Times New Roman" w:hAnsi="Times New Roman" w:cs="Times New Roman"/>
          <w:sz w:val="20"/>
          <w:szCs w:val="20"/>
          <w:lang w:eastAsia="en-IN"/>
        </w:rPr>
        <w:t>http://stackoverflow.com/questions/20953799/android-activity-backstack-management</w:t>
      </w:r>
    </w:p>
    <w:p w:rsidR="00C02B3C" w:rsidRDefault="00C02B3C" w:rsidP="007F373F">
      <w:pPr>
        <w:pStyle w:val="ListParagraph"/>
        <w:numPr>
          <w:ilvl w:val="0"/>
          <w:numId w:val="104"/>
        </w:numPr>
        <w:rPr>
          <w:rFonts w:ascii="Times New Roman" w:eastAsia="Times New Roman" w:hAnsi="Times New Roman" w:cs="Times New Roman"/>
          <w:sz w:val="20"/>
          <w:szCs w:val="20"/>
          <w:lang w:eastAsia="en-IN"/>
        </w:rPr>
      </w:pPr>
      <w:r w:rsidRPr="00617512">
        <w:rPr>
          <w:rFonts w:ascii="Times New Roman" w:eastAsia="Times New Roman" w:hAnsi="Times New Roman" w:cs="Times New Roman"/>
          <w:sz w:val="20"/>
          <w:szCs w:val="20"/>
          <w:lang w:eastAsia="en-IN"/>
        </w:rPr>
        <w:t>https://developer.android.com/reference/android/app/ActivityManager.html</w:t>
      </w:r>
    </w:p>
    <w:p w:rsidR="00C02B3C" w:rsidRDefault="00C02B3C" w:rsidP="00C02B3C">
      <w:pPr>
        <w:pStyle w:val="ListParagraph"/>
        <w:ind w:left="360"/>
        <w:rPr>
          <w:rFonts w:ascii="Times New Roman" w:eastAsia="Times New Roman" w:hAnsi="Times New Roman" w:cs="Times New Roman"/>
          <w:sz w:val="20"/>
          <w:szCs w:val="20"/>
          <w:lang w:eastAsia="en-IN"/>
        </w:rPr>
      </w:pPr>
    </w:p>
    <w:p w:rsidR="00C02B3C" w:rsidRDefault="00C02B3C" w:rsidP="007F373F">
      <w:pPr>
        <w:pStyle w:val="ListParagraph"/>
        <w:numPr>
          <w:ilvl w:val="0"/>
          <w:numId w:val="104"/>
        </w:numPr>
        <w:rPr>
          <w:rFonts w:ascii="Times New Roman" w:eastAsia="Times New Roman" w:hAnsi="Times New Roman" w:cs="Times New Roman"/>
          <w:sz w:val="20"/>
          <w:szCs w:val="20"/>
          <w:lang w:eastAsia="en-IN"/>
        </w:rPr>
      </w:pPr>
      <w:r w:rsidRPr="00617512">
        <w:rPr>
          <w:rFonts w:ascii="Times New Roman" w:eastAsia="Times New Roman" w:hAnsi="Times New Roman" w:cs="Times New Roman"/>
          <w:sz w:val="20"/>
          <w:szCs w:val="20"/>
          <w:lang w:eastAsia="en-IN"/>
        </w:rPr>
        <w:t>http://vinsol.com/blog/2014/09/19/transaction-backstack-and-its-management/</w:t>
      </w:r>
    </w:p>
    <w:p w:rsidR="00C02B3C" w:rsidRDefault="00C02B3C" w:rsidP="007F373F">
      <w:pPr>
        <w:pStyle w:val="ListParagraph"/>
        <w:numPr>
          <w:ilvl w:val="0"/>
          <w:numId w:val="104"/>
        </w:numPr>
        <w:rPr>
          <w:rFonts w:ascii="Times New Roman" w:eastAsia="Times New Roman" w:hAnsi="Times New Roman" w:cs="Times New Roman"/>
          <w:sz w:val="20"/>
          <w:szCs w:val="20"/>
          <w:lang w:eastAsia="en-IN"/>
        </w:rPr>
      </w:pPr>
    </w:p>
    <w:p w:rsidR="00C02B3C" w:rsidRDefault="00C02B3C" w:rsidP="00C02B3C">
      <w:pPr>
        <w:rPr>
          <w:rFonts w:ascii="Times New Roman" w:hAnsi="Times New Roman" w:cs="Times New Roman"/>
          <w:b/>
          <w:sz w:val="24"/>
          <w:szCs w:val="24"/>
          <w:lang w:val="en-US"/>
        </w:rPr>
      </w:pPr>
      <w:r w:rsidRPr="00617512">
        <w:rPr>
          <w:rFonts w:ascii="Times New Roman" w:eastAsia="Times New Roman" w:hAnsi="Times New Roman" w:cs="Times New Roman"/>
          <w:sz w:val="20"/>
          <w:szCs w:val="20"/>
          <w:lang w:eastAsia="en-IN"/>
        </w:rPr>
        <w:br w:type="page"/>
      </w:r>
      <w:r>
        <w:rPr>
          <w:rFonts w:ascii="Times New Roman" w:hAnsi="Times New Roman" w:cs="Times New Roman"/>
          <w:b/>
          <w:sz w:val="24"/>
          <w:szCs w:val="24"/>
          <w:lang w:val="en-US"/>
        </w:rPr>
        <w:lastRenderedPageBreak/>
        <w:br w:type="page"/>
      </w:r>
    </w:p>
    <w:p w:rsidR="00832FDB" w:rsidRDefault="00832FDB" w:rsidP="00832FDB">
      <w:pPr>
        <w:pStyle w:val="ListParagraph"/>
        <w:ind w:left="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Conclusion</w:t>
      </w:r>
    </w:p>
    <w:p w:rsidR="00832FDB" w:rsidRDefault="00832FDB" w:rsidP="00832FDB">
      <w:pPr>
        <w:pStyle w:val="ListParagraph"/>
        <w:ind w:left="0"/>
        <w:rPr>
          <w:rFonts w:ascii="Times New Roman" w:hAnsi="Times New Roman" w:cs="Times New Roman"/>
          <w:b/>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This is a do-it yourself collection of notes from Google Android documentation and many different open source tutorials the different links are shown in the reference and illustrated examples sub-sections of each chapter.</w:t>
      </w:r>
    </w:p>
    <w:p w:rsidR="00832FDB" w:rsidRDefault="00832FDB" w:rsidP="00832FDB">
      <w:pPr>
        <w:pStyle w:val="ListParagraph"/>
        <w:ind w:left="0"/>
        <w:rPr>
          <w:rFonts w:ascii="Times New Roman" w:hAnsi="Times New Roman" w:cs="Times New Roman"/>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As on May 2017 this is a continued effort to refine and make this a better notes collection for the first learner of Android App development and hopes to contribute to the beginner level developer as well as the intermediate level developer</w:t>
      </w:r>
    </w:p>
    <w:p w:rsidR="00832FDB" w:rsidRDefault="00832FDB" w:rsidP="00832FDB">
      <w:pPr>
        <w:pStyle w:val="ListParagraph"/>
        <w:ind w:left="0"/>
        <w:rPr>
          <w:rFonts w:ascii="Times New Roman" w:hAnsi="Times New Roman" w:cs="Times New Roman"/>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The notes are compiled in the word docx format to allow the learner to add and change and edit each and every section to suit her or his choice and adapt it to the specific work environment.</w:t>
      </w:r>
    </w:p>
    <w:p w:rsidR="00832FDB" w:rsidRDefault="00832FDB" w:rsidP="00832FDB">
      <w:pPr>
        <w:pStyle w:val="ListParagraph"/>
        <w:ind w:left="0"/>
        <w:rPr>
          <w:rFonts w:ascii="Times New Roman" w:hAnsi="Times New Roman" w:cs="Times New Roman"/>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The author has 20 years of software engineering and development experience and in Android about 9 years of hands-on, code centric focus of contribution in the world market including a few of the biggest brands today.</w:t>
      </w:r>
    </w:p>
    <w:p w:rsidR="00832FDB" w:rsidRDefault="00832FDB" w:rsidP="00832FDB">
      <w:pPr>
        <w:pStyle w:val="ListParagraph"/>
        <w:ind w:left="0"/>
        <w:rPr>
          <w:rFonts w:ascii="Times New Roman" w:hAnsi="Times New Roman" w:cs="Times New Roman"/>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Many corporate houses have availed of the author's services to coach, train, mentor fresh talent and experienced hire in different countries including USA, Canada, UK, Germany, Singapore, Hong Kong and Australia and in India.</w:t>
      </w:r>
    </w:p>
    <w:p w:rsidR="00832FDB" w:rsidRDefault="00832FDB" w:rsidP="00832FDB">
      <w:pPr>
        <w:pStyle w:val="ListParagraph"/>
        <w:ind w:left="0"/>
        <w:rPr>
          <w:rFonts w:ascii="Times New Roman" w:hAnsi="Times New Roman" w:cs="Times New Roman"/>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The number of Android devices continue to grow and the market size is nearly 80% of the total number of mobile smart phones globally and the Android fragmentation has created ample market opportunities in Android Wear, Glass, Auto, TV, etc. while adding to the core issue of so many different devices, screen-sizes, versions of Android, and so o.</w:t>
      </w:r>
    </w:p>
    <w:p w:rsidR="00832FDB" w:rsidRDefault="00832FDB" w:rsidP="00832FDB">
      <w:pPr>
        <w:pStyle w:val="ListParagraph"/>
        <w:ind w:left="0"/>
        <w:rPr>
          <w:rFonts w:ascii="Times New Roman" w:hAnsi="Times New Roman" w:cs="Times New Roman"/>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The author also contributes to iOS 9, 10 development and in Angular 2/ React JS development as well as Big Data with Hadoop, Spark and Scala and is now involved in applying these technologies to the construction industry with BIM + CAFM and to Healthcare, Hospitals, Hotel and Restaurants and International Trade.</w:t>
      </w:r>
    </w:p>
    <w:p w:rsidR="00832FDB" w:rsidRDefault="00832FDB" w:rsidP="00832FDB">
      <w:pPr>
        <w:pStyle w:val="ListParagraph"/>
        <w:ind w:left="0"/>
        <w:rPr>
          <w:rFonts w:ascii="Times New Roman" w:hAnsi="Times New Roman" w:cs="Times New Roman"/>
          <w:sz w:val="24"/>
          <w:szCs w:val="24"/>
          <w:lang w:val="en-US"/>
        </w:rPr>
      </w:pPr>
    </w:p>
    <w:p w:rsidR="00832FDB" w:rsidRDefault="00832FDB"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It is hoped such a collection of notes will give rise to a few excellent books in a year or two.</w:t>
      </w:r>
    </w:p>
    <w:p w:rsidR="00832FDB" w:rsidRDefault="00832FDB" w:rsidP="00832FDB">
      <w:pPr>
        <w:pStyle w:val="ListParagraph"/>
        <w:ind w:left="0"/>
        <w:rPr>
          <w:rFonts w:ascii="Times New Roman" w:hAnsi="Times New Roman" w:cs="Times New Roman"/>
          <w:sz w:val="24"/>
          <w:szCs w:val="24"/>
          <w:lang w:val="en-US"/>
        </w:rPr>
      </w:pPr>
    </w:p>
    <w:p w:rsidR="00832FDB" w:rsidRDefault="008639C3" w:rsidP="00832FD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As a reader, learner and developer your feedback will be most appreciated.</w:t>
      </w:r>
    </w:p>
    <w:p w:rsidR="008639C3" w:rsidRPr="00832FDB" w:rsidRDefault="008639C3" w:rsidP="00832FDB">
      <w:pPr>
        <w:pStyle w:val="ListParagraph"/>
        <w:ind w:left="0"/>
        <w:rPr>
          <w:rFonts w:ascii="Times New Roman" w:hAnsi="Times New Roman" w:cs="Times New Roman"/>
          <w:sz w:val="24"/>
          <w:szCs w:val="24"/>
          <w:lang w:val="en-US"/>
        </w:rPr>
      </w:pPr>
    </w:p>
    <w:sectPr w:rsidR="008639C3" w:rsidRPr="00832FDB" w:rsidSect="00CA3BB5">
      <w:headerReference w:type="default" r:id="rId564"/>
      <w:footerReference w:type="default" r:id="rId5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3E9" w:rsidRDefault="00EA43E9" w:rsidP="00841578">
      <w:pPr>
        <w:spacing w:after="0" w:line="240" w:lineRule="auto"/>
      </w:pPr>
      <w:r>
        <w:separator/>
      </w:r>
    </w:p>
  </w:endnote>
  <w:endnote w:type="continuationSeparator" w:id="0">
    <w:p w:rsidR="00EA43E9" w:rsidRDefault="00EA43E9" w:rsidP="00841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26188"/>
      <w:docPartObj>
        <w:docPartGallery w:val="Page Numbers (Bottom of Page)"/>
        <w:docPartUnique/>
      </w:docPartObj>
    </w:sdtPr>
    <w:sdtEndPr/>
    <w:sdtContent>
      <w:p w:rsidR="00937307" w:rsidRDefault="007D36B7">
        <w:pPr>
          <w:pStyle w:val="Footer"/>
          <w:jc w:val="right"/>
        </w:pPr>
        <w:r>
          <w:fldChar w:fldCharType="begin"/>
        </w:r>
        <w:r>
          <w:instrText xml:space="preserve"> PAGE   \* MERGEFORMAT </w:instrText>
        </w:r>
        <w:r>
          <w:fldChar w:fldCharType="separate"/>
        </w:r>
        <w:r w:rsidR="00B4682F">
          <w:rPr>
            <w:noProof/>
          </w:rPr>
          <w:t>136</w:t>
        </w:r>
        <w:r>
          <w:rPr>
            <w:noProof/>
          </w:rPr>
          <w:fldChar w:fldCharType="end"/>
        </w:r>
      </w:p>
    </w:sdtContent>
  </w:sdt>
  <w:p w:rsidR="00937307" w:rsidRDefault="00937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3E9" w:rsidRDefault="00EA43E9" w:rsidP="00841578">
      <w:pPr>
        <w:spacing w:after="0" w:line="240" w:lineRule="auto"/>
      </w:pPr>
      <w:r>
        <w:separator/>
      </w:r>
    </w:p>
  </w:footnote>
  <w:footnote w:type="continuationSeparator" w:id="0">
    <w:p w:rsidR="00EA43E9" w:rsidRDefault="00EA43E9" w:rsidP="008415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307" w:rsidRPr="00841578" w:rsidRDefault="00A2056F">
    <w:pPr>
      <w:pStyle w:val="Header"/>
      <w:rPr>
        <w:rFonts w:ascii="Times New Roman" w:hAnsi="Times New Roman" w:cs="Times New Roman"/>
        <w:b/>
        <w:color w:val="C00000"/>
        <w:sz w:val="56"/>
        <w:szCs w:val="56"/>
      </w:rPr>
    </w:pPr>
    <w:r>
      <w:rPr>
        <w:rFonts w:ascii="Times New Roman" w:hAnsi="Times New Roman" w:cs="Times New Roman"/>
        <w:b/>
        <w:color w:val="C00000"/>
        <w:sz w:val="56"/>
        <w:szCs w:val="56"/>
      </w:rPr>
      <w:t>Android App Development</w:t>
    </w:r>
  </w:p>
  <w:p w:rsidR="00937307" w:rsidRDefault="009373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0D76"/>
    <w:multiLevelType w:val="multilevel"/>
    <w:tmpl w:val="207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E3C4D"/>
    <w:multiLevelType w:val="multilevel"/>
    <w:tmpl w:val="44060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F7D92"/>
    <w:multiLevelType w:val="multilevel"/>
    <w:tmpl w:val="3E84D0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87EBE"/>
    <w:multiLevelType w:val="hybridMultilevel"/>
    <w:tmpl w:val="11343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905E4"/>
    <w:multiLevelType w:val="multilevel"/>
    <w:tmpl w:val="7DEE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9D6A0E"/>
    <w:multiLevelType w:val="multilevel"/>
    <w:tmpl w:val="C33A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027619"/>
    <w:multiLevelType w:val="multilevel"/>
    <w:tmpl w:val="CA7A2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61300D"/>
    <w:multiLevelType w:val="hybridMultilevel"/>
    <w:tmpl w:val="2BD610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9763570"/>
    <w:multiLevelType w:val="hybridMultilevel"/>
    <w:tmpl w:val="80AE2F6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01">
      <w:start w:val="1"/>
      <w:numFmt w:val="bullet"/>
      <w:lvlText w:val=""/>
      <w:lvlJc w:val="left"/>
      <w:pPr>
        <w:ind w:left="4320" w:hanging="180"/>
      </w:pPr>
      <w:rPr>
        <w:rFonts w:ascii="Symbol" w:hAnsi="Symbol" w:hint="default"/>
      </w:r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3C4584"/>
    <w:multiLevelType w:val="multilevel"/>
    <w:tmpl w:val="56DA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60703"/>
    <w:multiLevelType w:val="hybridMultilevel"/>
    <w:tmpl w:val="56EA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6D5824"/>
    <w:multiLevelType w:val="multilevel"/>
    <w:tmpl w:val="3F38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E7014"/>
    <w:multiLevelType w:val="multilevel"/>
    <w:tmpl w:val="0924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D31498"/>
    <w:multiLevelType w:val="hybridMultilevel"/>
    <w:tmpl w:val="7D3E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2E0B47"/>
    <w:multiLevelType w:val="hybridMultilevel"/>
    <w:tmpl w:val="A9DAAE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0442602"/>
    <w:multiLevelType w:val="hybridMultilevel"/>
    <w:tmpl w:val="A7F87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17914BC"/>
    <w:multiLevelType w:val="multilevel"/>
    <w:tmpl w:val="3DB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49253A"/>
    <w:multiLevelType w:val="multilevel"/>
    <w:tmpl w:val="D5FA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601AFC"/>
    <w:multiLevelType w:val="hybridMultilevel"/>
    <w:tmpl w:val="BD504D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27960F9"/>
    <w:multiLevelType w:val="multilevel"/>
    <w:tmpl w:val="041C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F72C91"/>
    <w:multiLevelType w:val="hybridMultilevel"/>
    <w:tmpl w:val="A73AEEB0"/>
    <w:lvl w:ilvl="0" w:tplc="40090001">
      <w:start w:val="1"/>
      <w:numFmt w:val="bullet"/>
      <w:lvlText w:val=""/>
      <w:lvlJc w:val="left"/>
      <w:pPr>
        <w:ind w:left="720" w:hanging="360"/>
      </w:pPr>
      <w:rPr>
        <w:rFonts w:ascii="Symbol" w:hAnsi="Symbol" w:hint="default"/>
      </w:rPr>
    </w:lvl>
    <w:lvl w:ilvl="1" w:tplc="85F0B886">
      <w:numFmt w:val="bullet"/>
      <w:lvlText w:val="-"/>
      <w:lvlJc w:val="left"/>
      <w:pPr>
        <w:ind w:left="1440" w:hanging="360"/>
      </w:pPr>
      <w:rPr>
        <w:rFonts w:ascii="Arial" w:eastAsia="Times New Roman" w:hAnsi="Arial" w:cs="Arial" w:hint="default"/>
        <w:color w:val="333333"/>
        <w:sz w:val="27"/>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203587"/>
    <w:multiLevelType w:val="hybridMultilevel"/>
    <w:tmpl w:val="7FF8A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DB2B39"/>
    <w:multiLevelType w:val="hybridMultilevel"/>
    <w:tmpl w:val="D8189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6420E73"/>
    <w:multiLevelType w:val="multilevel"/>
    <w:tmpl w:val="22F4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0C7BAF"/>
    <w:multiLevelType w:val="hybridMultilevel"/>
    <w:tmpl w:val="9834A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4F7CAF"/>
    <w:multiLevelType w:val="hybridMultilevel"/>
    <w:tmpl w:val="580E99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AE15918"/>
    <w:multiLevelType w:val="hybridMultilevel"/>
    <w:tmpl w:val="647E940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B4E3383"/>
    <w:multiLevelType w:val="multilevel"/>
    <w:tmpl w:val="EFF2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337A64"/>
    <w:multiLevelType w:val="multilevel"/>
    <w:tmpl w:val="33D0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59292A"/>
    <w:multiLevelType w:val="hybridMultilevel"/>
    <w:tmpl w:val="B2D651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1C6F0B26"/>
    <w:multiLevelType w:val="hybridMultilevel"/>
    <w:tmpl w:val="ADD8D9B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1CDD7BD8"/>
    <w:multiLevelType w:val="hybridMultilevel"/>
    <w:tmpl w:val="DE563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34F5289"/>
    <w:multiLevelType w:val="multilevel"/>
    <w:tmpl w:val="4A1E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DC49E2"/>
    <w:multiLevelType w:val="hybridMultilevel"/>
    <w:tmpl w:val="4670A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61228E3"/>
    <w:multiLevelType w:val="hybridMultilevel"/>
    <w:tmpl w:val="958A5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7372297"/>
    <w:multiLevelType w:val="hybridMultilevel"/>
    <w:tmpl w:val="7A9C35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83F20C2"/>
    <w:multiLevelType w:val="hybridMultilevel"/>
    <w:tmpl w:val="C130C1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2E4A7AE5"/>
    <w:multiLevelType w:val="hybridMultilevel"/>
    <w:tmpl w:val="CA7A6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022AB5"/>
    <w:multiLevelType w:val="multilevel"/>
    <w:tmpl w:val="46A4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27E38"/>
    <w:multiLevelType w:val="hybridMultilevel"/>
    <w:tmpl w:val="FB72F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1D149E7"/>
    <w:multiLevelType w:val="hybridMultilevel"/>
    <w:tmpl w:val="E48EBB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26F149A"/>
    <w:multiLevelType w:val="hybridMultilevel"/>
    <w:tmpl w:val="184A24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343230F7"/>
    <w:multiLevelType w:val="multilevel"/>
    <w:tmpl w:val="7BC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3C30EB"/>
    <w:multiLevelType w:val="multilevel"/>
    <w:tmpl w:val="EA2E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C96D04"/>
    <w:multiLevelType w:val="hybridMultilevel"/>
    <w:tmpl w:val="E8EA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6E05FA7"/>
    <w:multiLevelType w:val="hybridMultilevel"/>
    <w:tmpl w:val="A970D8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7CF4CE9"/>
    <w:multiLevelType w:val="multilevel"/>
    <w:tmpl w:val="7C5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7E768D"/>
    <w:multiLevelType w:val="multilevel"/>
    <w:tmpl w:val="9904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0C3B04"/>
    <w:multiLevelType w:val="multilevel"/>
    <w:tmpl w:val="8216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095B86"/>
    <w:multiLevelType w:val="hybridMultilevel"/>
    <w:tmpl w:val="CD7CA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E1B44A2"/>
    <w:multiLevelType w:val="hybridMultilevel"/>
    <w:tmpl w:val="83108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FBC4BEB"/>
    <w:multiLevelType w:val="multilevel"/>
    <w:tmpl w:val="6494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DE0976"/>
    <w:multiLevelType w:val="multilevel"/>
    <w:tmpl w:val="2C5E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484787"/>
    <w:multiLevelType w:val="hybridMultilevel"/>
    <w:tmpl w:val="73C2676E"/>
    <w:lvl w:ilvl="0" w:tplc="40090001">
      <w:start w:val="1"/>
      <w:numFmt w:val="bullet"/>
      <w:lvlText w:val=""/>
      <w:lvlJc w:val="left"/>
      <w:pPr>
        <w:ind w:left="390" w:hanging="360"/>
      </w:pPr>
      <w:rPr>
        <w:rFonts w:ascii="Symbol" w:hAnsi="Symbol" w:hint="default"/>
      </w:rPr>
    </w:lvl>
    <w:lvl w:ilvl="1" w:tplc="40090003" w:tentative="1">
      <w:start w:val="1"/>
      <w:numFmt w:val="bullet"/>
      <w:lvlText w:val="o"/>
      <w:lvlJc w:val="left"/>
      <w:pPr>
        <w:ind w:left="1110" w:hanging="360"/>
      </w:pPr>
      <w:rPr>
        <w:rFonts w:ascii="Courier New" w:hAnsi="Courier New" w:cs="Courier New" w:hint="default"/>
      </w:rPr>
    </w:lvl>
    <w:lvl w:ilvl="2" w:tplc="40090005" w:tentative="1">
      <w:start w:val="1"/>
      <w:numFmt w:val="bullet"/>
      <w:lvlText w:val=""/>
      <w:lvlJc w:val="left"/>
      <w:pPr>
        <w:ind w:left="1830" w:hanging="360"/>
      </w:pPr>
      <w:rPr>
        <w:rFonts w:ascii="Wingdings" w:hAnsi="Wingdings" w:hint="default"/>
      </w:rPr>
    </w:lvl>
    <w:lvl w:ilvl="3" w:tplc="40090001" w:tentative="1">
      <w:start w:val="1"/>
      <w:numFmt w:val="bullet"/>
      <w:lvlText w:val=""/>
      <w:lvlJc w:val="left"/>
      <w:pPr>
        <w:ind w:left="2550" w:hanging="360"/>
      </w:pPr>
      <w:rPr>
        <w:rFonts w:ascii="Symbol" w:hAnsi="Symbol" w:hint="default"/>
      </w:rPr>
    </w:lvl>
    <w:lvl w:ilvl="4" w:tplc="40090003" w:tentative="1">
      <w:start w:val="1"/>
      <w:numFmt w:val="bullet"/>
      <w:lvlText w:val="o"/>
      <w:lvlJc w:val="left"/>
      <w:pPr>
        <w:ind w:left="3270" w:hanging="360"/>
      </w:pPr>
      <w:rPr>
        <w:rFonts w:ascii="Courier New" w:hAnsi="Courier New" w:cs="Courier New" w:hint="default"/>
      </w:rPr>
    </w:lvl>
    <w:lvl w:ilvl="5" w:tplc="40090005" w:tentative="1">
      <w:start w:val="1"/>
      <w:numFmt w:val="bullet"/>
      <w:lvlText w:val=""/>
      <w:lvlJc w:val="left"/>
      <w:pPr>
        <w:ind w:left="3990" w:hanging="360"/>
      </w:pPr>
      <w:rPr>
        <w:rFonts w:ascii="Wingdings" w:hAnsi="Wingdings" w:hint="default"/>
      </w:rPr>
    </w:lvl>
    <w:lvl w:ilvl="6" w:tplc="40090001" w:tentative="1">
      <w:start w:val="1"/>
      <w:numFmt w:val="bullet"/>
      <w:lvlText w:val=""/>
      <w:lvlJc w:val="left"/>
      <w:pPr>
        <w:ind w:left="4710" w:hanging="360"/>
      </w:pPr>
      <w:rPr>
        <w:rFonts w:ascii="Symbol" w:hAnsi="Symbol" w:hint="default"/>
      </w:rPr>
    </w:lvl>
    <w:lvl w:ilvl="7" w:tplc="40090003" w:tentative="1">
      <w:start w:val="1"/>
      <w:numFmt w:val="bullet"/>
      <w:lvlText w:val="o"/>
      <w:lvlJc w:val="left"/>
      <w:pPr>
        <w:ind w:left="5430" w:hanging="360"/>
      </w:pPr>
      <w:rPr>
        <w:rFonts w:ascii="Courier New" w:hAnsi="Courier New" w:cs="Courier New" w:hint="default"/>
      </w:rPr>
    </w:lvl>
    <w:lvl w:ilvl="8" w:tplc="40090005" w:tentative="1">
      <w:start w:val="1"/>
      <w:numFmt w:val="bullet"/>
      <w:lvlText w:val=""/>
      <w:lvlJc w:val="left"/>
      <w:pPr>
        <w:ind w:left="6150" w:hanging="360"/>
      </w:pPr>
      <w:rPr>
        <w:rFonts w:ascii="Wingdings" w:hAnsi="Wingdings" w:hint="default"/>
      </w:rPr>
    </w:lvl>
  </w:abstractNum>
  <w:abstractNum w:abstractNumId="54" w15:restartNumberingAfterBreak="0">
    <w:nsid w:val="484C4DAE"/>
    <w:multiLevelType w:val="hybridMultilevel"/>
    <w:tmpl w:val="988EE4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49B15DBD"/>
    <w:multiLevelType w:val="hybridMultilevel"/>
    <w:tmpl w:val="B5609B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ABB2747"/>
    <w:multiLevelType w:val="hybridMultilevel"/>
    <w:tmpl w:val="25F0D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CD30031"/>
    <w:multiLevelType w:val="hybridMultilevel"/>
    <w:tmpl w:val="FA508F6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01">
      <w:start w:val="1"/>
      <w:numFmt w:val="bullet"/>
      <w:lvlText w:val=""/>
      <w:lvlJc w:val="left"/>
      <w:pPr>
        <w:ind w:left="4320" w:hanging="180"/>
      </w:pPr>
      <w:rPr>
        <w:rFonts w:ascii="Symbol" w:hAnsi="Symbol" w:hint="default"/>
      </w:r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F2761DA"/>
    <w:multiLevelType w:val="multilevel"/>
    <w:tmpl w:val="89D41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C42D49"/>
    <w:multiLevelType w:val="multilevel"/>
    <w:tmpl w:val="F34C5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520A00"/>
    <w:multiLevelType w:val="multilevel"/>
    <w:tmpl w:val="B8D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EC1CC0"/>
    <w:multiLevelType w:val="hybridMultilevel"/>
    <w:tmpl w:val="77768D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58BC7F1D"/>
    <w:multiLevelType w:val="multilevel"/>
    <w:tmpl w:val="AAF6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CE68E8"/>
    <w:multiLevelType w:val="multilevel"/>
    <w:tmpl w:val="D232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437100"/>
    <w:multiLevelType w:val="hybridMultilevel"/>
    <w:tmpl w:val="A22AC6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C3F35C8"/>
    <w:multiLevelType w:val="hybridMultilevel"/>
    <w:tmpl w:val="F70E9C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15:restartNumberingAfterBreak="0">
    <w:nsid w:val="5D6E02F0"/>
    <w:multiLevelType w:val="hybridMultilevel"/>
    <w:tmpl w:val="9D6258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5EE253C1"/>
    <w:multiLevelType w:val="hybridMultilevel"/>
    <w:tmpl w:val="977015A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5F2137DF"/>
    <w:multiLevelType w:val="multilevel"/>
    <w:tmpl w:val="3D06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661223"/>
    <w:multiLevelType w:val="hybridMultilevel"/>
    <w:tmpl w:val="130E6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FB85587"/>
    <w:multiLevelType w:val="multilevel"/>
    <w:tmpl w:val="C91E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207652"/>
    <w:multiLevelType w:val="multilevel"/>
    <w:tmpl w:val="DD5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9501A0"/>
    <w:multiLevelType w:val="multilevel"/>
    <w:tmpl w:val="21EC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986002"/>
    <w:multiLevelType w:val="hybridMultilevel"/>
    <w:tmpl w:val="E57E96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62215C35"/>
    <w:multiLevelType w:val="hybridMultilevel"/>
    <w:tmpl w:val="42B0E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86461D"/>
    <w:multiLevelType w:val="hybridMultilevel"/>
    <w:tmpl w:val="09C8A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3D11115"/>
    <w:multiLevelType w:val="hybridMultilevel"/>
    <w:tmpl w:val="ECD435D8"/>
    <w:lvl w:ilvl="0" w:tplc="40090001">
      <w:start w:val="1"/>
      <w:numFmt w:val="bullet"/>
      <w:lvlText w:val=""/>
      <w:lvlJc w:val="left"/>
      <w:pPr>
        <w:ind w:left="632" w:hanging="360"/>
      </w:pPr>
      <w:rPr>
        <w:rFonts w:ascii="Symbol" w:hAnsi="Symbol" w:hint="default"/>
      </w:rPr>
    </w:lvl>
    <w:lvl w:ilvl="1" w:tplc="40090003" w:tentative="1">
      <w:start w:val="1"/>
      <w:numFmt w:val="bullet"/>
      <w:lvlText w:val="o"/>
      <w:lvlJc w:val="left"/>
      <w:pPr>
        <w:ind w:left="1352" w:hanging="360"/>
      </w:pPr>
      <w:rPr>
        <w:rFonts w:ascii="Courier New" w:hAnsi="Courier New" w:cs="Courier New" w:hint="default"/>
      </w:rPr>
    </w:lvl>
    <w:lvl w:ilvl="2" w:tplc="40090005" w:tentative="1">
      <w:start w:val="1"/>
      <w:numFmt w:val="bullet"/>
      <w:lvlText w:val=""/>
      <w:lvlJc w:val="left"/>
      <w:pPr>
        <w:ind w:left="2072" w:hanging="360"/>
      </w:pPr>
      <w:rPr>
        <w:rFonts w:ascii="Wingdings" w:hAnsi="Wingdings" w:hint="default"/>
      </w:rPr>
    </w:lvl>
    <w:lvl w:ilvl="3" w:tplc="40090001" w:tentative="1">
      <w:start w:val="1"/>
      <w:numFmt w:val="bullet"/>
      <w:lvlText w:val=""/>
      <w:lvlJc w:val="left"/>
      <w:pPr>
        <w:ind w:left="2792" w:hanging="360"/>
      </w:pPr>
      <w:rPr>
        <w:rFonts w:ascii="Symbol" w:hAnsi="Symbol" w:hint="default"/>
      </w:rPr>
    </w:lvl>
    <w:lvl w:ilvl="4" w:tplc="40090003" w:tentative="1">
      <w:start w:val="1"/>
      <w:numFmt w:val="bullet"/>
      <w:lvlText w:val="o"/>
      <w:lvlJc w:val="left"/>
      <w:pPr>
        <w:ind w:left="3512" w:hanging="360"/>
      </w:pPr>
      <w:rPr>
        <w:rFonts w:ascii="Courier New" w:hAnsi="Courier New" w:cs="Courier New" w:hint="default"/>
      </w:rPr>
    </w:lvl>
    <w:lvl w:ilvl="5" w:tplc="40090005" w:tentative="1">
      <w:start w:val="1"/>
      <w:numFmt w:val="bullet"/>
      <w:lvlText w:val=""/>
      <w:lvlJc w:val="left"/>
      <w:pPr>
        <w:ind w:left="4232" w:hanging="360"/>
      </w:pPr>
      <w:rPr>
        <w:rFonts w:ascii="Wingdings" w:hAnsi="Wingdings" w:hint="default"/>
      </w:rPr>
    </w:lvl>
    <w:lvl w:ilvl="6" w:tplc="40090001" w:tentative="1">
      <w:start w:val="1"/>
      <w:numFmt w:val="bullet"/>
      <w:lvlText w:val=""/>
      <w:lvlJc w:val="left"/>
      <w:pPr>
        <w:ind w:left="4952" w:hanging="360"/>
      </w:pPr>
      <w:rPr>
        <w:rFonts w:ascii="Symbol" w:hAnsi="Symbol" w:hint="default"/>
      </w:rPr>
    </w:lvl>
    <w:lvl w:ilvl="7" w:tplc="40090003" w:tentative="1">
      <w:start w:val="1"/>
      <w:numFmt w:val="bullet"/>
      <w:lvlText w:val="o"/>
      <w:lvlJc w:val="left"/>
      <w:pPr>
        <w:ind w:left="5672" w:hanging="360"/>
      </w:pPr>
      <w:rPr>
        <w:rFonts w:ascii="Courier New" w:hAnsi="Courier New" w:cs="Courier New" w:hint="default"/>
      </w:rPr>
    </w:lvl>
    <w:lvl w:ilvl="8" w:tplc="40090005" w:tentative="1">
      <w:start w:val="1"/>
      <w:numFmt w:val="bullet"/>
      <w:lvlText w:val=""/>
      <w:lvlJc w:val="left"/>
      <w:pPr>
        <w:ind w:left="6392" w:hanging="360"/>
      </w:pPr>
      <w:rPr>
        <w:rFonts w:ascii="Wingdings" w:hAnsi="Wingdings" w:hint="default"/>
      </w:rPr>
    </w:lvl>
  </w:abstractNum>
  <w:abstractNum w:abstractNumId="77" w15:restartNumberingAfterBreak="0">
    <w:nsid w:val="65443AC3"/>
    <w:multiLevelType w:val="multilevel"/>
    <w:tmpl w:val="1F8456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5DA1A6C"/>
    <w:multiLevelType w:val="multilevel"/>
    <w:tmpl w:val="9D34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EB3FF3"/>
    <w:multiLevelType w:val="multilevel"/>
    <w:tmpl w:val="40C4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326038"/>
    <w:multiLevelType w:val="multilevel"/>
    <w:tmpl w:val="0F9A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993C3A"/>
    <w:multiLevelType w:val="multilevel"/>
    <w:tmpl w:val="8BEC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4F0472"/>
    <w:multiLevelType w:val="hybridMultilevel"/>
    <w:tmpl w:val="95AEA9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679B6747"/>
    <w:multiLevelType w:val="hybridMultilevel"/>
    <w:tmpl w:val="B492B2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7F449D1"/>
    <w:multiLevelType w:val="hybridMultilevel"/>
    <w:tmpl w:val="4D9EFBE2"/>
    <w:lvl w:ilvl="0" w:tplc="40090001">
      <w:start w:val="1"/>
      <w:numFmt w:val="bullet"/>
      <w:lvlText w:val=""/>
      <w:lvlJc w:val="left"/>
      <w:pPr>
        <w:ind w:left="632" w:hanging="360"/>
      </w:pPr>
      <w:rPr>
        <w:rFonts w:ascii="Symbol" w:hAnsi="Symbol" w:hint="default"/>
      </w:rPr>
    </w:lvl>
    <w:lvl w:ilvl="1" w:tplc="40090003" w:tentative="1">
      <w:start w:val="1"/>
      <w:numFmt w:val="bullet"/>
      <w:lvlText w:val="o"/>
      <w:lvlJc w:val="left"/>
      <w:pPr>
        <w:ind w:left="1352" w:hanging="360"/>
      </w:pPr>
      <w:rPr>
        <w:rFonts w:ascii="Courier New" w:hAnsi="Courier New" w:cs="Courier New" w:hint="default"/>
      </w:rPr>
    </w:lvl>
    <w:lvl w:ilvl="2" w:tplc="40090005" w:tentative="1">
      <w:start w:val="1"/>
      <w:numFmt w:val="bullet"/>
      <w:lvlText w:val=""/>
      <w:lvlJc w:val="left"/>
      <w:pPr>
        <w:ind w:left="2072" w:hanging="360"/>
      </w:pPr>
      <w:rPr>
        <w:rFonts w:ascii="Wingdings" w:hAnsi="Wingdings" w:hint="default"/>
      </w:rPr>
    </w:lvl>
    <w:lvl w:ilvl="3" w:tplc="40090001" w:tentative="1">
      <w:start w:val="1"/>
      <w:numFmt w:val="bullet"/>
      <w:lvlText w:val=""/>
      <w:lvlJc w:val="left"/>
      <w:pPr>
        <w:ind w:left="2792" w:hanging="360"/>
      </w:pPr>
      <w:rPr>
        <w:rFonts w:ascii="Symbol" w:hAnsi="Symbol" w:hint="default"/>
      </w:rPr>
    </w:lvl>
    <w:lvl w:ilvl="4" w:tplc="40090003" w:tentative="1">
      <w:start w:val="1"/>
      <w:numFmt w:val="bullet"/>
      <w:lvlText w:val="o"/>
      <w:lvlJc w:val="left"/>
      <w:pPr>
        <w:ind w:left="3512" w:hanging="360"/>
      </w:pPr>
      <w:rPr>
        <w:rFonts w:ascii="Courier New" w:hAnsi="Courier New" w:cs="Courier New" w:hint="default"/>
      </w:rPr>
    </w:lvl>
    <w:lvl w:ilvl="5" w:tplc="40090005" w:tentative="1">
      <w:start w:val="1"/>
      <w:numFmt w:val="bullet"/>
      <w:lvlText w:val=""/>
      <w:lvlJc w:val="left"/>
      <w:pPr>
        <w:ind w:left="4232" w:hanging="360"/>
      </w:pPr>
      <w:rPr>
        <w:rFonts w:ascii="Wingdings" w:hAnsi="Wingdings" w:hint="default"/>
      </w:rPr>
    </w:lvl>
    <w:lvl w:ilvl="6" w:tplc="40090001" w:tentative="1">
      <w:start w:val="1"/>
      <w:numFmt w:val="bullet"/>
      <w:lvlText w:val=""/>
      <w:lvlJc w:val="left"/>
      <w:pPr>
        <w:ind w:left="4952" w:hanging="360"/>
      </w:pPr>
      <w:rPr>
        <w:rFonts w:ascii="Symbol" w:hAnsi="Symbol" w:hint="default"/>
      </w:rPr>
    </w:lvl>
    <w:lvl w:ilvl="7" w:tplc="40090003" w:tentative="1">
      <w:start w:val="1"/>
      <w:numFmt w:val="bullet"/>
      <w:lvlText w:val="o"/>
      <w:lvlJc w:val="left"/>
      <w:pPr>
        <w:ind w:left="5672" w:hanging="360"/>
      </w:pPr>
      <w:rPr>
        <w:rFonts w:ascii="Courier New" w:hAnsi="Courier New" w:cs="Courier New" w:hint="default"/>
      </w:rPr>
    </w:lvl>
    <w:lvl w:ilvl="8" w:tplc="40090005" w:tentative="1">
      <w:start w:val="1"/>
      <w:numFmt w:val="bullet"/>
      <w:lvlText w:val=""/>
      <w:lvlJc w:val="left"/>
      <w:pPr>
        <w:ind w:left="6392" w:hanging="360"/>
      </w:pPr>
      <w:rPr>
        <w:rFonts w:ascii="Wingdings" w:hAnsi="Wingdings" w:hint="default"/>
      </w:rPr>
    </w:lvl>
  </w:abstractNum>
  <w:abstractNum w:abstractNumId="85" w15:restartNumberingAfterBreak="0">
    <w:nsid w:val="68BE10C4"/>
    <w:multiLevelType w:val="hybridMultilevel"/>
    <w:tmpl w:val="A1945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AF87195"/>
    <w:multiLevelType w:val="multilevel"/>
    <w:tmpl w:val="52A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2A6E77"/>
    <w:multiLevelType w:val="hybridMultilevel"/>
    <w:tmpl w:val="10A86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B6E1773"/>
    <w:multiLevelType w:val="hybridMultilevel"/>
    <w:tmpl w:val="A80C4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C861760"/>
    <w:multiLevelType w:val="hybridMultilevel"/>
    <w:tmpl w:val="FCCEE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DC9170D"/>
    <w:multiLevelType w:val="hybridMultilevel"/>
    <w:tmpl w:val="62688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E422745"/>
    <w:multiLevelType w:val="multilevel"/>
    <w:tmpl w:val="675E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EB05E5"/>
    <w:multiLevelType w:val="hybridMultilevel"/>
    <w:tmpl w:val="80501C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70135314"/>
    <w:multiLevelType w:val="hybridMultilevel"/>
    <w:tmpl w:val="C638F6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4" w15:restartNumberingAfterBreak="0">
    <w:nsid w:val="70890E06"/>
    <w:multiLevelType w:val="multilevel"/>
    <w:tmpl w:val="576AD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72060F93"/>
    <w:multiLevelType w:val="multilevel"/>
    <w:tmpl w:val="57C0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4678D9"/>
    <w:multiLevelType w:val="multilevel"/>
    <w:tmpl w:val="C8D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7D181D"/>
    <w:multiLevelType w:val="hybridMultilevel"/>
    <w:tmpl w:val="65D06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6E74E3A"/>
    <w:multiLevelType w:val="hybridMultilevel"/>
    <w:tmpl w:val="7EF05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7CF12BB"/>
    <w:multiLevelType w:val="hybridMultilevel"/>
    <w:tmpl w:val="95A67A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78261B4F"/>
    <w:multiLevelType w:val="multilevel"/>
    <w:tmpl w:val="B590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9BC633B"/>
    <w:multiLevelType w:val="hybridMultilevel"/>
    <w:tmpl w:val="3F728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9BE4D40"/>
    <w:multiLevelType w:val="hybridMultilevel"/>
    <w:tmpl w:val="FCF4C4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7F537315"/>
    <w:multiLevelType w:val="multilevel"/>
    <w:tmpl w:val="8D8E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B10D8F"/>
    <w:multiLevelType w:val="multilevel"/>
    <w:tmpl w:val="AADA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14"/>
  </w:num>
  <w:num w:numId="3">
    <w:abstractNumId w:val="93"/>
  </w:num>
  <w:num w:numId="4">
    <w:abstractNumId w:val="66"/>
  </w:num>
  <w:num w:numId="5">
    <w:abstractNumId w:val="21"/>
  </w:num>
  <w:num w:numId="6">
    <w:abstractNumId w:val="69"/>
  </w:num>
  <w:num w:numId="7">
    <w:abstractNumId w:val="37"/>
  </w:num>
  <w:num w:numId="8">
    <w:abstractNumId w:val="26"/>
  </w:num>
  <w:num w:numId="9">
    <w:abstractNumId w:val="64"/>
  </w:num>
  <w:num w:numId="10">
    <w:abstractNumId w:val="55"/>
  </w:num>
  <w:num w:numId="11">
    <w:abstractNumId w:val="30"/>
  </w:num>
  <w:num w:numId="12">
    <w:abstractNumId w:val="8"/>
  </w:num>
  <w:num w:numId="13">
    <w:abstractNumId w:val="73"/>
  </w:num>
  <w:num w:numId="14">
    <w:abstractNumId w:val="87"/>
  </w:num>
  <w:num w:numId="15">
    <w:abstractNumId w:val="89"/>
  </w:num>
  <w:num w:numId="16">
    <w:abstractNumId w:val="35"/>
  </w:num>
  <w:num w:numId="17">
    <w:abstractNumId w:val="90"/>
  </w:num>
  <w:num w:numId="18">
    <w:abstractNumId w:val="24"/>
  </w:num>
  <w:num w:numId="19">
    <w:abstractNumId w:val="71"/>
  </w:num>
  <w:num w:numId="20">
    <w:abstractNumId w:val="104"/>
  </w:num>
  <w:num w:numId="21">
    <w:abstractNumId w:val="65"/>
  </w:num>
  <w:num w:numId="22">
    <w:abstractNumId w:val="18"/>
  </w:num>
  <w:num w:numId="23">
    <w:abstractNumId w:val="9"/>
  </w:num>
  <w:num w:numId="24">
    <w:abstractNumId w:val="70"/>
  </w:num>
  <w:num w:numId="25">
    <w:abstractNumId w:val="91"/>
  </w:num>
  <w:num w:numId="26">
    <w:abstractNumId w:val="4"/>
  </w:num>
  <w:num w:numId="27">
    <w:abstractNumId w:val="59"/>
  </w:num>
  <w:num w:numId="28">
    <w:abstractNumId w:val="60"/>
  </w:num>
  <w:num w:numId="29">
    <w:abstractNumId w:val="33"/>
  </w:num>
  <w:num w:numId="30">
    <w:abstractNumId w:val="0"/>
  </w:num>
  <w:num w:numId="31">
    <w:abstractNumId w:val="6"/>
  </w:num>
  <w:num w:numId="32">
    <w:abstractNumId w:val="99"/>
  </w:num>
  <w:num w:numId="33">
    <w:abstractNumId w:val="80"/>
  </w:num>
  <w:num w:numId="34">
    <w:abstractNumId w:val="27"/>
  </w:num>
  <w:num w:numId="35">
    <w:abstractNumId w:val="63"/>
  </w:num>
  <w:num w:numId="36">
    <w:abstractNumId w:val="96"/>
  </w:num>
  <w:num w:numId="37">
    <w:abstractNumId w:val="2"/>
  </w:num>
  <w:num w:numId="38">
    <w:abstractNumId w:val="77"/>
  </w:num>
  <w:num w:numId="39">
    <w:abstractNumId w:val="79"/>
  </w:num>
  <w:num w:numId="40">
    <w:abstractNumId w:val="45"/>
  </w:num>
  <w:num w:numId="41">
    <w:abstractNumId w:val="39"/>
  </w:num>
  <w:num w:numId="42">
    <w:abstractNumId w:val="92"/>
  </w:num>
  <w:num w:numId="43">
    <w:abstractNumId w:val="5"/>
  </w:num>
  <w:num w:numId="44">
    <w:abstractNumId w:val="36"/>
  </w:num>
  <w:num w:numId="45">
    <w:abstractNumId w:val="19"/>
  </w:num>
  <w:num w:numId="46">
    <w:abstractNumId w:val="46"/>
  </w:num>
  <w:num w:numId="47">
    <w:abstractNumId w:val="75"/>
  </w:num>
  <w:num w:numId="48">
    <w:abstractNumId w:val="76"/>
  </w:num>
  <w:num w:numId="49">
    <w:abstractNumId w:val="84"/>
  </w:num>
  <w:num w:numId="50">
    <w:abstractNumId w:val="58"/>
  </w:num>
  <w:num w:numId="51">
    <w:abstractNumId w:val="17"/>
  </w:num>
  <w:num w:numId="52">
    <w:abstractNumId w:val="61"/>
  </w:num>
  <w:num w:numId="53">
    <w:abstractNumId w:val="85"/>
  </w:num>
  <w:num w:numId="54">
    <w:abstractNumId w:val="40"/>
  </w:num>
  <w:num w:numId="55">
    <w:abstractNumId w:val="32"/>
  </w:num>
  <w:num w:numId="56">
    <w:abstractNumId w:val="103"/>
  </w:num>
  <w:num w:numId="57">
    <w:abstractNumId w:val="72"/>
  </w:num>
  <w:num w:numId="58">
    <w:abstractNumId w:val="78"/>
  </w:num>
  <w:num w:numId="59">
    <w:abstractNumId w:val="47"/>
  </w:num>
  <w:num w:numId="60">
    <w:abstractNumId w:val="94"/>
  </w:num>
  <w:num w:numId="61">
    <w:abstractNumId w:val="25"/>
  </w:num>
  <w:num w:numId="62">
    <w:abstractNumId w:val="95"/>
  </w:num>
  <w:num w:numId="63">
    <w:abstractNumId w:val="81"/>
  </w:num>
  <w:num w:numId="64">
    <w:abstractNumId w:val="98"/>
  </w:num>
  <w:num w:numId="65">
    <w:abstractNumId w:val="86"/>
  </w:num>
  <w:num w:numId="66">
    <w:abstractNumId w:val="100"/>
  </w:num>
  <w:num w:numId="67">
    <w:abstractNumId w:val="42"/>
  </w:num>
  <w:num w:numId="68">
    <w:abstractNumId w:val="53"/>
  </w:num>
  <w:num w:numId="69">
    <w:abstractNumId w:val="22"/>
  </w:num>
  <w:num w:numId="70">
    <w:abstractNumId w:val="101"/>
  </w:num>
  <w:num w:numId="71">
    <w:abstractNumId w:val="38"/>
  </w:num>
  <w:num w:numId="72">
    <w:abstractNumId w:val="68"/>
  </w:num>
  <w:num w:numId="73">
    <w:abstractNumId w:val="62"/>
  </w:num>
  <w:num w:numId="74">
    <w:abstractNumId w:val="28"/>
  </w:num>
  <w:num w:numId="75">
    <w:abstractNumId w:val="44"/>
  </w:num>
  <w:num w:numId="76">
    <w:abstractNumId w:val="43"/>
  </w:num>
  <w:num w:numId="77">
    <w:abstractNumId w:val="10"/>
  </w:num>
  <w:num w:numId="78">
    <w:abstractNumId w:val="15"/>
  </w:num>
  <w:num w:numId="79">
    <w:abstractNumId w:val="52"/>
  </w:num>
  <w:num w:numId="80">
    <w:abstractNumId w:val="13"/>
  </w:num>
  <w:num w:numId="81">
    <w:abstractNumId w:val="102"/>
  </w:num>
  <w:num w:numId="82">
    <w:abstractNumId w:val="97"/>
  </w:num>
  <w:num w:numId="83">
    <w:abstractNumId w:val="41"/>
  </w:num>
  <w:num w:numId="84">
    <w:abstractNumId w:val="67"/>
  </w:num>
  <w:num w:numId="85">
    <w:abstractNumId w:val="3"/>
  </w:num>
  <w:num w:numId="86">
    <w:abstractNumId w:val="83"/>
  </w:num>
  <w:num w:numId="87">
    <w:abstractNumId w:val="29"/>
  </w:num>
  <w:num w:numId="88">
    <w:abstractNumId w:val="34"/>
  </w:num>
  <w:num w:numId="89">
    <w:abstractNumId w:val="48"/>
  </w:num>
  <w:num w:numId="90">
    <w:abstractNumId w:val="11"/>
  </w:num>
  <w:num w:numId="91">
    <w:abstractNumId w:val="50"/>
  </w:num>
  <w:num w:numId="92">
    <w:abstractNumId w:val="74"/>
  </w:num>
  <w:num w:numId="93">
    <w:abstractNumId w:val="31"/>
  </w:num>
  <w:num w:numId="94">
    <w:abstractNumId w:val="54"/>
  </w:num>
  <w:num w:numId="95">
    <w:abstractNumId w:val="20"/>
  </w:num>
  <w:num w:numId="96">
    <w:abstractNumId w:val="56"/>
  </w:num>
  <w:num w:numId="97">
    <w:abstractNumId w:val="16"/>
  </w:num>
  <w:num w:numId="98">
    <w:abstractNumId w:val="12"/>
  </w:num>
  <w:num w:numId="99">
    <w:abstractNumId w:val="1"/>
  </w:num>
  <w:num w:numId="100">
    <w:abstractNumId w:val="88"/>
  </w:num>
  <w:num w:numId="101">
    <w:abstractNumId w:val="49"/>
  </w:num>
  <w:num w:numId="102">
    <w:abstractNumId w:val="23"/>
  </w:num>
  <w:num w:numId="103">
    <w:abstractNumId w:val="82"/>
  </w:num>
  <w:num w:numId="104">
    <w:abstractNumId w:val="7"/>
  </w:num>
  <w:num w:numId="105">
    <w:abstractNumId w:val="51"/>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132"/>
    <w:rsid w:val="000023E7"/>
    <w:rsid w:val="00020875"/>
    <w:rsid w:val="000369A1"/>
    <w:rsid w:val="0004466A"/>
    <w:rsid w:val="00045775"/>
    <w:rsid w:val="00063BC4"/>
    <w:rsid w:val="00071DE9"/>
    <w:rsid w:val="000764E8"/>
    <w:rsid w:val="00084F57"/>
    <w:rsid w:val="00097AA1"/>
    <w:rsid w:val="000C501C"/>
    <w:rsid w:val="000C5E5E"/>
    <w:rsid w:val="000C7F77"/>
    <w:rsid w:val="000D3E72"/>
    <w:rsid w:val="000E4DA8"/>
    <w:rsid w:val="000F179A"/>
    <w:rsid w:val="00117BBA"/>
    <w:rsid w:val="00122B25"/>
    <w:rsid w:val="0014110B"/>
    <w:rsid w:val="00156FD4"/>
    <w:rsid w:val="00164912"/>
    <w:rsid w:val="00194132"/>
    <w:rsid w:val="001C4277"/>
    <w:rsid w:val="002035F0"/>
    <w:rsid w:val="00203EA2"/>
    <w:rsid w:val="00215CD2"/>
    <w:rsid w:val="00222229"/>
    <w:rsid w:val="00224125"/>
    <w:rsid w:val="002311FE"/>
    <w:rsid w:val="00244AF8"/>
    <w:rsid w:val="00271977"/>
    <w:rsid w:val="0027428E"/>
    <w:rsid w:val="002925EE"/>
    <w:rsid w:val="002963C2"/>
    <w:rsid w:val="002C41D2"/>
    <w:rsid w:val="002E640C"/>
    <w:rsid w:val="002F59BB"/>
    <w:rsid w:val="00326F44"/>
    <w:rsid w:val="003369C1"/>
    <w:rsid w:val="00344B09"/>
    <w:rsid w:val="00361DDF"/>
    <w:rsid w:val="0036679B"/>
    <w:rsid w:val="00377CD0"/>
    <w:rsid w:val="003D0CC0"/>
    <w:rsid w:val="003D7698"/>
    <w:rsid w:val="003E3ED9"/>
    <w:rsid w:val="003F61D6"/>
    <w:rsid w:val="003F7E9C"/>
    <w:rsid w:val="004170CB"/>
    <w:rsid w:val="00422D34"/>
    <w:rsid w:val="0042473E"/>
    <w:rsid w:val="00450507"/>
    <w:rsid w:val="00455238"/>
    <w:rsid w:val="00455671"/>
    <w:rsid w:val="00457028"/>
    <w:rsid w:val="004578C2"/>
    <w:rsid w:val="004672D5"/>
    <w:rsid w:val="00473F97"/>
    <w:rsid w:val="00474E2A"/>
    <w:rsid w:val="00480216"/>
    <w:rsid w:val="00481A00"/>
    <w:rsid w:val="00481C7B"/>
    <w:rsid w:val="004838F8"/>
    <w:rsid w:val="0048637D"/>
    <w:rsid w:val="004A2C22"/>
    <w:rsid w:val="004B4ADB"/>
    <w:rsid w:val="004F03DA"/>
    <w:rsid w:val="004F2941"/>
    <w:rsid w:val="005033F3"/>
    <w:rsid w:val="00504A48"/>
    <w:rsid w:val="00512CE9"/>
    <w:rsid w:val="00533671"/>
    <w:rsid w:val="005342AD"/>
    <w:rsid w:val="00543DF7"/>
    <w:rsid w:val="00585F01"/>
    <w:rsid w:val="00590292"/>
    <w:rsid w:val="005B00E7"/>
    <w:rsid w:val="005B58D5"/>
    <w:rsid w:val="005C1AFE"/>
    <w:rsid w:val="005C3B39"/>
    <w:rsid w:val="005F73C9"/>
    <w:rsid w:val="00607141"/>
    <w:rsid w:val="00612E66"/>
    <w:rsid w:val="006249EE"/>
    <w:rsid w:val="00632FE3"/>
    <w:rsid w:val="0064798E"/>
    <w:rsid w:val="00651CC0"/>
    <w:rsid w:val="0065554F"/>
    <w:rsid w:val="00660E80"/>
    <w:rsid w:val="00666BDB"/>
    <w:rsid w:val="00681D48"/>
    <w:rsid w:val="00682AD5"/>
    <w:rsid w:val="00682C18"/>
    <w:rsid w:val="006A10FE"/>
    <w:rsid w:val="006B754A"/>
    <w:rsid w:val="006D3C39"/>
    <w:rsid w:val="006D491E"/>
    <w:rsid w:val="00715D0A"/>
    <w:rsid w:val="0072311B"/>
    <w:rsid w:val="00723437"/>
    <w:rsid w:val="00725793"/>
    <w:rsid w:val="0074368C"/>
    <w:rsid w:val="00751A08"/>
    <w:rsid w:val="00773AFE"/>
    <w:rsid w:val="007850D8"/>
    <w:rsid w:val="007B44CF"/>
    <w:rsid w:val="007B4E27"/>
    <w:rsid w:val="007B6BCA"/>
    <w:rsid w:val="007C5627"/>
    <w:rsid w:val="007C7570"/>
    <w:rsid w:val="007D36B7"/>
    <w:rsid w:val="007F373F"/>
    <w:rsid w:val="007F62DF"/>
    <w:rsid w:val="00800CA7"/>
    <w:rsid w:val="00801B3A"/>
    <w:rsid w:val="00810563"/>
    <w:rsid w:val="008127D0"/>
    <w:rsid w:val="00813F02"/>
    <w:rsid w:val="00815B49"/>
    <w:rsid w:val="0082528D"/>
    <w:rsid w:val="00832FDB"/>
    <w:rsid w:val="00835D63"/>
    <w:rsid w:val="0083626B"/>
    <w:rsid w:val="00836593"/>
    <w:rsid w:val="00841578"/>
    <w:rsid w:val="00843770"/>
    <w:rsid w:val="008471BE"/>
    <w:rsid w:val="00847938"/>
    <w:rsid w:val="00847C80"/>
    <w:rsid w:val="00853260"/>
    <w:rsid w:val="008553BD"/>
    <w:rsid w:val="00862345"/>
    <w:rsid w:val="008639C3"/>
    <w:rsid w:val="00864435"/>
    <w:rsid w:val="0088015E"/>
    <w:rsid w:val="0090472E"/>
    <w:rsid w:val="00910137"/>
    <w:rsid w:val="00910800"/>
    <w:rsid w:val="009125A1"/>
    <w:rsid w:val="00914771"/>
    <w:rsid w:val="00937307"/>
    <w:rsid w:val="00942D46"/>
    <w:rsid w:val="0094505E"/>
    <w:rsid w:val="009462D9"/>
    <w:rsid w:val="009606D7"/>
    <w:rsid w:val="00970116"/>
    <w:rsid w:val="00975E06"/>
    <w:rsid w:val="009C1534"/>
    <w:rsid w:val="009E45C0"/>
    <w:rsid w:val="009F1993"/>
    <w:rsid w:val="00A0367A"/>
    <w:rsid w:val="00A2056F"/>
    <w:rsid w:val="00A23A2D"/>
    <w:rsid w:val="00A23A84"/>
    <w:rsid w:val="00A412DC"/>
    <w:rsid w:val="00A7201C"/>
    <w:rsid w:val="00A75FD2"/>
    <w:rsid w:val="00A95ED6"/>
    <w:rsid w:val="00AB3FCF"/>
    <w:rsid w:val="00AD003F"/>
    <w:rsid w:val="00AD3EA6"/>
    <w:rsid w:val="00AE45F2"/>
    <w:rsid w:val="00AE6D27"/>
    <w:rsid w:val="00AF1A23"/>
    <w:rsid w:val="00B11CDE"/>
    <w:rsid w:val="00B17D71"/>
    <w:rsid w:val="00B24575"/>
    <w:rsid w:val="00B32668"/>
    <w:rsid w:val="00B35C6C"/>
    <w:rsid w:val="00B4682F"/>
    <w:rsid w:val="00B4779D"/>
    <w:rsid w:val="00B74E7D"/>
    <w:rsid w:val="00B75A4C"/>
    <w:rsid w:val="00B75CE4"/>
    <w:rsid w:val="00BB058A"/>
    <w:rsid w:val="00BB3398"/>
    <w:rsid w:val="00BC1FFC"/>
    <w:rsid w:val="00BD0886"/>
    <w:rsid w:val="00BE5EA4"/>
    <w:rsid w:val="00C02B3C"/>
    <w:rsid w:val="00C06501"/>
    <w:rsid w:val="00C073BC"/>
    <w:rsid w:val="00C11896"/>
    <w:rsid w:val="00C4512E"/>
    <w:rsid w:val="00C51AFC"/>
    <w:rsid w:val="00C56356"/>
    <w:rsid w:val="00C57507"/>
    <w:rsid w:val="00C67297"/>
    <w:rsid w:val="00C971E6"/>
    <w:rsid w:val="00CA3BB5"/>
    <w:rsid w:val="00CD0FC1"/>
    <w:rsid w:val="00CD1A53"/>
    <w:rsid w:val="00CF4142"/>
    <w:rsid w:val="00D101CF"/>
    <w:rsid w:val="00D31D28"/>
    <w:rsid w:val="00D451B1"/>
    <w:rsid w:val="00D631BA"/>
    <w:rsid w:val="00D667F4"/>
    <w:rsid w:val="00D71CCB"/>
    <w:rsid w:val="00D71F5C"/>
    <w:rsid w:val="00D73567"/>
    <w:rsid w:val="00D738E4"/>
    <w:rsid w:val="00D81366"/>
    <w:rsid w:val="00DC6784"/>
    <w:rsid w:val="00DE574B"/>
    <w:rsid w:val="00DF505B"/>
    <w:rsid w:val="00E01507"/>
    <w:rsid w:val="00E01B7B"/>
    <w:rsid w:val="00E17C01"/>
    <w:rsid w:val="00E304E3"/>
    <w:rsid w:val="00E34CC6"/>
    <w:rsid w:val="00E36CEB"/>
    <w:rsid w:val="00E37197"/>
    <w:rsid w:val="00E45CC0"/>
    <w:rsid w:val="00E60EA8"/>
    <w:rsid w:val="00E654A8"/>
    <w:rsid w:val="00E72972"/>
    <w:rsid w:val="00E82402"/>
    <w:rsid w:val="00EA420A"/>
    <w:rsid w:val="00EA43E9"/>
    <w:rsid w:val="00EA6BDB"/>
    <w:rsid w:val="00EC07CA"/>
    <w:rsid w:val="00EE31B7"/>
    <w:rsid w:val="00EF2AF4"/>
    <w:rsid w:val="00EF5A66"/>
    <w:rsid w:val="00EF7BD7"/>
    <w:rsid w:val="00F027DB"/>
    <w:rsid w:val="00F156CB"/>
    <w:rsid w:val="00F4745C"/>
    <w:rsid w:val="00F5254B"/>
    <w:rsid w:val="00F608EA"/>
    <w:rsid w:val="00F60D50"/>
    <w:rsid w:val="00F60EED"/>
    <w:rsid w:val="00F62760"/>
    <w:rsid w:val="00F72436"/>
    <w:rsid w:val="00F74CDE"/>
    <w:rsid w:val="00F87E71"/>
    <w:rsid w:val="00FA5515"/>
    <w:rsid w:val="00FB143F"/>
    <w:rsid w:val="00FB726B"/>
    <w:rsid w:val="00FB7320"/>
    <w:rsid w:val="00FC727E"/>
    <w:rsid w:val="00FD7234"/>
    <w:rsid w:val="00FE254F"/>
    <w:rsid w:val="00FE5A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DEC"/>
  <w15:docId w15:val="{BA9E3FE8-3E82-4632-BDBC-5FF676D6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A66"/>
  </w:style>
  <w:style w:type="paragraph" w:styleId="Heading1">
    <w:name w:val="heading 1"/>
    <w:basedOn w:val="Normal"/>
    <w:link w:val="Heading1Char"/>
    <w:uiPriority w:val="9"/>
    <w:qFormat/>
    <w:rsid w:val="005902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369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1D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719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29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369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1DD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71977"/>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8415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578"/>
  </w:style>
  <w:style w:type="paragraph" w:styleId="Footer">
    <w:name w:val="footer"/>
    <w:basedOn w:val="Normal"/>
    <w:link w:val="FooterChar"/>
    <w:uiPriority w:val="99"/>
    <w:unhideWhenUsed/>
    <w:rsid w:val="008415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1578"/>
  </w:style>
  <w:style w:type="paragraph" w:styleId="BalloonText">
    <w:name w:val="Balloon Text"/>
    <w:basedOn w:val="Normal"/>
    <w:link w:val="BalloonTextChar"/>
    <w:uiPriority w:val="99"/>
    <w:semiHidden/>
    <w:unhideWhenUsed/>
    <w:rsid w:val="00841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578"/>
    <w:rPr>
      <w:rFonts w:ascii="Tahoma" w:hAnsi="Tahoma" w:cs="Tahoma"/>
      <w:sz w:val="16"/>
      <w:szCs w:val="16"/>
    </w:rPr>
  </w:style>
  <w:style w:type="paragraph" w:styleId="ListParagraph">
    <w:name w:val="List Paragraph"/>
    <w:basedOn w:val="Normal"/>
    <w:uiPriority w:val="34"/>
    <w:qFormat/>
    <w:rsid w:val="00841578"/>
    <w:pPr>
      <w:ind w:left="720"/>
      <w:contextualSpacing/>
    </w:pPr>
  </w:style>
  <w:style w:type="paragraph" w:styleId="NormalWeb">
    <w:name w:val="Normal (Web)"/>
    <w:basedOn w:val="Normal"/>
    <w:uiPriority w:val="99"/>
    <w:unhideWhenUsed/>
    <w:rsid w:val="00C073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C073BC"/>
  </w:style>
  <w:style w:type="paragraph" w:styleId="HTMLPreformatted">
    <w:name w:val="HTML Preformatted"/>
    <w:basedOn w:val="Normal"/>
    <w:link w:val="HTMLPreformattedChar"/>
    <w:uiPriority w:val="99"/>
    <w:unhideWhenUsed/>
    <w:rsid w:val="00C07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073B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34CC6"/>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E34CC6"/>
    <w:rPr>
      <w:i/>
      <w:iCs/>
    </w:rPr>
  </w:style>
  <w:style w:type="character" w:styleId="Emphasis">
    <w:name w:val="Emphasis"/>
    <w:basedOn w:val="DefaultParagraphFont"/>
    <w:uiPriority w:val="20"/>
    <w:qFormat/>
    <w:rsid w:val="009F1993"/>
    <w:rPr>
      <w:i/>
      <w:iCs/>
    </w:rPr>
  </w:style>
  <w:style w:type="character" w:styleId="Hyperlink">
    <w:name w:val="Hyperlink"/>
    <w:basedOn w:val="DefaultParagraphFont"/>
    <w:uiPriority w:val="99"/>
    <w:semiHidden/>
    <w:unhideWhenUsed/>
    <w:rsid w:val="005342AD"/>
    <w:rPr>
      <w:color w:val="0000FF"/>
      <w:u w:val="single"/>
    </w:rPr>
  </w:style>
  <w:style w:type="character" w:customStyle="1" w:styleId="ilad">
    <w:name w:val="il_ad"/>
    <w:basedOn w:val="DefaultParagraphFont"/>
    <w:rsid w:val="00FB143F"/>
  </w:style>
  <w:style w:type="paragraph" w:customStyle="1" w:styleId="graf">
    <w:name w:val="graf"/>
    <w:basedOn w:val="Normal"/>
    <w:rsid w:val="003369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69C1"/>
    <w:rPr>
      <w:b/>
      <w:bCs/>
    </w:rPr>
  </w:style>
  <w:style w:type="character" w:customStyle="1" w:styleId="mw-headline">
    <w:name w:val="mw-headline"/>
    <w:basedOn w:val="DefaultParagraphFont"/>
    <w:rsid w:val="00B11CDE"/>
  </w:style>
  <w:style w:type="paragraph" w:customStyle="1" w:styleId="note">
    <w:name w:val="note"/>
    <w:basedOn w:val="Normal"/>
    <w:rsid w:val="008644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2963C2"/>
  </w:style>
  <w:style w:type="character" w:customStyle="1" w:styleId="pln">
    <w:name w:val="pln"/>
    <w:basedOn w:val="DefaultParagraphFont"/>
    <w:rsid w:val="002963C2"/>
  </w:style>
  <w:style w:type="character" w:customStyle="1" w:styleId="typ">
    <w:name w:val="typ"/>
    <w:basedOn w:val="DefaultParagraphFont"/>
    <w:rsid w:val="002963C2"/>
  </w:style>
  <w:style w:type="character" w:customStyle="1" w:styleId="pun">
    <w:name w:val="pun"/>
    <w:basedOn w:val="DefaultParagraphFont"/>
    <w:rsid w:val="002963C2"/>
  </w:style>
  <w:style w:type="paragraph" w:customStyle="1" w:styleId="img-caption">
    <w:name w:val="img-caption"/>
    <w:basedOn w:val="Normal"/>
    <w:rsid w:val="004F29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
    <w:name w:val="str"/>
    <w:basedOn w:val="DefaultParagraphFont"/>
    <w:rsid w:val="004F2941"/>
  </w:style>
  <w:style w:type="character" w:customStyle="1" w:styleId="tag">
    <w:name w:val="tag"/>
    <w:basedOn w:val="DefaultParagraphFont"/>
    <w:rsid w:val="004F2941"/>
  </w:style>
  <w:style w:type="character" w:customStyle="1" w:styleId="atn">
    <w:name w:val="atn"/>
    <w:basedOn w:val="DefaultParagraphFont"/>
    <w:rsid w:val="004F2941"/>
  </w:style>
  <w:style w:type="character" w:customStyle="1" w:styleId="atv">
    <w:name w:val="atv"/>
    <w:basedOn w:val="DefaultParagraphFont"/>
    <w:rsid w:val="004F2941"/>
  </w:style>
  <w:style w:type="paragraph" w:customStyle="1" w:styleId="tableblock">
    <w:name w:val="tableblock"/>
    <w:basedOn w:val="Normal"/>
    <w:rsid w:val="002E64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rror">
    <w:name w:val="error"/>
    <w:basedOn w:val="DefaultParagraphFont"/>
    <w:rsid w:val="000764E8"/>
  </w:style>
  <w:style w:type="character" w:customStyle="1" w:styleId="type">
    <w:name w:val="type"/>
    <w:basedOn w:val="DefaultParagraphFont"/>
    <w:rsid w:val="000764E8"/>
  </w:style>
  <w:style w:type="character" w:customStyle="1" w:styleId="class">
    <w:name w:val="class"/>
    <w:basedOn w:val="DefaultParagraphFont"/>
    <w:rsid w:val="000764E8"/>
  </w:style>
  <w:style w:type="character" w:customStyle="1" w:styleId="keyword">
    <w:name w:val="keyword"/>
    <w:basedOn w:val="DefaultParagraphFont"/>
    <w:rsid w:val="000764E8"/>
  </w:style>
  <w:style w:type="character" w:customStyle="1" w:styleId="local-variable">
    <w:name w:val="local-variable"/>
    <w:basedOn w:val="DefaultParagraphFont"/>
    <w:rsid w:val="000764E8"/>
  </w:style>
  <w:style w:type="character" w:customStyle="1" w:styleId="delimiter">
    <w:name w:val="delimiter"/>
    <w:basedOn w:val="DefaultParagraphFont"/>
    <w:rsid w:val="000764E8"/>
  </w:style>
  <w:style w:type="character" w:customStyle="1" w:styleId="content">
    <w:name w:val="content"/>
    <w:basedOn w:val="DefaultParagraphFont"/>
    <w:rsid w:val="000764E8"/>
  </w:style>
  <w:style w:type="character" w:customStyle="1" w:styleId="directive">
    <w:name w:val="directive"/>
    <w:basedOn w:val="DefaultParagraphFont"/>
    <w:rsid w:val="000764E8"/>
  </w:style>
  <w:style w:type="character" w:customStyle="1" w:styleId="predefined-type">
    <w:name w:val="predefined-type"/>
    <w:basedOn w:val="DefaultParagraphFont"/>
    <w:rsid w:val="000764E8"/>
  </w:style>
  <w:style w:type="character" w:customStyle="1" w:styleId="integer">
    <w:name w:val="integer"/>
    <w:basedOn w:val="DefaultParagraphFont"/>
    <w:rsid w:val="000764E8"/>
  </w:style>
  <w:style w:type="character" w:customStyle="1" w:styleId="predefined-constant">
    <w:name w:val="predefined-constant"/>
    <w:basedOn w:val="DefaultParagraphFont"/>
    <w:rsid w:val="000764E8"/>
  </w:style>
  <w:style w:type="character" w:customStyle="1" w:styleId="comment">
    <w:name w:val="comment"/>
    <w:basedOn w:val="DefaultParagraphFont"/>
    <w:rsid w:val="000764E8"/>
  </w:style>
  <w:style w:type="paragraph" w:customStyle="1" w:styleId="caution">
    <w:name w:val="caution"/>
    <w:basedOn w:val="Normal"/>
    <w:rsid w:val="00FE5A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FE5A3F"/>
  </w:style>
  <w:style w:type="character" w:customStyle="1" w:styleId="lit">
    <w:name w:val="lit"/>
    <w:basedOn w:val="DefaultParagraphFont"/>
    <w:rsid w:val="00FE5A3F"/>
  </w:style>
  <w:style w:type="character" w:customStyle="1" w:styleId="n">
    <w:name w:val="n"/>
    <w:basedOn w:val="DefaultParagraphFont"/>
    <w:rsid w:val="00D31D28"/>
  </w:style>
  <w:style w:type="character" w:customStyle="1" w:styleId="o">
    <w:name w:val="o"/>
    <w:basedOn w:val="DefaultParagraphFont"/>
    <w:rsid w:val="00D31D28"/>
  </w:style>
  <w:style w:type="character" w:customStyle="1" w:styleId="hljs-keyword">
    <w:name w:val="hljs-keyword"/>
    <w:basedOn w:val="DefaultParagraphFont"/>
    <w:rsid w:val="00D31D28"/>
  </w:style>
  <w:style w:type="character" w:customStyle="1" w:styleId="na">
    <w:name w:val="na"/>
    <w:basedOn w:val="DefaultParagraphFont"/>
    <w:rsid w:val="00D31D28"/>
  </w:style>
  <w:style w:type="character" w:customStyle="1" w:styleId="hljs-string">
    <w:name w:val="hljs-string"/>
    <w:basedOn w:val="DefaultParagraphFont"/>
    <w:rsid w:val="00D31D28"/>
  </w:style>
  <w:style w:type="character" w:customStyle="1" w:styleId="hljs-number">
    <w:name w:val="hljs-number"/>
    <w:basedOn w:val="DefaultParagraphFont"/>
    <w:rsid w:val="00D31D28"/>
  </w:style>
  <w:style w:type="character" w:customStyle="1" w:styleId="token">
    <w:name w:val="token"/>
    <w:basedOn w:val="DefaultParagraphFont"/>
    <w:rsid w:val="00C02B3C"/>
  </w:style>
  <w:style w:type="character" w:customStyle="1" w:styleId="vote-count-post">
    <w:name w:val="vote-count-post"/>
    <w:basedOn w:val="DefaultParagraphFont"/>
    <w:rsid w:val="00C02B3C"/>
  </w:style>
  <w:style w:type="character" w:customStyle="1" w:styleId="vote-accepted-on">
    <w:name w:val="vote-accepted-on"/>
    <w:basedOn w:val="DefaultParagraphFont"/>
    <w:rsid w:val="00C02B3C"/>
  </w:style>
  <w:style w:type="character" w:customStyle="1" w:styleId="bounty-award">
    <w:name w:val="bounty-award"/>
    <w:basedOn w:val="DefaultParagraphFont"/>
    <w:rsid w:val="00C02B3C"/>
  </w:style>
  <w:style w:type="character" w:customStyle="1" w:styleId="crayon-pre">
    <w:name w:val="crayon-pre"/>
    <w:basedOn w:val="DefaultParagraphFont"/>
    <w:rsid w:val="00C02B3C"/>
  </w:style>
  <w:style w:type="character" w:customStyle="1" w:styleId="crayon-r">
    <w:name w:val="crayon-r"/>
    <w:basedOn w:val="DefaultParagraphFont"/>
    <w:rsid w:val="00C02B3C"/>
  </w:style>
  <w:style w:type="character" w:customStyle="1" w:styleId="crayon-o">
    <w:name w:val="crayon-o"/>
    <w:basedOn w:val="DefaultParagraphFont"/>
    <w:rsid w:val="00C02B3C"/>
  </w:style>
  <w:style w:type="character" w:customStyle="1" w:styleId="crayon-e">
    <w:name w:val="crayon-e"/>
    <w:basedOn w:val="DefaultParagraphFont"/>
    <w:rsid w:val="00C02B3C"/>
  </w:style>
  <w:style w:type="character" w:customStyle="1" w:styleId="crayon-s">
    <w:name w:val="crayon-s"/>
    <w:basedOn w:val="DefaultParagraphFont"/>
    <w:rsid w:val="00C02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9176">
      <w:bodyDiv w:val="1"/>
      <w:marLeft w:val="0"/>
      <w:marRight w:val="0"/>
      <w:marTop w:val="0"/>
      <w:marBottom w:val="0"/>
      <w:divBdr>
        <w:top w:val="none" w:sz="0" w:space="0" w:color="auto"/>
        <w:left w:val="none" w:sz="0" w:space="0" w:color="auto"/>
        <w:bottom w:val="none" w:sz="0" w:space="0" w:color="auto"/>
        <w:right w:val="none" w:sz="0" w:space="0" w:color="auto"/>
      </w:divBdr>
    </w:div>
    <w:div w:id="25105549">
      <w:bodyDiv w:val="1"/>
      <w:marLeft w:val="0"/>
      <w:marRight w:val="0"/>
      <w:marTop w:val="0"/>
      <w:marBottom w:val="0"/>
      <w:divBdr>
        <w:top w:val="none" w:sz="0" w:space="0" w:color="auto"/>
        <w:left w:val="none" w:sz="0" w:space="0" w:color="auto"/>
        <w:bottom w:val="none" w:sz="0" w:space="0" w:color="auto"/>
        <w:right w:val="none" w:sz="0" w:space="0" w:color="auto"/>
      </w:divBdr>
    </w:div>
    <w:div w:id="44329670">
      <w:bodyDiv w:val="1"/>
      <w:marLeft w:val="0"/>
      <w:marRight w:val="0"/>
      <w:marTop w:val="0"/>
      <w:marBottom w:val="0"/>
      <w:divBdr>
        <w:top w:val="none" w:sz="0" w:space="0" w:color="auto"/>
        <w:left w:val="none" w:sz="0" w:space="0" w:color="auto"/>
        <w:bottom w:val="none" w:sz="0" w:space="0" w:color="auto"/>
        <w:right w:val="none" w:sz="0" w:space="0" w:color="auto"/>
      </w:divBdr>
    </w:div>
    <w:div w:id="92747092">
      <w:bodyDiv w:val="1"/>
      <w:marLeft w:val="0"/>
      <w:marRight w:val="0"/>
      <w:marTop w:val="0"/>
      <w:marBottom w:val="0"/>
      <w:divBdr>
        <w:top w:val="none" w:sz="0" w:space="0" w:color="auto"/>
        <w:left w:val="none" w:sz="0" w:space="0" w:color="auto"/>
        <w:bottom w:val="none" w:sz="0" w:space="0" w:color="auto"/>
        <w:right w:val="none" w:sz="0" w:space="0" w:color="auto"/>
      </w:divBdr>
    </w:div>
    <w:div w:id="104808442">
      <w:bodyDiv w:val="1"/>
      <w:marLeft w:val="0"/>
      <w:marRight w:val="0"/>
      <w:marTop w:val="0"/>
      <w:marBottom w:val="0"/>
      <w:divBdr>
        <w:top w:val="none" w:sz="0" w:space="0" w:color="auto"/>
        <w:left w:val="none" w:sz="0" w:space="0" w:color="auto"/>
        <w:bottom w:val="none" w:sz="0" w:space="0" w:color="auto"/>
        <w:right w:val="none" w:sz="0" w:space="0" w:color="auto"/>
      </w:divBdr>
    </w:div>
    <w:div w:id="108359946">
      <w:bodyDiv w:val="1"/>
      <w:marLeft w:val="0"/>
      <w:marRight w:val="0"/>
      <w:marTop w:val="0"/>
      <w:marBottom w:val="0"/>
      <w:divBdr>
        <w:top w:val="none" w:sz="0" w:space="0" w:color="auto"/>
        <w:left w:val="none" w:sz="0" w:space="0" w:color="auto"/>
        <w:bottom w:val="none" w:sz="0" w:space="0" w:color="auto"/>
        <w:right w:val="none" w:sz="0" w:space="0" w:color="auto"/>
      </w:divBdr>
    </w:div>
    <w:div w:id="116677636">
      <w:bodyDiv w:val="1"/>
      <w:marLeft w:val="0"/>
      <w:marRight w:val="0"/>
      <w:marTop w:val="0"/>
      <w:marBottom w:val="0"/>
      <w:divBdr>
        <w:top w:val="none" w:sz="0" w:space="0" w:color="auto"/>
        <w:left w:val="none" w:sz="0" w:space="0" w:color="auto"/>
        <w:bottom w:val="none" w:sz="0" w:space="0" w:color="auto"/>
        <w:right w:val="none" w:sz="0" w:space="0" w:color="auto"/>
      </w:divBdr>
    </w:div>
    <w:div w:id="118841509">
      <w:bodyDiv w:val="1"/>
      <w:marLeft w:val="0"/>
      <w:marRight w:val="0"/>
      <w:marTop w:val="0"/>
      <w:marBottom w:val="0"/>
      <w:divBdr>
        <w:top w:val="none" w:sz="0" w:space="0" w:color="auto"/>
        <w:left w:val="none" w:sz="0" w:space="0" w:color="auto"/>
        <w:bottom w:val="none" w:sz="0" w:space="0" w:color="auto"/>
        <w:right w:val="none" w:sz="0" w:space="0" w:color="auto"/>
      </w:divBdr>
    </w:div>
    <w:div w:id="126365275">
      <w:bodyDiv w:val="1"/>
      <w:marLeft w:val="0"/>
      <w:marRight w:val="0"/>
      <w:marTop w:val="0"/>
      <w:marBottom w:val="0"/>
      <w:divBdr>
        <w:top w:val="none" w:sz="0" w:space="0" w:color="auto"/>
        <w:left w:val="none" w:sz="0" w:space="0" w:color="auto"/>
        <w:bottom w:val="none" w:sz="0" w:space="0" w:color="auto"/>
        <w:right w:val="none" w:sz="0" w:space="0" w:color="auto"/>
      </w:divBdr>
    </w:div>
    <w:div w:id="136000772">
      <w:bodyDiv w:val="1"/>
      <w:marLeft w:val="0"/>
      <w:marRight w:val="0"/>
      <w:marTop w:val="0"/>
      <w:marBottom w:val="0"/>
      <w:divBdr>
        <w:top w:val="none" w:sz="0" w:space="0" w:color="auto"/>
        <w:left w:val="none" w:sz="0" w:space="0" w:color="auto"/>
        <w:bottom w:val="none" w:sz="0" w:space="0" w:color="auto"/>
        <w:right w:val="none" w:sz="0" w:space="0" w:color="auto"/>
      </w:divBdr>
    </w:div>
    <w:div w:id="164904314">
      <w:bodyDiv w:val="1"/>
      <w:marLeft w:val="0"/>
      <w:marRight w:val="0"/>
      <w:marTop w:val="0"/>
      <w:marBottom w:val="0"/>
      <w:divBdr>
        <w:top w:val="none" w:sz="0" w:space="0" w:color="auto"/>
        <w:left w:val="none" w:sz="0" w:space="0" w:color="auto"/>
        <w:bottom w:val="none" w:sz="0" w:space="0" w:color="auto"/>
        <w:right w:val="none" w:sz="0" w:space="0" w:color="auto"/>
      </w:divBdr>
    </w:div>
    <w:div w:id="185144533">
      <w:bodyDiv w:val="1"/>
      <w:marLeft w:val="0"/>
      <w:marRight w:val="0"/>
      <w:marTop w:val="0"/>
      <w:marBottom w:val="0"/>
      <w:divBdr>
        <w:top w:val="none" w:sz="0" w:space="0" w:color="auto"/>
        <w:left w:val="none" w:sz="0" w:space="0" w:color="auto"/>
        <w:bottom w:val="none" w:sz="0" w:space="0" w:color="auto"/>
        <w:right w:val="none" w:sz="0" w:space="0" w:color="auto"/>
      </w:divBdr>
    </w:div>
    <w:div w:id="218253511">
      <w:bodyDiv w:val="1"/>
      <w:marLeft w:val="0"/>
      <w:marRight w:val="0"/>
      <w:marTop w:val="0"/>
      <w:marBottom w:val="0"/>
      <w:divBdr>
        <w:top w:val="none" w:sz="0" w:space="0" w:color="auto"/>
        <w:left w:val="none" w:sz="0" w:space="0" w:color="auto"/>
        <w:bottom w:val="none" w:sz="0" w:space="0" w:color="auto"/>
        <w:right w:val="none" w:sz="0" w:space="0" w:color="auto"/>
      </w:divBdr>
    </w:div>
    <w:div w:id="239485541">
      <w:bodyDiv w:val="1"/>
      <w:marLeft w:val="0"/>
      <w:marRight w:val="0"/>
      <w:marTop w:val="0"/>
      <w:marBottom w:val="0"/>
      <w:divBdr>
        <w:top w:val="none" w:sz="0" w:space="0" w:color="auto"/>
        <w:left w:val="none" w:sz="0" w:space="0" w:color="auto"/>
        <w:bottom w:val="none" w:sz="0" w:space="0" w:color="auto"/>
        <w:right w:val="none" w:sz="0" w:space="0" w:color="auto"/>
      </w:divBdr>
    </w:div>
    <w:div w:id="271595448">
      <w:bodyDiv w:val="1"/>
      <w:marLeft w:val="0"/>
      <w:marRight w:val="0"/>
      <w:marTop w:val="0"/>
      <w:marBottom w:val="0"/>
      <w:divBdr>
        <w:top w:val="none" w:sz="0" w:space="0" w:color="auto"/>
        <w:left w:val="none" w:sz="0" w:space="0" w:color="auto"/>
        <w:bottom w:val="none" w:sz="0" w:space="0" w:color="auto"/>
        <w:right w:val="none" w:sz="0" w:space="0" w:color="auto"/>
      </w:divBdr>
    </w:div>
    <w:div w:id="288779837">
      <w:bodyDiv w:val="1"/>
      <w:marLeft w:val="0"/>
      <w:marRight w:val="0"/>
      <w:marTop w:val="0"/>
      <w:marBottom w:val="0"/>
      <w:divBdr>
        <w:top w:val="none" w:sz="0" w:space="0" w:color="auto"/>
        <w:left w:val="none" w:sz="0" w:space="0" w:color="auto"/>
        <w:bottom w:val="none" w:sz="0" w:space="0" w:color="auto"/>
        <w:right w:val="none" w:sz="0" w:space="0" w:color="auto"/>
      </w:divBdr>
    </w:div>
    <w:div w:id="293945434">
      <w:bodyDiv w:val="1"/>
      <w:marLeft w:val="0"/>
      <w:marRight w:val="0"/>
      <w:marTop w:val="0"/>
      <w:marBottom w:val="0"/>
      <w:divBdr>
        <w:top w:val="none" w:sz="0" w:space="0" w:color="auto"/>
        <w:left w:val="none" w:sz="0" w:space="0" w:color="auto"/>
        <w:bottom w:val="none" w:sz="0" w:space="0" w:color="auto"/>
        <w:right w:val="none" w:sz="0" w:space="0" w:color="auto"/>
      </w:divBdr>
    </w:div>
    <w:div w:id="312685999">
      <w:bodyDiv w:val="1"/>
      <w:marLeft w:val="0"/>
      <w:marRight w:val="0"/>
      <w:marTop w:val="0"/>
      <w:marBottom w:val="0"/>
      <w:divBdr>
        <w:top w:val="none" w:sz="0" w:space="0" w:color="auto"/>
        <w:left w:val="none" w:sz="0" w:space="0" w:color="auto"/>
        <w:bottom w:val="none" w:sz="0" w:space="0" w:color="auto"/>
        <w:right w:val="none" w:sz="0" w:space="0" w:color="auto"/>
      </w:divBdr>
    </w:div>
    <w:div w:id="329917129">
      <w:bodyDiv w:val="1"/>
      <w:marLeft w:val="0"/>
      <w:marRight w:val="0"/>
      <w:marTop w:val="0"/>
      <w:marBottom w:val="0"/>
      <w:divBdr>
        <w:top w:val="none" w:sz="0" w:space="0" w:color="auto"/>
        <w:left w:val="none" w:sz="0" w:space="0" w:color="auto"/>
        <w:bottom w:val="none" w:sz="0" w:space="0" w:color="auto"/>
        <w:right w:val="none" w:sz="0" w:space="0" w:color="auto"/>
      </w:divBdr>
    </w:div>
    <w:div w:id="345522074">
      <w:bodyDiv w:val="1"/>
      <w:marLeft w:val="0"/>
      <w:marRight w:val="0"/>
      <w:marTop w:val="0"/>
      <w:marBottom w:val="0"/>
      <w:divBdr>
        <w:top w:val="none" w:sz="0" w:space="0" w:color="auto"/>
        <w:left w:val="none" w:sz="0" w:space="0" w:color="auto"/>
        <w:bottom w:val="none" w:sz="0" w:space="0" w:color="auto"/>
        <w:right w:val="none" w:sz="0" w:space="0" w:color="auto"/>
      </w:divBdr>
      <w:divsChild>
        <w:div w:id="1116942831">
          <w:marLeft w:val="0"/>
          <w:marRight w:val="0"/>
          <w:marTop w:val="0"/>
          <w:marBottom w:val="0"/>
          <w:divBdr>
            <w:top w:val="none" w:sz="0" w:space="0" w:color="auto"/>
            <w:left w:val="none" w:sz="0" w:space="0" w:color="auto"/>
            <w:bottom w:val="none" w:sz="0" w:space="0" w:color="auto"/>
            <w:right w:val="none" w:sz="0" w:space="0" w:color="auto"/>
          </w:divBdr>
          <w:divsChild>
            <w:div w:id="516694534">
              <w:marLeft w:val="0"/>
              <w:marRight w:val="0"/>
              <w:marTop w:val="0"/>
              <w:marBottom w:val="0"/>
              <w:divBdr>
                <w:top w:val="none" w:sz="0" w:space="0" w:color="auto"/>
                <w:left w:val="none" w:sz="0" w:space="0" w:color="auto"/>
                <w:bottom w:val="single" w:sz="4" w:space="6" w:color="EFEFED"/>
                <w:right w:val="none" w:sz="0" w:space="0" w:color="auto"/>
              </w:divBdr>
            </w:div>
          </w:divsChild>
        </w:div>
        <w:div w:id="827357707">
          <w:marLeft w:val="0"/>
          <w:marRight w:val="0"/>
          <w:marTop w:val="300"/>
          <w:marBottom w:val="0"/>
          <w:divBdr>
            <w:top w:val="none" w:sz="0" w:space="0" w:color="auto"/>
            <w:left w:val="none" w:sz="0" w:space="0" w:color="auto"/>
            <w:bottom w:val="none" w:sz="0" w:space="0" w:color="auto"/>
            <w:right w:val="none" w:sz="0" w:space="0" w:color="auto"/>
          </w:divBdr>
          <w:divsChild>
            <w:div w:id="746341360">
              <w:marLeft w:val="0"/>
              <w:marRight w:val="0"/>
              <w:marTop w:val="0"/>
              <w:marBottom w:val="0"/>
              <w:divBdr>
                <w:top w:val="none" w:sz="0" w:space="0" w:color="auto"/>
                <w:left w:val="none" w:sz="0" w:space="0" w:color="auto"/>
                <w:bottom w:val="none" w:sz="0" w:space="0" w:color="auto"/>
                <w:right w:val="none" w:sz="0" w:space="0" w:color="auto"/>
              </w:divBdr>
              <w:divsChild>
                <w:div w:id="1398043047">
                  <w:marLeft w:val="0"/>
                  <w:marRight w:val="0"/>
                  <w:marTop w:val="0"/>
                  <w:marBottom w:val="0"/>
                  <w:divBdr>
                    <w:top w:val="none" w:sz="0" w:space="0" w:color="auto"/>
                    <w:left w:val="none" w:sz="0" w:space="0" w:color="auto"/>
                    <w:bottom w:val="none" w:sz="0" w:space="0" w:color="auto"/>
                    <w:right w:val="none" w:sz="0" w:space="0" w:color="auto"/>
                  </w:divBdr>
                  <w:divsChild>
                    <w:div w:id="1353148599">
                      <w:marLeft w:val="0"/>
                      <w:marRight w:val="0"/>
                      <w:marTop w:val="0"/>
                      <w:marBottom w:val="300"/>
                      <w:divBdr>
                        <w:top w:val="none" w:sz="0" w:space="0" w:color="auto"/>
                        <w:left w:val="none" w:sz="0" w:space="0" w:color="auto"/>
                        <w:bottom w:val="none" w:sz="0" w:space="0" w:color="auto"/>
                        <w:right w:val="none" w:sz="0" w:space="0" w:color="auto"/>
                      </w:divBdr>
                      <w:divsChild>
                        <w:div w:id="95664639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65708">
              <w:marLeft w:val="0"/>
              <w:marRight w:val="0"/>
              <w:marTop w:val="0"/>
              <w:marBottom w:val="0"/>
              <w:divBdr>
                <w:top w:val="none" w:sz="0" w:space="0" w:color="auto"/>
                <w:left w:val="none" w:sz="0" w:space="0" w:color="auto"/>
                <w:bottom w:val="none" w:sz="0" w:space="0" w:color="auto"/>
                <w:right w:val="none" w:sz="0" w:space="0" w:color="auto"/>
              </w:divBdr>
              <w:divsChild>
                <w:div w:id="1586918974">
                  <w:marLeft w:val="0"/>
                  <w:marRight w:val="0"/>
                  <w:marTop w:val="0"/>
                  <w:marBottom w:val="0"/>
                  <w:divBdr>
                    <w:top w:val="none" w:sz="0" w:space="0" w:color="auto"/>
                    <w:left w:val="none" w:sz="0" w:space="0" w:color="auto"/>
                    <w:bottom w:val="none" w:sz="0" w:space="0" w:color="auto"/>
                    <w:right w:val="none" w:sz="0" w:space="0" w:color="auto"/>
                  </w:divBdr>
                  <w:divsChild>
                    <w:div w:id="547422264">
                      <w:marLeft w:val="0"/>
                      <w:marRight w:val="0"/>
                      <w:marTop w:val="0"/>
                      <w:marBottom w:val="0"/>
                      <w:divBdr>
                        <w:top w:val="none" w:sz="0" w:space="0" w:color="auto"/>
                        <w:left w:val="none" w:sz="0" w:space="0" w:color="auto"/>
                        <w:bottom w:val="none" w:sz="0" w:space="0" w:color="auto"/>
                        <w:right w:val="none" w:sz="0" w:space="0" w:color="auto"/>
                      </w:divBdr>
                      <w:divsChild>
                        <w:div w:id="1562597573">
                          <w:marLeft w:val="0"/>
                          <w:marRight w:val="0"/>
                          <w:marTop w:val="0"/>
                          <w:marBottom w:val="0"/>
                          <w:divBdr>
                            <w:top w:val="none" w:sz="0" w:space="0" w:color="auto"/>
                            <w:left w:val="none" w:sz="0" w:space="0" w:color="auto"/>
                            <w:bottom w:val="none" w:sz="0" w:space="0" w:color="auto"/>
                            <w:right w:val="none" w:sz="0" w:space="0" w:color="auto"/>
                          </w:divBdr>
                        </w:div>
                        <w:div w:id="375470201">
                          <w:marLeft w:val="0"/>
                          <w:marRight w:val="0"/>
                          <w:marTop w:val="0"/>
                          <w:marBottom w:val="0"/>
                          <w:divBdr>
                            <w:top w:val="none" w:sz="0" w:space="0" w:color="auto"/>
                            <w:left w:val="none" w:sz="0" w:space="0" w:color="auto"/>
                            <w:bottom w:val="none" w:sz="0" w:space="0" w:color="auto"/>
                            <w:right w:val="none" w:sz="0" w:space="0" w:color="auto"/>
                          </w:divBdr>
                        </w:div>
                        <w:div w:id="342896598">
                          <w:marLeft w:val="0"/>
                          <w:marRight w:val="0"/>
                          <w:marTop w:val="0"/>
                          <w:marBottom w:val="0"/>
                          <w:divBdr>
                            <w:top w:val="none" w:sz="0" w:space="0" w:color="auto"/>
                            <w:left w:val="none" w:sz="0" w:space="0" w:color="auto"/>
                            <w:bottom w:val="none" w:sz="0" w:space="0" w:color="auto"/>
                            <w:right w:val="none" w:sz="0" w:space="0" w:color="auto"/>
                          </w:divBdr>
                        </w:div>
                        <w:div w:id="1307589308">
                          <w:marLeft w:val="0"/>
                          <w:marRight w:val="0"/>
                          <w:marTop w:val="0"/>
                          <w:marBottom w:val="0"/>
                          <w:divBdr>
                            <w:top w:val="none" w:sz="0" w:space="0" w:color="auto"/>
                            <w:left w:val="none" w:sz="0" w:space="0" w:color="auto"/>
                            <w:bottom w:val="none" w:sz="0" w:space="0" w:color="auto"/>
                            <w:right w:val="none" w:sz="0" w:space="0" w:color="auto"/>
                          </w:divBdr>
                        </w:div>
                        <w:div w:id="1191336825">
                          <w:marLeft w:val="0"/>
                          <w:marRight w:val="0"/>
                          <w:marTop w:val="0"/>
                          <w:marBottom w:val="0"/>
                          <w:divBdr>
                            <w:top w:val="none" w:sz="0" w:space="0" w:color="auto"/>
                            <w:left w:val="none" w:sz="0" w:space="0" w:color="auto"/>
                            <w:bottom w:val="none" w:sz="0" w:space="0" w:color="auto"/>
                            <w:right w:val="none" w:sz="0" w:space="0" w:color="auto"/>
                          </w:divBdr>
                        </w:div>
                        <w:div w:id="1246185479">
                          <w:marLeft w:val="0"/>
                          <w:marRight w:val="0"/>
                          <w:marTop w:val="0"/>
                          <w:marBottom w:val="0"/>
                          <w:divBdr>
                            <w:top w:val="none" w:sz="0" w:space="0" w:color="auto"/>
                            <w:left w:val="none" w:sz="0" w:space="0" w:color="auto"/>
                            <w:bottom w:val="none" w:sz="0" w:space="0" w:color="auto"/>
                            <w:right w:val="none" w:sz="0" w:space="0" w:color="auto"/>
                          </w:divBdr>
                        </w:div>
                        <w:div w:id="942565821">
                          <w:marLeft w:val="0"/>
                          <w:marRight w:val="0"/>
                          <w:marTop w:val="0"/>
                          <w:marBottom w:val="300"/>
                          <w:divBdr>
                            <w:top w:val="none" w:sz="0" w:space="0" w:color="auto"/>
                            <w:left w:val="none" w:sz="0" w:space="0" w:color="auto"/>
                            <w:bottom w:val="none" w:sz="0" w:space="0" w:color="auto"/>
                            <w:right w:val="none" w:sz="0" w:space="0" w:color="auto"/>
                          </w:divBdr>
                          <w:divsChild>
                            <w:div w:id="12329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8260">
                      <w:marLeft w:val="0"/>
                      <w:marRight w:val="0"/>
                      <w:marTop w:val="0"/>
                      <w:marBottom w:val="0"/>
                      <w:divBdr>
                        <w:top w:val="none" w:sz="0" w:space="0" w:color="auto"/>
                        <w:left w:val="none" w:sz="0" w:space="0" w:color="auto"/>
                        <w:bottom w:val="none" w:sz="0" w:space="0" w:color="auto"/>
                        <w:right w:val="none" w:sz="0" w:space="0" w:color="auto"/>
                      </w:divBdr>
                      <w:divsChild>
                        <w:div w:id="2051223767">
                          <w:marLeft w:val="0"/>
                          <w:marRight w:val="0"/>
                          <w:marTop w:val="0"/>
                          <w:marBottom w:val="0"/>
                          <w:divBdr>
                            <w:top w:val="none" w:sz="0" w:space="0" w:color="auto"/>
                            <w:left w:val="none" w:sz="0" w:space="0" w:color="auto"/>
                            <w:bottom w:val="none" w:sz="0" w:space="0" w:color="auto"/>
                            <w:right w:val="none" w:sz="0" w:space="0" w:color="auto"/>
                          </w:divBdr>
                        </w:div>
                        <w:div w:id="385186543">
                          <w:marLeft w:val="0"/>
                          <w:marRight w:val="0"/>
                          <w:marTop w:val="0"/>
                          <w:marBottom w:val="300"/>
                          <w:divBdr>
                            <w:top w:val="none" w:sz="0" w:space="0" w:color="auto"/>
                            <w:left w:val="none" w:sz="0" w:space="0" w:color="auto"/>
                            <w:bottom w:val="none" w:sz="0" w:space="0" w:color="auto"/>
                            <w:right w:val="none" w:sz="0" w:space="0" w:color="auto"/>
                          </w:divBdr>
                          <w:divsChild>
                            <w:div w:id="1358969650">
                              <w:marLeft w:val="0"/>
                              <w:marRight w:val="0"/>
                              <w:marTop w:val="0"/>
                              <w:marBottom w:val="0"/>
                              <w:divBdr>
                                <w:top w:val="none" w:sz="0" w:space="0" w:color="auto"/>
                                <w:left w:val="none" w:sz="0" w:space="0" w:color="auto"/>
                                <w:bottom w:val="none" w:sz="0" w:space="0" w:color="auto"/>
                                <w:right w:val="none" w:sz="0" w:space="0" w:color="auto"/>
                              </w:divBdr>
                            </w:div>
                          </w:divsChild>
                        </w:div>
                        <w:div w:id="1377462842">
                          <w:marLeft w:val="0"/>
                          <w:marRight w:val="0"/>
                          <w:marTop w:val="0"/>
                          <w:marBottom w:val="0"/>
                          <w:divBdr>
                            <w:top w:val="none" w:sz="0" w:space="0" w:color="auto"/>
                            <w:left w:val="none" w:sz="0" w:space="0" w:color="auto"/>
                            <w:bottom w:val="none" w:sz="0" w:space="0" w:color="auto"/>
                            <w:right w:val="none" w:sz="0" w:space="0" w:color="auto"/>
                          </w:divBdr>
                        </w:div>
                        <w:div w:id="1153912063">
                          <w:marLeft w:val="0"/>
                          <w:marRight w:val="0"/>
                          <w:marTop w:val="0"/>
                          <w:marBottom w:val="300"/>
                          <w:divBdr>
                            <w:top w:val="none" w:sz="0" w:space="0" w:color="auto"/>
                            <w:left w:val="none" w:sz="0" w:space="0" w:color="auto"/>
                            <w:bottom w:val="none" w:sz="0" w:space="0" w:color="auto"/>
                            <w:right w:val="none" w:sz="0" w:space="0" w:color="auto"/>
                          </w:divBdr>
                          <w:divsChild>
                            <w:div w:id="1620648704">
                              <w:marLeft w:val="0"/>
                              <w:marRight w:val="0"/>
                              <w:marTop w:val="0"/>
                              <w:marBottom w:val="0"/>
                              <w:divBdr>
                                <w:top w:val="none" w:sz="0" w:space="0" w:color="auto"/>
                                <w:left w:val="none" w:sz="0" w:space="0" w:color="auto"/>
                                <w:bottom w:val="none" w:sz="0" w:space="0" w:color="auto"/>
                                <w:right w:val="none" w:sz="0" w:space="0" w:color="auto"/>
                              </w:divBdr>
                            </w:div>
                          </w:divsChild>
                        </w:div>
                        <w:div w:id="1811897954">
                          <w:marLeft w:val="0"/>
                          <w:marRight w:val="0"/>
                          <w:marTop w:val="0"/>
                          <w:marBottom w:val="0"/>
                          <w:divBdr>
                            <w:top w:val="none" w:sz="0" w:space="0" w:color="auto"/>
                            <w:left w:val="none" w:sz="0" w:space="0" w:color="auto"/>
                            <w:bottom w:val="none" w:sz="0" w:space="0" w:color="auto"/>
                            <w:right w:val="none" w:sz="0" w:space="0" w:color="auto"/>
                          </w:divBdr>
                        </w:div>
                        <w:div w:id="1914387258">
                          <w:marLeft w:val="0"/>
                          <w:marRight w:val="0"/>
                          <w:marTop w:val="0"/>
                          <w:marBottom w:val="0"/>
                          <w:divBdr>
                            <w:top w:val="none" w:sz="0" w:space="0" w:color="auto"/>
                            <w:left w:val="none" w:sz="0" w:space="0" w:color="auto"/>
                            <w:bottom w:val="none" w:sz="0" w:space="0" w:color="auto"/>
                            <w:right w:val="none" w:sz="0" w:space="0" w:color="auto"/>
                          </w:divBdr>
                        </w:div>
                      </w:divsChild>
                    </w:div>
                    <w:div w:id="957686192">
                      <w:marLeft w:val="0"/>
                      <w:marRight w:val="0"/>
                      <w:marTop w:val="0"/>
                      <w:marBottom w:val="0"/>
                      <w:divBdr>
                        <w:top w:val="none" w:sz="0" w:space="0" w:color="auto"/>
                        <w:left w:val="none" w:sz="0" w:space="0" w:color="auto"/>
                        <w:bottom w:val="none" w:sz="0" w:space="0" w:color="auto"/>
                        <w:right w:val="none" w:sz="0" w:space="0" w:color="auto"/>
                      </w:divBdr>
                      <w:divsChild>
                        <w:div w:id="799542137">
                          <w:marLeft w:val="0"/>
                          <w:marRight w:val="0"/>
                          <w:marTop w:val="0"/>
                          <w:marBottom w:val="0"/>
                          <w:divBdr>
                            <w:top w:val="none" w:sz="0" w:space="0" w:color="auto"/>
                            <w:left w:val="none" w:sz="0" w:space="0" w:color="auto"/>
                            <w:bottom w:val="none" w:sz="0" w:space="0" w:color="auto"/>
                            <w:right w:val="none" w:sz="0" w:space="0" w:color="auto"/>
                          </w:divBdr>
                        </w:div>
                        <w:div w:id="611595364">
                          <w:marLeft w:val="0"/>
                          <w:marRight w:val="0"/>
                          <w:marTop w:val="0"/>
                          <w:marBottom w:val="0"/>
                          <w:divBdr>
                            <w:top w:val="none" w:sz="0" w:space="0" w:color="auto"/>
                            <w:left w:val="none" w:sz="0" w:space="0" w:color="auto"/>
                            <w:bottom w:val="none" w:sz="0" w:space="0" w:color="auto"/>
                            <w:right w:val="none" w:sz="0" w:space="0" w:color="auto"/>
                          </w:divBdr>
                        </w:div>
                        <w:div w:id="1002777517">
                          <w:marLeft w:val="0"/>
                          <w:marRight w:val="0"/>
                          <w:marTop w:val="0"/>
                          <w:marBottom w:val="300"/>
                          <w:divBdr>
                            <w:top w:val="none" w:sz="0" w:space="0" w:color="auto"/>
                            <w:left w:val="none" w:sz="0" w:space="0" w:color="auto"/>
                            <w:bottom w:val="none" w:sz="0" w:space="0" w:color="auto"/>
                            <w:right w:val="none" w:sz="0" w:space="0" w:color="auto"/>
                          </w:divBdr>
                          <w:divsChild>
                            <w:div w:id="1928926631">
                              <w:marLeft w:val="0"/>
                              <w:marRight w:val="0"/>
                              <w:marTop w:val="0"/>
                              <w:marBottom w:val="0"/>
                              <w:divBdr>
                                <w:top w:val="none" w:sz="0" w:space="0" w:color="auto"/>
                                <w:left w:val="none" w:sz="0" w:space="0" w:color="auto"/>
                                <w:bottom w:val="none" w:sz="0" w:space="0" w:color="auto"/>
                                <w:right w:val="none" w:sz="0" w:space="0" w:color="auto"/>
                              </w:divBdr>
                            </w:div>
                          </w:divsChild>
                        </w:div>
                        <w:div w:id="264003329">
                          <w:marLeft w:val="0"/>
                          <w:marRight w:val="0"/>
                          <w:marTop w:val="0"/>
                          <w:marBottom w:val="0"/>
                          <w:divBdr>
                            <w:top w:val="none" w:sz="0" w:space="0" w:color="auto"/>
                            <w:left w:val="none" w:sz="0" w:space="0" w:color="auto"/>
                            <w:bottom w:val="none" w:sz="0" w:space="0" w:color="auto"/>
                            <w:right w:val="none" w:sz="0" w:space="0" w:color="auto"/>
                          </w:divBdr>
                        </w:div>
                        <w:div w:id="1383212363">
                          <w:marLeft w:val="0"/>
                          <w:marRight w:val="0"/>
                          <w:marTop w:val="0"/>
                          <w:marBottom w:val="0"/>
                          <w:divBdr>
                            <w:top w:val="none" w:sz="0" w:space="0" w:color="auto"/>
                            <w:left w:val="none" w:sz="0" w:space="0" w:color="auto"/>
                            <w:bottom w:val="none" w:sz="0" w:space="0" w:color="auto"/>
                            <w:right w:val="none" w:sz="0" w:space="0" w:color="auto"/>
                          </w:divBdr>
                        </w:div>
                        <w:div w:id="1652296272">
                          <w:marLeft w:val="0"/>
                          <w:marRight w:val="0"/>
                          <w:marTop w:val="0"/>
                          <w:marBottom w:val="300"/>
                          <w:divBdr>
                            <w:top w:val="none" w:sz="0" w:space="0" w:color="auto"/>
                            <w:left w:val="none" w:sz="0" w:space="0" w:color="auto"/>
                            <w:bottom w:val="none" w:sz="0" w:space="0" w:color="auto"/>
                            <w:right w:val="none" w:sz="0" w:space="0" w:color="auto"/>
                          </w:divBdr>
                          <w:divsChild>
                            <w:div w:id="11723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7095">
                      <w:marLeft w:val="0"/>
                      <w:marRight w:val="0"/>
                      <w:marTop w:val="0"/>
                      <w:marBottom w:val="0"/>
                      <w:divBdr>
                        <w:top w:val="none" w:sz="0" w:space="0" w:color="auto"/>
                        <w:left w:val="none" w:sz="0" w:space="0" w:color="auto"/>
                        <w:bottom w:val="none" w:sz="0" w:space="0" w:color="auto"/>
                        <w:right w:val="none" w:sz="0" w:space="0" w:color="auto"/>
                      </w:divBdr>
                      <w:divsChild>
                        <w:div w:id="1720665438">
                          <w:marLeft w:val="0"/>
                          <w:marRight w:val="0"/>
                          <w:marTop w:val="0"/>
                          <w:marBottom w:val="0"/>
                          <w:divBdr>
                            <w:top w:val="none" w:sz="0" w:space="0" w:color="auto"/>
                            <w:left w:val="none" w:sz="0" w:space="0" w:color="auto"/>
                            <w:bottom w:val="none" w:sz="0" w:space="0" w:color="auto"/>
                            <w:right w:val="none" w:sz="0" w:space="0" w:color="auto"/>
                          </w:divBdr>
                        </w:div>
                        <w:div w:id="1057778095">
                          <w:marLeft w:val="0"/>
                          <w:marRight w:val="0"/>
                          <w:marTop w:val="0"/>
                          <w:marBottom w:val="0"/>
                          <w:divBdr>
                            <w:top w:val="none" w:sz="0" w:space="0" w:color="auto"/>
                            <w:left w:val="none" w:sz="0" w:space="0" w:color="auto"/>
                            <w:bottom w:val="none" w:sz="0" w:space="0" w:color="auto"/>
                            <w:right w:val="none" w:sz="0" w:space="0" w:color="auto"/>
                          </w:divBdr>
                        </w:div>
                        <w:div w:id="1933732529">
                          <w:marLeft w:val="0"/>
                          <w:marRight w:val="0"/>
                          <w:marTop w:val="0"/>
                          <w:marBottom w:val="0"/>
                          <w:divBdr>
                            <w:top w:val="none" w:sz="0" w:space="0" w:color="auto"/>
                            <w:left w:val="none" w:sz="0" w:space="0" w:color="auto"/>
                            <w:bottom w:val="none" w:sz="0" w:space="0" w:color="auto"/>
                            <w:right w:val="none" w:sz="0" w:space="0" w:color="auto"/>
                          </w:divBdr>
                        </w:div>
                        <w:div w:id="2145348748">
                          <w:marLeft w:val="0"/>
                          <w:marRight w:val="0"/>
                          <w:marTop w:val="0"/>
                          <w:marBottom w:val="300"/>
                          <w:divBdr>
                            <w:top w:val="none" w:sz="0" w:space="0" w:color="auto"/>
                            <w:left w:val="none" w:sz="0" w:space="0" w:color="auto"/>
                            <w:bottom w:val="none" w:sz="0" w:space="0" w:color="auto"/>
                            <w:right w:val="none" w:sz="0" w:space="0" w:color="auto"/>
                          </w:divBdr>
                          <w:divsChild>
                            <w:div w:id="487329856">
                              <w:marLeft w:val="0"/>
                              <w:marRight w:val="0"/>
                              <w:marTop w:val="0"/>
                              <w:marBottom w:val="0"/>
                              <w:divBdr>
                                <w:top w:val="none" w:sz="0" w:space="0" w:color="auto"/>
                                <w:left w:val="none" w:sz="0" w:space="0" w:color="auto"/>
                                <w:bottom w:val="none" w:sz="0" w:space="0" w:color="auto"/>
                                <w:right w:val="none" w:sz="0" w:space="0" w:color="auto"/>
                              </w:divBdr>
                            </w:div>
                          </w:divsChild>
                        </w:div>
                        <w:div w:id="1307123756">
                          <w:marLeft w:val="0"/>
                          <w:marRight w:val="0"/>
                          <w:marTop w:val="0"/>
                          <w:marBottom w:val="0"/>
                          <w:divBdr>
                            <w:top w:val="none" w:sz="0" w:space="0" w:color="auto"/>
                            <w:left w:val="none" w:sz="0" w:space="0" w:color="auto"/>
                            <w:bottom w:val="none" w:sz="0" w:space="0" w:color="auto"/>
                            <w:right w:val="none" w:sz="0" w:space="0" w:color="auto"/>
                          </w:divBdr>
                        </w:div>
                      </w:divsChild>
                    </w:div>
                    <w:div w:id="1128741487">
                      <w:marLeft w:val="0"/>
                      <w:marRight w:val="0"/>
                      <w:marTop w:val="0"/>
                      <w:marBottom w:val="0"/>
                      <w:divBdr>
                        <w:top w:val="none" w:sz="0" w:space="0" w:color="auto"/>
                        <w:left w:val="none" w:sz="0" w:space="0" w:color="auto"/>
                        <w:bottom w:val="none" w:sz="0" w:space="0" w:color="auto"/>
                        <w:right w:val="none" w:sz="0" w:space="0" w:color="auto"/>
                      </w:divBdr>
                      <w:divsChild>
                        <w:div w:id="274794849">
                          <w:marLeft w:val="0"/>
                          <w:marRight w:val="0"/>
                          <w:marTop w:val="0"/>
                          <w:marBottom w:val="0"/>
                          <w:divBdr>
                            <w:top w:val="none" w:sz="0" w:space="0" w:color="auto"/>
                            <w:left w:val="none" w:sz="0" w:space="0" w:color="auto"/>
                            <w:bottom w:val="none" w:sz="0" w:space="0" w:color="auto"/>
                            <w:right w:val="none" w:sz="0" w:space="0" w:color="auto"/>
                          </w:divBdr>
                        </w:div>
                        <w:div w:id="13846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18815">
              <w:marLeft w:val="0"/>
              <w:marRight w:val="0"/>
              <w:marTop w:val="0"/>
              <w:marBottom w:val="0"/>
              <w:divBdr>
                <w:top w:val="single" w:sz="4" w:space="0" w:color="EFEFED"/>
                <w:left w:val="none" w:sz="0" w:space="0" w:color="auto"/>
                <w:bottom w:val="none" w:sz="0" w:space="0" w:color="auto"/>
                <w:right w:val="none" w:sz="0" w:space="0" w:color="auto"/>
              </w:divBdr>
              <w:divsChild>
                <w:div w:id="1667853417">
                  <w:marLeft w:val="0"/>
                  <w:marRight w:val="0"/>
                  <w:marTop w:val="0"/>
                  <w:marBottom w:val="0"/>
                  <w:divBdr>
                    <w:top w:val="none" w:sz="0" w:space="0" w:color="auto"/>
                    <w:left w:val="none" w:sz="0" w:space="0" w:color="auto"/>
                    <w:bottom w:val="none" w:sz="0" w:space="0" w:color="auto"/>
                    <w:right w:val="none" w:sz="0" w:space="0" w:color="auto"/>
                  </w:divBdr>
                  <w:divsChild>
                    <w:div w:id="426582878">
                      <w:marLeft w:val="0"/>
                      <w:marRight w:val="0"/>
                      <w:marTop w:val="0"/>
                      <w:marBottom w:val="0"/>
                      <w:divBdr>
                        <w:top w:val="none" w:sz="0" w:space="0" w:color="auto"/>
                        <w:left w:val="none" w:sz="0" w:space="0" w:color="auto"/>
                        <w:bottom w:val="none" w:sz="0" w:space="0" w:color="auto"/>
                        <w:right w:val="none" w:sz="0" w:space="0" w:color="auto"/>
                      </w:divBdr>
                      <w:divsChild>
                        <w:div w:id="1537813317">
                          <w:marLeft w:val="0"/>
                          <w:marRight w:val="0"/>
                          <w:marTop w:val="0"/>
                          <w:marBottom w:val="0"/>
                          <w:divBdr>
                            <w:top w:val="none" w:sz="0" w:space="0" w:color="auto"/>
                            <w:left w:val="none" w:sz="0" w:space="0" w:color="auto"/>
                            <w:bottom w:val="none" w:sz="0" w:space="0" w:color="auto"/>
                            <w:right w:val="none" w:sz="0" w:space="0" w:color="auto"/>
                          </w:divBdr>
                        </w:div>
                        <w:div w:id="443886165">
                          <w:marLeft w:val="0"/>
                          <w:marRight w:val="0"/>
                          <w:marTop w:val="0"/>
                          <w:marBottom w:val="0"/>
                          <w:divBdr>
                            <w:top w:val="none" w:sz="0" w:space="0" w:color="auto"/>
                            <w:left w:val="none" w:sz="0" w:space="0" w:color="auto"/>
                            <w:bottom w:val="none" w:sz="0" w:space="0" w:color="auto"/>
                            <w:right w:val="none" w:sz="0" w:space="0" w:color="auto"/>
                          </w:divBdr>
                        </w:div>
                        <w:div w:id="79956703">
                          <w:marLeft w:val="0"/>
                          <w:marRight w:val="0"/>
                          <w:marTop w:val="0"/>
                          <w:marBottom w:val="0"/>
                          <w:divBdr>
                            <w:top w:val="none" w:sz="0" w:space="0" w:color="auto"/>
                            <w:left w:val="none" w:sz="0" w:space="0" w:color="auto"/>
                            <w:bottom w:val="none" w:sz="0" w:space="0" w:color="auto"/>
                            <w:right w:val="none" w:sz="0" w:space="0" w:color="auto"/>
                          </w:divBdr>
                        </w:div>
                        <w:div w:id="120617968">
                          <w:marLeft w:val="0"/>
                          <w:marRight w:val="0"/>
                          <w:marTop w:val="0"/>
                          <w:marBottom w:val="0"/>
                          <w:divBdr>
                            <w:top w:val="none" w:sz="0" w:space="0" w:color="auto"/>
                            <w:left w:val="none" w:sz="0" w:space="0" w:color="auto"/>
                            <w:bottom w:val="none" w:sz="0" w:space="0" w:color="auto"/>
                            <w:right w:val="none" w:sz="0" w:space="0" w:color="auto"/>
                          </w:divBdr>
                        </w:div>
                        <w:div w:id="1111317711">
                          <w:marLeft w:val="0"/>
                          <w:marRight w:val="0"/>
                          <w:marTop w:val="0"/>
                          <w:marBottom w:val="300"/>
                          <w:divBdr>
                            <w:top w:val="none" w:sz="0" w:space="0" w:color="auto"/>
                            <w:left w:val="none" w:sz="0" w:space="0" w:color="auto"/>
                            <w:bottom w:val="none" w:sz="0" w:space="0" w:color="auto"/>
                            <w:right w:val="none" w:sz="0" w:space="0" w:color="auto"/>
                          </w:divBdr>
                          <w:divsChild>
                            <w:div w:id="11424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5767">
                      <w:marLeft w:val="0"/>
                      <w:marRight w:val="0"/>
                      <w:marTop w:val="0"/>
                      <w:marBottom w:val="0"/>
                      <w:divBdr>
                        <w:top w:val="none" w:sz="0" w:space="0" w:color="auto"/>
                        <w:left w:val="none" w:sz="0" w:space="0" w:color="auto"/>
                        <w:bottom w:val="none" w:sz="0" w:space="0" w:color="auto"/>
                        <w:right w:val="none" w:sz="0" w:space="0" w:color="auto"/>
                      </w:divBdr>
                      <w:divsChild>
                        <w:div w:id="1663579568">
                          <w:marLeft w:val="0"/>
                          <w:marRight w:val="0"/>
                          <w:marTop w:val="0"/>
                          <w:marBottom w:val="0"/>
                          <w:divBdr>
                            <w:top w:val="none" w:sz="0" w:space="0" w:color="auto"/>
                            <w:left w:val="none" w:sz="0" w:space="0" w:color="auto"/>
                            <w:bottom w:val="none" w:sz="0" w:space="0" w:color="auto"/>
                            <w:right w:val="none" w:sz="0" w:space="0" w:color="auto"/>
                          </w:divBdr>
                        </w:div>
                        <w:div w:id="462890889">
                          <w:marLeft w:val="0"/>
                          <w:marRight w:val="0"/>
                          <w:marTop w:val="0"/>
                          <w:marBottom w:val="300"/>
                          <w:divBdr>
                            <w:top w:val="none" w:sz="0" w:space="0" w:color="auto"/>
                            <w:left w:val="none" w:sz="0" w:space="0" w:color="auto"/>
                            <w:bottom w:val="none" w:sz="0" w:space="0" w:color="auto"/>
                            <w:right w:val="none" w:sz="0" w:space="0" w:color="auto"/>
                          </w:divBdr>
                          <w:divsChild>
                            <w:div w:id="12177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48906">
                      <w:marLeft w:val="0"/>
                      <w:marRight w:val="0"/>
                      <w:marTop w:val="0"/>
                      <w:marBottom w:val="0"/>
                      <w:divBdr>
                        <w:top w:val="none" w:sz="0" w:space="0" w:color="auto"/>
                        <w:left w:val="none" w:sz="0" w:space="0" w:color="auto"/>
                        <w:bottom w:val="none" w:sz="0" w:space="0" w:color="auto"/>
                        <w:right w:val="none" w:sz="0" w:space="0" w:color="auto"/>
                      </w:divBdr>
                      <w:divsChild>
                        <w:div w:id="1374190170">
                          <w:marLeft w:val="0"/>
                          <w:marRight w:val="0"/>
                          <w:marTop w:val="0"/>
                          <w:marBottom w:val="0"/>
                          <w:divBdr>
                            <w:top w:val="none" w:sz="0" w:space="0" w:color="auto"/>
                            <w:left w:val="none" w:sz="0" w:space="0" w:color="auto"/>
                            <w:bottom w:val="none" w:sz="0" w:space="0" w:color="auto"/>
                            <w:right w:val="none" w:sz="0" w:space="0" w:color="auto"/>
                          </w:divBdr>
                        </w:div>
                        <w:div w:id="2117669315">
                          <w:marLeft w:val="0"/>
                          <w:marRight w:val="0"/>
                          <w:marTop w:val="0"/>
                          <w:marBottom w:val="0"/>
                          <w:divBdr>
                            <w:top w:val="none" w:sz="0" w:space="0" w:color="auto"/>
                            <w:left w:val="none" w:sz="0" w:space="0" w:color="auto"/>
                            <w:bottom w:val="none" w:sz="0" w:space="0" w:color="auto"/>
                            <w:right w:val="none" w:sz="0" w:space="0" w:color="auto"/>
                          </w:divBdr>
                        </w:div>
                        <w:div w:id="86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292262">
      <w:bodyDiv w:val="1"/>
      <w:marLeft w:val="0"/>
      <w:marRight w:val="0"/>
      <w:marTop w:val="0"/>
      <w:marBottom w:val="0"/>
      <w:divBdr>
        <w:top w:val="none" w:sz="0" w:space="0" w:color="auto"/>
        <w:left w:val="none" w:sz="0" w:space="0" w:color="auto"/>
        <w:bottom w:val="none" w:sz="0" w:space="0" w:color="auto"/>
        <w:right w:val="none" w:sz="0" w:space="0" w:color="auto"/>
      </w:divBdr>
    </w:div>
    <w:div w:id="370418422">
      <w:bodyDiv w:val="1"/>
      <w:marLeft w:val="0"/>
      <w:marRight w:val="0"/>
      <w:marTop w:val="0"/>
      <w:marBottom w:val="0"/>
      <w:divBdr>
        <w:top w:val="none" w:sz="0" w:space="0" w:color="auto"/>
        <w:left w:val="none" w:sz="0" w:space="0" w:color="auto"/>
        <w:bottom w:val="none" w:sz="0" w:space="0" w:color="auto"/>
        <w:right w:val="none" w:sz="0" w:space="0" w:color="auto"/>
      </w:divBdr>
    </w:div>
    <w:div w:id="447168937">
      <w:bodyDiv w:val="1"/>
      <w:marLeft w:val="0"/>
      <w:marRight w:val="0"/>
      <w:marTop w:val="0"/>
      <w:marBottom w:val="0"/>
      <w:divBdr>
        <w:top w:val="none" w:sz="0" w:space="0" w:color="auto"/>
        <w:left w:val="none" w:sz="0" w:space="0" w:color="auto"/>
        <w:bottom w:val="none" w:sz="0" w:space="0" w:color="auto"/>
        <w:right w:val="none" w:sz="0" w:space="0" w:color="auto"/>
      </w:divBdr>
    </w:div>
    <w:div w:id="572202955">
      <w:bodyDiv w:val="1"/>
      <w:marLeft w:val="0"/>
      <w:marRight w:val="0"/>
      <w:marTop w:val="0"/>
      <w:marBottom w:val="0"/>
      <w:divBdr>
        <w:top w:val="none" w:sz="0" w:space="0" w:color="auto"/>
        <w:left w:val="none" w:sz="0" w:space="0" w:color="auto"/>
        <w:bottom w:val="none" w:sz="0" w:space="0" w:color="auto"/>
        <w:right w:val="none" w:sz="0" w:space="0" w:color="auto"/>
      </w:divBdr>
    </w:div>
    <w:div w:id="581569350">
      <w:bodyDiv w:val="1"/>
      <w:marLeft w:val="0"/>
      <w:marRight w:val="0"/>
      <w:marTop w:val="0"/>
      <w:marBottom w:val="0"/>
      <w:divBdr>
        <w:top w:val="none" w:sz="0" w:space="0" w:color="auto"/>
        <w:left w:val="none" w:sz="0" w:space="0" w:color="auto"/>
        <w:bottom w:val="none" w:sz="0" w:space="0" w:color="auto"/>
        <w:right w:val="none" w:sz="0" w:space="0" w:color="auto"/>
      </w:divBdr>
    </w:div>
    <w:div w:id="608201039">
      <w:bodyDiv w:val="1"/>
      <w:marLeft w:val="0"/>
      <w:marRight w:val="0"/>
      <w:marTop w:val="0"/>
      <w:marBottom w:val="0"/>
      <w:divBdr>
        <w:top w:val="none" w:sz="0" w:space="0" w:color="auto"/>
        <w:left w:val="none" w:sz="0" w:space="0" w:color="auto"/>
        <w:bottom w:val="none" w:sz="0" w:space="0" w:color="auto"/>
        <w:right w:val="none" w:sz="0" w:space="0" w:color="auto"/>
      </w:divBdr>
      <w:divsChild>
        <w:div w:id="1892569091">
          <w:marLeft w:val="0"/>
          <w:marRight w:val="0"/>
          <w:marTop w:val="0"/>
          <w:marBottom w:val="204"/>
          <w:divBdr>
            <w:top w:val="none" w:sz="0" w:space="0" w:color="auto"/>
            <w:left w:val="none" w:sz="0" w:space="0" w:color="auto"/>
            <w:bottom w:val="none" w:sz="0" w:space="0" w:color="auto"/>
            <w:right w:val="none" w:sz="0" w:space="0" w:color="auto"/>
          </w:divBdr>
        </w:div>
      </w:divsChild>
    </w:div>
    <w:div w:id="680352747">
      <w:bodyDiv w:val="1"/>
      <w:marLeft w:val="0"/>
      <w:marRight w:val="0"/>
      <w:marTop w:val="0"/>
      <w:marBottom w:val="0"/>
      <w:divBdr>
        <w:top w:val="none" w:sz="0" w:space="0" w:color="auto"/>
        <w:left w:val="none" w:sz="0" w:space="0" w:color="auto"/>
        <w:bottom w:val="none" w:sz="0" w:space="0" w:color="auto"/>
        <w:right w:val="none" w:sz="0" w:space="0" w:color="auto"/>
      </w:divBdr>
    </w:div>
    <w:div w:id="716972050">
      <w:bodyDiv w:val="1"/>
      <w:marLeft w:val="0"/>
      <w:marRight w:val="0"/>
      <w:marTop w:val="0"/>
      <w:marBottom w:val="0"/>
      <w:divBdr>
        <w:top w:val="none" w:sz="0" w:space="0" w:color="auto"/>
        <w:left w:val="none" w:sz="0" w:space="0" w:color="auto"/>
        <w:bottom w:val="none" w:sz="0" w:space="0" w:color="auto"/>
        <w:right w:val="none" w:sz="0" w:space="0" w:color="auto"/>
      </w:divBdr>
    </w:div>
    <w:div w:id="735053107">
      <w:bodyDiv w:val="1"/>
      <w:marLeft w:val="0"/>
      <w:marRight w:val="0"/>
      <w:marTop w:val="0"/>
      <w:marBottom w:val="0"/>
      <w:divBdr>
        <w:top w:val="none" w:sz="0" w:space="0" w:color="auto"/>
        <w:left w:val="none" w:sz="0" w:space="0" w:color="auto"/>
        <w:bottom w:val="none" w:sz="0" w:space="0" w:color="auto"/>
        <w:right w:val="none" w:sz="0" w:space="0" w:color="auto"/>
      </w:divBdr>
    </w:div>
    <w:div w:id="737021655">
      <w:bodyDiv w:val="1"/>
      <w:marLeft w:val="0"/>
      <w:marRight w:val="0"/>
      <w:marTop w:val="0"/>
      <w:marBottom w:val="0"/>
      <w:divBdr>
        <w:top w:val="none" w:sz="0" w:space="0" w:color="auto"/>
        <w:left w:val="none" w:sz="0" w:space="0" w:color="auto"/>
        <w:bottom w:val="none" w:sz="0" w:space="0" w:color="auto"/>
        <w:right w:val="none" w:sz="0" w:space="0" w:color="auto"/>
      </w:divBdr>
    </w:div>
    <w:div w:id="755394642">
      <w:bodyDiv w:val="1"/>
      <w:marLeft w:val="0"/>
      <w:marRight w:val="0"/>
      <w:marTop w:val="0"/>
      <w:marBottom w:val="0"/>
      <w:divBdr>
        <w:top w:val="none" w:sz="0" w:space="0" w:color="auto"/>
        <w:left w:val="none" w:sz="0" w:space="0" w:color="auto"/>
        <w:bottom w:val="none" w:sz="0" w:space="0" w:color="auto"/>
        <w:right w:val="none" w:sz="0" w:space="0" w:color="auto"/>
      </w:divBdr>
      <w:divsChild>
        <w:div w:id="695930277">
          <w:marLeft w:val="125"/>
          <w:marRight w:val="0"/>
          <w:marTop w:val="188"/>
          <w:marBottom w:val="63"/>
          <w:divBdr>
            <w:top w:val="single" w:sz="4" w:space="6" w:color="CCCCCC"/>
            <w:left w:val="single" w:sz="4" w:space="6" w:color="CCCCCC"/>
            <w:bottom w:val="single" w:sz="4" w:space="6" w:color="CCCCCC"/>
            <w:right w:val="single" w:sz="4" w:space="6" w:color="CCCCCC"/>
          </w:divBdr>
        </w:div>
        <w:div w:id="1341587584">
          <w:marLeft w:val="0"/>
          <w:marRight w:val="0"/>
          <w:marTop w:val="0"/>
          <w:marBottom w:val="0"/>
          <w:divBdr>
            <w:top w:val="none" w:sz="0" w:space="0" w:color="auto"/>
            <w:left w:val="none" w:sz="0" w:space="0" w:color="auto"/>
            <w:bottom w:val="none" w:sz="0" w:space="0" w:color="auto"/>
            <w:right w:val="none" w:sz="0" w:space="0" w:color="auto"/>
          </w:divBdr>
          <w:divsChild>
            <w:div w:id="1171216255">
              <w:marLeft w:val="0"/>
              <w:marRight w:val="0"/>
              <w:marTop w:val="0"/>
              <w:marBottom w:val="188"/>
              <w:divBdr>
                <w:top w:val="single" w:sz="12" w:space="0" w:color="0021B5"/>
                <w:left w:val="none" w:sz="0" w:space="0" w:color="auto"/>
                <w:bottom w:val="single" w:sz="4" w:space="0" w:color="CCCCCC"/>
                <w:right w:val="none" w:sz="0" w:space="0" w:color="auto"/>
              </w:divBdr>
              <w:divsChild>
                <w:div w:id="622733231">
                  <w:marLeft w:val="0"/>
                  <w:marRight w:val="0"/>
                  <w:marTop w:val="0"/>
                  <w:marBottom w:val="0"/>
                  <w:divBdr>
                    <w:top w:val="none" w:sz="0" w:space="0" w:color="auto"/>
                    <w:left w:val="none" w:sz="0" w:space="0" w:color="auto"/>
                    <w:bottom w:val="none" w:sz="0" w:space="0" w:color="auto"/>
                    <w:right w:val="none" w:sz="0" w:space="0" w:color="auto"/>
                  </w:divBdr>
                </w:div>
                <w:div w:id="3402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6181">
      <w:bodyDiv w:val="1"/>
      <w:marLeft w:val="0"/>
      <w:marRight w:val="0"/>
      <w:marTop w:val="0"/>
      <w:marBottom w:val="0"/>
      <w:divBdr>
        <w:top w:val="none" w:sz="0" w:space="0" w:color="auto"/>
        <w:left w:val="none" w:sz="0" w:space="0" w:color="auto"/>
        <w:bottom w:val="none" w:sz="0" w:space="0" w:color="auto"/>
        <w:right w:val="none" w:sz="0" w:space="0" w:color="auto"/>
      </w:divBdr>
      <w:divsChild>
        <w:div w:id="1574896635">
          <w:marLeft w:val="0"/>
          <w:marRight w:val="0"/>
          <w:marTop w:val="0"/>
          <w:marBottom w:val="0"/>
          <w:divBdr>
            <w:top w:val="none" w:sz="0" w:space="0" w:color="auto"/>
            <w:left w:val="none" w:sz="0" w:space="0" w:color="auto"/>
            <w:bottom w:val="none" w:sz="0" w:space="0" w:color="auto"/>
            <w:right w:val="none" w:sz="0" w:space="0" w:color="auto"/>
          </w:divBdr>
          <w:divsChild>
            <w:div w:id="175192320">
              <w:marLeft w:val="0"/>
              <w:marRight w:val="0"/>
              <w:marTop w:val="0"/>
              <w:marBottom w:val="0"/>
              <w:divBdr>
                <w:top w:val="none" w:sz="0" w:space="0" w:color="auto"/>
                <w:left w:val="none" w:sz="0" w:space="0" w:color="auto"/>
                <w:bottom w:val="none" w:sz="0" w:space="0" w:color="auto"/>
                <w:right w:val="none" w:sz="0" w:space="0" w:color="auto"/>
              </w:divBdr>
              <w:divsChild>
                <w:div w:id="1397320249">
                  <w:marLeft w:val="0"/>
                  <w:marRight w:val="0"/>
                  <w:marTop w:val="0"/>
                  <w:marBottom w:val="0"/>
                  <w:divBdr>
                    <w:top w:val="none" w:sz="0" w:space="0" w:color="auto"/>
                    <w:left w:val="none" w:sz="0" w:space="0" w:color="auto"/>
                    <w:bottom w:val="none" w:sz="0" w:space="0" w:color="auto"/>
                    <w:right w:val="none" w:sz="0" w:space="0" w:color="auto"/>
                  </w:divBdr>
                  <w:divsChild>
                    <w:div w:id="743642439">
                      <w:marLeft w:val="0"/>
                      <w:marRight w:val="0"/>
                      <w:marTop w:val="0"/>
                      <w:marBottom w:val="0"/>
                      <w:divBdr>
                        <w:top w:val="none" w:sz="0" w:space="0" w:color="auto"/>
                        <w:left w:val="none" w:sz="0" w:space="0" w:color="auto"/>
                        <w:bottom w:val="none" w:sz="0" w:space="0" w:color="auto"/>
                        <w:right w:val="none" w:sz="0" w:space="0" w:color="auto"/>
                      </w:divBdr>
                    </w:div>
                    <w:div w:id="1387099677">
                      <w:marLeft w:val="0"/>
                      <w:marRight w:val="0"/>
                      <w:marTop w:val="0"/>
                      <w:marBottom w:val="0"/>
                      <w:divBdr>
                        <w:top w:val="none" w:sz="0" w:space="0" w:color="auto"/>
                        <w:left w:val="none" w:sz="0" w:space="0" w:color="auto"/>
                        <w:bottom w:val="none" w:sz="0" w:space="0" w:color="auto"/>
                        <w:right w:val="none" w:sz="0" w:space="0" w:color="auto"/>
                      </w:divBdr>
                    </w:div>
                    <w:div w:id="1651058438">
                      <w:marLeft w:val="0"/>
                      <w:marRight w:val="0"/>
                      <w:marTop w:val="0"/>
                      <w:marBottom w:val="0"/>
                      <w:divBdr>
                        <w:top w:val="none" w:sz="0" w:space="0" w:color="auto"/>
                        <w:left w:val="none" w:sz="0" w:space="0" w:color="auto"/>
                        <w:bottom w:val="none" w:sz="0" w:space="0" w:color="auto"/>
                        <w:right w:val="none" w:sz="0" w:space="0" w:color="auto"/>
                      </w:divBdr>
                    </w:div>
                    <w:div w:id="873467123">
                      <w:marLeft w:val="0"/>
                      <w:marRight w:val="0"/>
                      <w:marTop w:val="0"/>
                      <w:marBottom w:val="0"/>
                      <w:divBdr>
                        <w:top w:val="none" w:sz="0" w:space="0" w:color="auto"/>
                        <w:left w:val="none" w:sz="0" w:space="0" w:color="auto"/>
                        <w:bottom w:val="none" w:sz="0" w:space="0" w:color="auto"/>
                        <w:right w:val="none" w:sz="0" w:space="0" w:color="auto"/>
                      </w:divBdr>
                    </w:div>
                    <w:div w:id="546256872">
                      <w:marLeft w:val="0"/>
                      <w:marRight w:val="0"/>
                      <w:marTop w:val="0"/>
                      <w:marBottom w:val="300"/>
                      <w:divBdr>
                        <w:top w:val="none" w:sz="0" w:space="0" w:color="auto"/>
                        <w:left w:val="none" w:sz="0" w:space="0" w:color="auto"/>
                        <w:bottom w:val="none" w:sz="0" w:space="0" w:color="auto"/>
                        <w:right w:val="none" w:sz="0" w:space="0" w:color="auto"/>
                      </w:divBdr>
                      <w:divsChild>
                        <w:div w:id="1512991766">
                          <w:marLeft w:val="0"/>
                          <w:marRight w:val="0"/>
                          <w:marTop w:val="0"/>
                          <w:marBottom w:val="0"/>
                          <w:divBdr>
                            <w:top w:val="none" w:sz="0" w:space="0" w:color="auto"/>
                            <w:left w:val="none" w:sz="0" w:space="0" w:color="auto"/>
                            <w:bottom w:val="none" w:sz="0" w:space="0" w:color="auto"/>
                            <w:right w:val="none" w:sz="0" w:space="0" w:color="auto"/>
                          </w:divBdr>
                        </w:div>
                      </w:divsChild>
                    </w:div>
                    <w:div w:id="1387266247">
                      <w:marLeft w:val="0"/>
                      <w:marRight w:val="0"/>
                      <w:marTop w:val="0"/>
                      <w:marBottom w:val="0"/>
                      <w:divBdr>
                        <w:top w:val="none" w:sz="0" w:space="0" w:color="auto"/>
                        <w:left w:val="none" w:sz="0" w:space="0" w:color="auto"/>
                        <w:bottom w:val="none" w:sz="0" w:space="0" w:color="auto"/>
                        <w:right w:val="none" w:sz="0" w:space="0" w:color="auto"/>
                      </w:divBdr>
                    </w:div>
                  </w:divsChild>
                </w:div>
                <w:div w:id="924609130">
                  <w:marLeft w:val="0"/>
                  <w:marRight w:val="0"/>
                  <w:marTop w:val="0"/>
                  <w:marBottom w:val="0"/>
                  <w:divBdr>
                    <w:top w:val="none" w:sz="0" w:space="0" w:color="auto"/>
                    <w:left w:val="none" w:sz="0" w:space="0" w:color="auto"/>
                    <w:bottom w:val="none" w:sz="0" w:space="0" w:color="auto"/>
                    <w:right w:val="none" w:sz="0" w:space="0" w:color="auto"/>
                  </w:divBdr>
                  <w:divsChild>
                    <w:div w:id="1052343193">
                      <w:marLeft w:val="0"/>
                      <w:marRight w:val="0"/>
                      <w:marTop w:val="0"/>
                      <w:marBottom w:val="0"/>
                      <w:divBdr>
                        <w:top w:val="none" w:sz="0" w:space="0" w:color="auto"/>
                        <w:left w:val="none" w:sz="0" w:space="0" w:color="auto"/>
                        <w:bottom w:val="none" w:sz="0" w:space="0" w:color="auto"/>
                        <w:right w:val="none" w:sz="0" w:space="0" w:color="auto"/>
                      </w:divBdr>
                    </w:div>
                  </w:divsChild>
                </w:div>
                <w:div w:id="1390570103">
                  <w:marLeft w:val="0"/>
                  <w:marRight w:val="0"/>
                  <w:marTop w:val="0"/>
                  <w:marBottom w:val="0"/>
                  <w:divBdr>
                    <w:top w:val="none" w:sz="0" w:space="0" w:color="auto"/>
                    <w:left w:val="none" w:sz="0" w:space="0" w:color="auto"/>
                    <w:bottom w:val="none" w:sz="0" w:space="0" w:color="auto"/>
                    <w:right w:val="none" w:sz="0" w:space="0" w:color="auto"/>
                  </w:divBdr>
                  <w:divsChild>
                    <w:div w:id="62290346">
                      <w:marLeft w:val="0"/>
                      <w:marRight w:val="0"/>
                      <w:marTop w:val="0"/>
                      <w:marBottom w:val="0"/>
                      <w:divBdr>
                        <w:top w:val="none" w:sz="0" w:space="0" w:color="auto"/>
                        <w:left w:val="none" w:sz="0" w:space="0" w:color="auto"/>
                        <w:bottom w:val="none" w:sz="0" w:space="0" w:color="auto"/>
                        <w:right w:val="none" w:sz="0" w:space="0" w:color="auto"/>
                      </w:divBdr>
                    </w:div>
                    <w:div w:id="83262605">
                      <w:marLeft w:val="0"/>
                      <w:marRight w:val="0"/>
                      <w:marTop w:val="0"/>
                      <w:marBottom w:val="300"/>
                      <w:divBdr>
                        <w:top w:val="none" w:sz="0" w:space="0" w:color="auto"/>
                        <w:left w:val="none" w:sz="0" w:space="0" w:color="auto"/>
                        <w:bottom w:val="none" w:sz="0" w:space="0" w:color="auto"/>
                        <w:right w:val="none" w:sz="0" w:space="0" w:color="auto"/>
                      </w:divBdr>
                      <w:divsChild>
                        <w:div w:id="6070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61820">
                  <w:marLeft w:val="0"/>
                  <w:marRight w:val="0"/>
                  <w:marTop w:val="0"/>
                  <w:marBottom w:val="0"/>
                  <w:divBdr>
                    <w:top w:val="none" w:sz="0" w:space="0" w:color="auto"/>
                    <w:left w:val="none" w:sz="0" w:space="0" w:color="auto"/>
                    <w:bottom w:val="none" w:sz="0" w:space="0" w:color="auto"/>
                    <w:right w:val="none" w:sz="0" w:space="0" w:color="auto"/>
                  </w:divBdr>
                  <w:divsChild>
                    <w:div w:id="18631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75275">
          <w:marLeft w:val="0"/>
          <w:marRight w:val="0"/>
          <w:marTop w:val="0"/>
          <w:marBottom w:val="0"/>
          <w:divBdr>
            <w:top w:val="single" w:sz="4" w:space="0" w:color="EFEFED"/>
            <w:left w:val="none" w:sz="0" w:space="0" w:color="auto"/>
            <w:bottom w:val="none" w:sz="0" w:space="0" w:color="auto"/>
            <w:right w:val="none" w:sz="0" w:space="0" w:color="auto"/>
          </w:divBdr>
          <w:divsChild>
            <w:div w:id="1265965171">
              <w:marLeft w:val="0"/>
              <w:marRight w:val="0"/>
              <w:marTop w:val="0"/>
              <w:marBottom w:val="0"/>
              <w:divBdr>
                <w:top w:val="none" w:sz="0" w:space="0" w:color="auto"/>
                <w:left w:val="none" w:sz="0" w:space="0" w:color="auto"/>
                <w:bottom w:val="none" w:sz="0" w:space="0" w:color="auto"/>
                <w:right w:val="none" w:sz="0" w:space="0" w:color="auto"/>
              </w:divBdr>
              <w:divsChild>
                <w:div w:id="9500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2993">
      <w:bodyDiv w:val="1"/>
      <w:marLeft w:val="0"/>
      <w:marRight w:val="0"/>
      <w:marTop w:val="0"/>
      <w:marBottom w:val="0"/>
      <w:divBdr>
        <w:top w:val="none" w:sz="0" w:space="0" w:color="auto"/>
        <w:left w:val="none" w:sz="0" w:space="0" w:color="auto"/>
        <w:bottom w:val="none" w:sz="0" w:space="0" w:color="auto"/>
        <w:right w:val="none" w:sz="0" w:space="0" w:color="auto"/>
      </w:divBdr>
    </w:div>
    <w:div w:id="896477584">
      <w:bodyDiv w:val="1"/>
      <w:marLeft w:val="0"/>
      <w:marRight w:val="0"/>
      <w:marTop w:val="0"/>
      <w:marBottom w:val="0"/>
      <w:divBdr>
        <w:top w:val="none" w:sz="0" w:space="0" w:color="auto"/>
        <w:left w:val="none" w:sz="0" w:space="0" w:color="auto"/>
        <w:bottom w:val="none" w:sz="0" w:space="0" w:color="auto"/>
        <w:right w:val="none" w:sz="0" w:space="0" w:color="auto"/>
      </w:divBdr>
    </w:div>
    <w:div w:id="951788004">
      <w:bodyDiv w:val="1"/>
      <w:marLeft w:val="0"/>
      <w:marRight w:val="0"/>
      <w:marTop w:val="0"/>
      <w:marBottom w:val="0"/>
      <w:divBdr>
        <w:top w:val="none" w:sz="0" w:space="0" w:color="auto"/>
        <w:left w:val="none" w:sz="0" w:space="0" w:color="auto"/>
        <w:bottom w:val="none" w:sz="0" w:space="0" w:color="auto"/>
        <w:right w:val="none" w:sz="0" w:space="0" w:color="auto"/>
      </w:divBdr>
    </w:div>
    <w:div w:id="977029616">
      <w:bodyDiv w:val="1"/>
      <w:marLeft w:val="0"/>
      <w:marRight w:val="0"/>
      <w:marTop w:val="0"/>
      <w:marBottom w:val="0"/>
      <w:divBdr>
        <w:top w:val="none" w:sz="0" w:space="0" w:color="auto"/>
        <w:left w:val="none" w:sz="0" w:space="0" w:color="auto"/>
        <w:bottom w:val="none" w:sz="0" w:space="0" w:color="auto"/>
        <w:right w:val="none" w:sz="0" w:space="0" w:color="auto"/>
      </w:divBdr>
    </w:div>
    <w:div w:id="986973251">
      <w:bodyDiv w:val="1"/>
      <w:marLeft w:val="0"/>
      <w:marRight w:val="0"/>
      <w:marTop w:val="0"/>
      <w:marBottom w:val="0"/>
      <w:divBdr>
        <w:top w:val="none" w:sz="0" w:space="0" w:color="auto"/>
        <w:left w:val="none" w:sz="0" w:space="0" w:color="auto"/>
        <w:bottom w:val="none" w:sz="0" w:space="0" w:color="auto"/>
        <w:right w:val="none" w:sz="0" w:space="0" w:color="auto"/>
      </w:divBdr>
    </w:div>
    <w:div w:id="1053769258">
      <w:bodyDiv w:val="1"/>
      <w:marLeft w:val="0"/>
      <w:marRight w:val="0"/>
      <w:marTop w:val="0"/>
      <w:marBottom w:val="0"/>
      <w:divBdr>
        <w:top w:val="none" w:sz="0" w:space="0" w:color="auto"/>
        <w:left w:val="none" w:sz="0" w:space="0" w:color="auto"/>
        <w:bottom w:val="none" w:sz="0" w:space="0" w:color="auto"/>
        <w:right w:val="none" w:sz="0" w:space="0" w:color="auto"/>
      </w:divBdr>
    </w:div>
    <w:div w:id="1082413082">
      <w:bodyDiv w:val="1"/>
      <w:marLeft w:val="0"/>
      <w:marRight w:val="0"/>
      <w:marTop w:val="0"/>
      <w:marBottom w:val="0"/>
      <w:divBdr>
        <w:top w:val="none" w:sz="0" w:space="0" w:color="auto"/>
        <w:left w:val="none" w:sz="0" w:space="0" w:color="auto"/>
        <w:bottom w:val="none" w:sz="0" w:space="0" w:color="auto"/>
        <w:right w:val="none" w:sz="0" w:space="0" w:color="auto"/>
      </w:divBdr>
      <w:divsChild>
        <w:div w:id="1801141814">
          <w:marLeft w:val="272"/>
          <w:marRight w:val="0"/>
          <w:marTop w:val="0"/>
          <w:marBottom w:val="0"/>
          <w:divBdr>
            <w:top w:val="none" w:sz="0" w:space="0" w:color="auto"/>
            <w:left w:val="none" w:sz="0" w:space="0" w:color="auto"/>
            <w:bottom w:val="none" w:sz="0" w:space="0" w:color="auto"/>
            <w:right w:val="none" w:sz="0" w:space="0" w:color="auto"/>
          </w:divBdr>
          <w:divsChild>
            <w:div w:id="1921939577">
              <w:marLeft w:val="272"/>
              <w:marRight w:val="0"/>
              <w:marTop w:val="0"/>
              <w:marBottom w:val="240"/>
              <w:divBdr>
                <w:top w:val="none" w:sz="0" w:space="0" w:color="auto"/>
                <w:left w:val="none" w:sz="0" w:space="0" w:color="auto"/>
                <w:bottom w:val="none" w:sz="0" w:space="0" w:color="auto"/>
                <w:right w:val="none" w:sz="0" w:space="0" w:color="auto"/>
              </w:divBdr>
            </w:div>
          </w:divsChild>
        </w:div>
      </w:divsChild>
    </w:div>
    <w:div w:id="1118644620">
      <w:bodyDiv w:val="1"/>
      <w:marLeft w:val="0"/>
      <w:marRight w:val="0"/>
      <w:marTop w:val="0"/>
      <w:marBottom w:val="0"/>
      <w:divBdr>
        <w:top w:val="none" w:sz="0" w:space="0" w:color="auto"/>
        <w:left w:val="none" w:sz="0" w:space="0" w:color="auto"/>
        <w:bottom w:val="none" w:sz="0" w:space="0" w:color="auto"/>
        <w:right w:val="none" w:sz="0" w:space="0" w:color="auto"/>
      </w:divBdr>
    </w:div>
    <w:div w:id="1154417422">
      <w:bodyDiv w:val="1"/>
      <w:marLeft w:val="0"/>
      <w:marRight w:val="0"/>
      <w:marTop w:val="0"/>
      <w:marBottom w:val="0"/>
      <w:divBdr>
        <w:top w:val="none" w:sz="0" w:space="0" w:color="auto"/>
        <w:left w:val="none" w:sz="0" w:space="0" w:color="auto"/>
        <w:bottom w:val="none" w:sz="0" w:space="0" w:color="auto"/>
        <w:right w:val="none" w:sz="0" w:space="0" w:color="auto"/>
      </w:divBdr>
      <w:divsChild>
        <w:div w:id="660734932">
          <w:marLeft w:val="0"/>
          <w:marRight w:val="0"/>
          <w:marTop w:val="0"/>
          <w:marBottom w:val="0"/>
          <w:divBdr>
            <w:top w:val="none" w:sz="0" w:space="0" w:color="auto"/>
            <w:left w:val="none" w:sz="0" w:space="0" w:color="auto"/>
            <w:bottom w:val="none" w:sz="0" w:space="0" w:color="auto"/>
            <w:right w:val="none" w:sz="0" w:space="0" w:color="auto"/>
          </w:divBdr>
        </w:div>
        <w:div w:id="1501123209">
          <w:marLeft w:val="0"/>
          <w:marRight w:val="0"/>
          <w:marTop w:val="0"/>
          <w:marBottom w:val="0"/>
          <w:divBdr>
            <w:top w:val="none" w:sz="0" w:space="0" w:color="auto"/>
            <w:left w:val="none" w:sz="0" w:space="0" w:color="auto"/>
            <w:bottom w:val="none" w:sz="0" w:space="0" w:color="auto"/>
            <w:right w:val="none" w:sz="0" w:space="0" w:color="auto"/>
          </w:divBdr>
        </w:div>
        <w:div w:id="2051029671">
          <w:marLeft w:val="0"/>
          <w:marRight w:val="0"/>
          <w:marTop w:val="0"/>
          <w:marBottom w:val="0"/>
          <w:divBdr>
            <w:top w:val="none" w:sz="0" w:space="0" w:color="auto"/>
            <w:left w:val="none" w:sz="0" w:space="0" w:color="auto"/>
            <w:bottom w:val="none" w:sz="0" w:space="0" w:color="auto"/>
            <w:right w:val="none" w:sz="0" w:space="0" w:color="auto"/>
          </w:divBdr>
        </w:div>
      </w:divsChild>
    </w:div>
    <w:div w:id="1194609843">
      <w:bodyDiv w:val="1"/>
      <w:marLeft w:val="0"/>
      <w:marRight w:val="0"/>
      <w:marTop w:val="0"/>
      <w:marBottom w:val="0"/>
      <w:divBdr>
        <w:top w:val="none" w:sz="0" w:space="0" w:color="auto"/>
        <w:left w:val="none" w:sz="0" w:space="0" w:color="auto"/>
        <w:bottom w:val="none" w:sz="0" w:space="0" w:color="auto"/>
        <w:right w:val="none" w:sz="0" w:space="0" w:color="auto"/>
      </w:divBdr>
    </w:div>
    <w:div w:id="1218711121">
      <w:bodyDiv w:val="1"/>
      <w:marLeft w:val="0"/>
      <w:marRight w:val="0"/>
      <w:marTop w:val="0"/>
      <w:marBottom w:val="0"/>
      <w:divBdr>
        <w:top w:val="none" w:sz="0" w:space="0" w:color="auto"/>
        <w:left w:val="none" w:sz="0" w:space="0" w:color="auto"/>
        <w:bottom w:val="none" w:sz="0" w:space="0" w:color="auto"/>
        <w:right w:val="none" w:sz="0" w:space="0" w:color="auto"/>
      </w:divBdr>
    </w:div>
    <w:div w:id="1271471635">
      <w:bodyDiv w:val="1"/>
      <w:marLeft w:val="0"/>
      <w:marRight w:val="0"/>
      <w:marTop w:val="0"/>
      <w:marBottom w:val="0"/>
      <w:divBdr>
        <w:top w:val="none" w:sz="0" w:space="0" w:color="auto"/>
        <w:left w:val="none" w:sz="0" w:space="0" w:color="auto"/>
        <w:bottom w:val="none" w:sz="0" w:space="0" w:color="auto"/>
        <w:right w:val="none" w:sz="0" w:space="0" w:color="auto"/>
      </w:divBdr>
      <w:divsChild>
        <w:div w:id="1990017097">
          <w:marLeft w:val="250"/>
          <w:marRight w:val="0"/>
          <w:marTop w:val="0"/>
          <w:marBottom w:val="0"/>
          <w:divBdr>
            <w:top w:val="none" w:sz="0" w:space="0" w:color="auto"/>
            <w:left w:val="none" w:sz="0" w:space="0" w:color="auto"/>
            <w:bottom w:val="none" w:sz="0" w:space="0" w:color="auto"/>
            <w:right w:val="none" w:sz="0" w:space="0" w:color="auto"/>
          </w:divBdr>
          <w:divsChild>
            <w:div w:id="782110304">
              <w:marLeft w:val="250"/>
              <w:marRight w:val="0"/>
              <w:marTop w:val="0"/>
              <w:marBottom w:val="240"/>
              <w:divBdr>
                <w:top w:val="none" w:sz="0" w:space="0" w:color="auto"/>
                <w:left w:val="none" w:sz="0" w:space="0" w:color="auto"/>
                <w:bottom w:val="none" w:sz="0" w:space="0" w:color="auto"/>
                <w:right w:val="none" w:sz="0" w:space="0" w:color="auto"/>
              </w:divBdr>
            </w:div>
          </w:divsChild>
        </w:div>
      </w:divsChild>
    </w:div>
    <w:div w:id="1273367062">
      <w:bodyDiv w:val="1"/>
      <w:marLeft w:val="0"/>
      <w:marRight w:val="0"/>
      <w:marTop w:val="0"/>
      <w:marBottom w:val="0"/>
      <w:divBdr>
        <w:top w:val="none" w:sz="0" w:space="0" w:color="auto"/>
        <w:left w:val="none" w:sz="0" w:space="0" w:color="auto"/>
        <w:bottom w:val="none" w:sz="0" w:space="0" w:color="auto"/>
        <w:right w:val="none" w:sz="0" w:space="0" w:color="auto"/>
      </w:divBdr>
    </w:div>
    <w:div w:id="1276710233">
      <w:bodyDiv w:val="1"/>
      <w:marLeft w:val="0"/>
      <w:marRight w:val="0"/>
      <w:marTop w:val="0"/>
      <w:marBottom w:val="0"/>
      <w:divBdr>
        <w:top w:val="none" w:sz="0" w:space="0" w:color="auto"/>
        <w:left w:val="none" w:sz="0" w:space="0" w:color="auto"/>
        <w:bottom w:val="none" w:sz="0" w:space="0" w:color="auto"/>
        <w:right w:val="none" w:sz="0" w:space="0" w:color="auto"/>
      </w:divBdr>
    </w:div>
    <w:div w:id="1299414055">
      <w:bodyDiv w:val="1"/>
      <w:marLeft w:val="0"/>
      <w:marRight w:val="0"/>
      <w:marTop w:val="0"/>
      <w:marBottom w:val="0"/>
      <w:divBdr>
        <w:top w:val="none" w:sz="0" w:space="0" w:color="auto"/>
        <w:left w:val="none" w:sz="0" w:space="0" w:color="auto"/>
        <w:bottom w:val="none" w:sz="0" w:space="0" w:color="auto"/>
        <w:right w:val="none" w:sz="0" w:space="0" w:color="auto"/>
      </w:divBdr>
      <w:divsChild>
        <w:div w:id="771702609">
          <w:marLeft w:val="0"/>
          <w:marRight w:val="0"/>
          <w:marTop w:val="136"/>
          <w:marBottom w:val="0"/>
          <w:divBdr>
            <w:top w:val="none" w:sz="0" w:space="0" w:color="auto"/>
            <w:left w:val="none" w:sz="0" w:space="0" w:color="auto"/>
            <w:bottom w:val="none" w:sz="0" w:space="0" w:color="auto"/>
            <w:right w:val="none" w:sz="0" w:space="0" w:color="auto"/>
          </w:divBdr>
        </w:div>
        <w:div w:id="872304540">
          <w:marLeft w:val="0"/>
          <w:marRight w:val="0"/>
          <w:marTop w:val="136"/>
          <w:marBottom w:val="0"/>
          <w:divBdr>
            <w:top w:val="none" w:sz="0" w:space="0" w:color="auto"/>
            <w:left w:val="none" w:sz="0" w:space="0" w:color="auto"/>
            <w:bottom w:val="none" w:sz="0" w:space="0" w:color="auto"/>
            <w:right w:val="none" w:sz="0" w:space="0" w:color="auto"/>
          </w:divBdr>
        </w:div>
      </w:divsChild>
    </w:div>
    <w:div w:id="1302536747">
      <w:bodyDiv w:val="1"/>
      <w:marLeft w:val="0"/>
      <w:marRight w:val="0"/>
      <w:marTop w:val="0"/>
      <w:marBottom w:val="0"/>
      <w:divBdr>
        <w:top w:val="none" w:sz="0" w:space="0" w:color="auto"/>
        <w:left w:val="none" w:sz="0" w:space="0" w:color="auto"/>
        <w:bottom w:val="none" w:sz="0" w:space="0" w:color="auto"/>
        <w:right w:val="none" w:sz="0" w:space="0" w:color="auto"/>
      </w:divBdr>
    </w:div>
    <w:div w:id="1331526533">
      <w:bodyDiv w:val="1"/>
      <w:marLeft w:val="0"/>
      <w:marRight w:val="0"/>
      <w:marTop w:val="0"/>
      <w:marBottom w:val="0"/>
      <w:divBdr>
        <w:top w:val="none" w:sz="0" w:space="0" w:color="auto"/>
        <w:left w:val="none" w:sz="0" w:space="0" w:color="auto"/>
        <w:bottom w:val="none" w:sz="0" w:space="0" w:color="auto"/>
        <w:right w:val="none" w:sz="0" w:space="0" w:color="auto"/>
      </w:divBdr>
      <w:divsChild>
        <w:div w:id="240137690">
          <w:marLeft w:val="0"/>
          <w:marRight w:val="0"/>
          <w:marTop w:val="0"/>
          <w:marBottom w:val="109"/>
          <w:divBdr>
            <w:top w:val="single" w:sz="6" w:space="0" w:color="D5DDC6"/>
            <w:left w:val="single" w:sz="6" w:space="0" w:color="D5DDC6"/>
            <w:bottom w:val="single" w:sz="6" w:space="0" w:color="D5DDC6"/>
            <w:right w:val="single" w:sz="6" w:space="0" w:color="D5DDC6"/>
          </w:divBdr>
        </w:div>
      </w:divsChild>
    </w:div>
    <w:div w:id="1419325239">
      <w:bodyDiv w:val="1"/>
      <w:marLeft w:val="0"/>
      <w:marRight w:val="0"/>
      <w:marTop w:val="0"/>
      <w:marBottom w:val="0"/>
      <w:divBdr>
        <w:top w:val="none" w:sz="0" w:space="0" w:color="auto"/>
        <w:left w:val="none" w:sz="0" w:space="0" w:color="auto"/>
        <w:bottom w:val="none" w:sz="0" w:space="0" w:color="auto"/>
        <w:right w:val="none" w:sz="0" w:space="0" w:color="auto"/>
      </w:divBdr>
    </w:div>
    <w:div w:id="1425566393">
      <w:bodyDiv w:val="1"/>
      <w:marLeft w:val="0"/>
      <w:marRight w:val="0"/>
      <w:marTop w:val="0"/>
      <w:marBottom w:val="0"/>
      <w:divBdr>
        <w:top w:val="none" w:sz="0" w:space="0" w:color="auto"/>
        <w:left w:val="none" w:sz="0" w:space="0" w:color="auto"/>
        <w:bottom w:val="none" w:sz="0" w:space="0" w:color="auto"/>
        <w:right w:val="none" w:sz="0" w:space="0" w:color="auto"/>
      </w:divBdr>
    </w:div>
    <w:div w:id="1441998076">
      <w:bodyDiv w:val="1"/>
      <w:marLeft w:val="0"/>
      <w:marRight w:val="0"/>
      <w:marTop w:val="0"/>
      <w:marBottom w:val="0"/>
      <w:divBdr>
        <w:top w:val="none" w:sz="0" w:space="0" w:color="auto"/>
        <w:left w:val="none" w:sz="0" w:space="0" w:color="auto"/>
        <w:bottom w:val="none" w:sz="0" w:space="0" w:color="auto"/>
        <w:right w:val="none" w:sz="0" w:space="0" w:color="auto"/>
      </w:divBdr>
    </w:div>
    <w:div w:id="1445926959">
      <w:bodyDiv w:val="1"/>
      <w:marLeft w:val="0"/>
      <w:marRight w:val="0"/>
      <w:marTop w:val="0"/>
      <w:marBottom w:val="0"/>
      <w:divBdr>
        <w:top w:val="none" w:sz="0" w:space="0" w:color="auto"/>
        <w:left w:val="none" w:sz="0" w:space="0" w:color="auto"/>
        <w:bottom w:val="none" w:sz="0" w:space="0" w:color="auto"/>
        <w:right w:val="none" w:sz="0" w:space="0" w:color="auto"/>
      </w:divBdr>
    </w:div>
    <w:div w:id="1486510641">
      <w:bodyDiv w:val="1"/>
      <w:marLeft w:val="0"/>
      <w:marRight w:val="0"/>
      <w:marTop w:val="0"/>
      <w:marBottom w:val="0"/>
      <w:divBdr>
        <w:top w:val="none" w:sz="0" w:space="0" w:color="auto"/>
        <w:left w:val="none" w:sz="0" w:space="0" w:color="auto"/>
        <w:bottom w:val="none" w:sz="0" w:space="0" w:color="auto"/>
        <w:right w:val="none" w:sz="0" w:space="0" w:color="auto"/>
      </w:divBdr>
    </w:div>
    <w:div w:id="1488400748">
      <w:bodyDiv w:val="1"/>
      <w:marLeft w:val="0"/>
      <w:marRight w:val="0"/>
      <w:marTop w:val="0"/>
      <w:marBottom w:val="0"/>
      <w:divBdr>
        <w:top w:val="none" w:sz="0" w:space="0" w:color="auto"/>
        <w:left w:val="none" w:sz="0" w:space="0" w:color="auto"/>
        <w:bottom w:val="none" w:sz="0" w:space="0" w:color="auto"/>
        <w:right w:val="none" w:sz="0" w:space="0" w:color="auto"/>
      </w:divBdr>
      <w:divsChild>
        <w:div w:id="1722094410">
          <w:marLeft w:val="0"/>
          <w:marRight w:val="0"/>
          <w:marTop w:val="0"/>
          <w:marBottom w:val="0"/>
          <w:divBdr>
            <w:top w:val="none" w:sz="0" w:space="0" w:color="auto"/>
            <w:left w:val="none" w:sz="0" w:space="0" w:color="auto"/>
            <w:bottom w:val="none" w:sz="0" w:space="0" w:color="auto"/>
            <w:right w:val="none" w:sz="0" w:space="0" w:color="auto"/>
          </w:divBdr>
          <w:divsChild>
            <w:div w:id="990208521">
              <w:marLeft w:val="0"/>
              <w:marRight w:val="0"/>
              <w:marTop w:val="0"/>
              <w:marBottom w:val="0"/>
              <w:divBdr>
                <w:top w:val="none" w:sz="0" w:space="0" w:color="auto"/>
                <w:left w:val="none" w:sz="0" w:space="0" w:color="auto"/>
                <w:bottom w:val="none" w:sz="0" w:space="0" w:color="auto"/>
                <w:right w:val="none" w:sz="0" w:space="0" w:color="auto"/>
              </w:divBdr>
            </w:div>
            <w:div w:id="268707871">
              <w:marLeft w:val="0"/>
              <w:marRight w:val="0"/>
              <w:marTop w:val="0"/>
              <w:marBottom w:val="0"/>
              <w:divBdr>
                <w:top w:val="none" w:sz="0" w:space="0" w:color="auto"/>
                <w:left w:val="none" w:sz="0" w:space="0" w:color="auto"/>
                <w:bottom w:val="none" w:sz="0" w:space="0" w:color="auto"/>
                <w:right w:val="none" w:sz="0" w:space="0" w:color="auto"/>
              </w:divBdr>
            </w:div>
            <w:div w:id="1849515044">
              <w:marLeft w:val="0"/>
              <w:marRight w:val="0"/>
              <w:marTop w:val="0"/>
              <w:marBottom w:val="0"/>
              <w:divBdr>
                <w:top w:val="none" w:sz="0" w:space="0" w:color="auto"/>
                <w:left w:val="none" w:sz="0" w:space="0" w:color="auto"/>
                <w:bottom w:val="none" w:sz="0" w:space="0" w:color="auto"/>
                <w:right w:val="none" w:sz="0" w:space="0" w:color="auto"/>
              </w:divBdr>
              <w:divsChild>
                <w:div w:id="1336615527">
                  <w:marLeft w:val="0"/>
                  <w:marRight w:val="0"/>
                  <w:marTop w:val="0"/>
                  <w:marBottom w:val="150"/>
                  <w:divBdr>
                    <w:top w:val="none" w:sz="0" w:space="0" w:color="auto"/>
                    <w:left w:val="none" w:sz="0" w:space="0" w:color="auto"/>
                    <w:bottom w:val="none" w:sz="0" w:space="0" w:color="auto"/>
                    <w:right w:val="none" w:sz="0" w:space="0" w:color="auto"/>
                  </w:divBdr>
                </w:div>
              </w:divsChild>
            </w:div>
            <w:div w:id="2069571566">
              <w:marLeft w:val="0"/>
              <w:marRight w:val="0"/>
              <w:marTop w:val="0"/>
              <w:marBottom w:val="0"/>
              <w:divBdr>
                <w:top w:val="none" w:sz="0" w:space="0" w:color="auto"/>
                <w:left w:val="none" w:sz="0" w:space="0" w:color="auto"/>
                <w:bottom w:val="none" w:sz="0" w:space="0" w:color="auto"/>
                <w:right w:val="none" w:sz="0" w:space="0" w:color="auto"/>
              </w:divBdr>
            </w:div>
            <w:div w:id="2010713078">
              <w:marLeft w:val="0"/>
              <w:marRight w:val="0"/>
              <w:marTop w:val="0"/>
              <w:marBottom w:val="300"/>
              <w:divBdr>
                <w:top w:val="none" w:sz="0" w:space="0" w:color="auto"/>
                <w:left w:val="none" w:sz="0" w:space="0" w:color="auto"/>
                <w:bottom w:val="none" w:sz="0" w:space="0" w:color="auto"/>
                <w:right w:val="none" w:sz="0" w:space="0" w:color="auto"/>
              </w:divBdr>
              <w:divsChild>
                <w:div w:id="1911229200">
                  <w:marLeft w:val="0"/>
                  <w:marRight w:val="0"/>
                  <w:marTop w:val="0"/>
                  <w:marBottom w:val="0"/>
                  <w:divBdr>
                    <w:top w:val="none" w:sz="0" w:space="0" w:color="auto"/>
                    <w:left w:val="none" w:sz="0" w:space="0" w:color="auto"/>
                    <w:bottom w:val="none" w:sz="0" w:space="0" w:color="auto"/>
                    <w:right w:val="none" w:sz="0" w:space="0" w:color="auto"/>
                  </w:divBdr>
                </w:div>
              </w:divsChild>
            </w:div>
            <w:div w:id="1454638210">
              <w:marLeft w:val="0"/>
              <w:marRight w:val="0"/>
              <w:marTop w:val="0"/>
              <w:marBottom w:val="0"/>
              <w:divBdr>
                <w:top w:val="none" w:sz="0" w:space="0" w:color="auto"/>
                <w:left w:val="none" w:sz="0" w:space="0" w:color="auto"/>
                <w:bottom w:val="none" w:sz="0" w:space="0" w:color="auto"/>
                <w:right w:val="none" w:sz="0" w:space="0" w:color="auto"/>
              </w:divBdr>
            </w:div>
          </w:divsChild>
        </w:div>
        <w:div w:id="633871468">
          <w:marLeft w:val="0"/>
          <w:marRight w:val="0"/>
          <w:marTop w:val="0"/>
          <w:marBottom w:val="0"/>
          <w:divBdr>
            <w:top w:val="none" w:sz="0" w:space="0" w:color="auto"/>
            <w:left w:val="none" w:sz="0" w:space="0" w:color="auto"/>
            <w:bottom w:val="none" w:sz="0" w:space="0" w:color="auto"/>
            <w:right w:val="none" w:sz="0" w:space="0" w:color="auto"/>
          </w:divBdr>
          <w:divsChild>
            <w:div w:id="2063288508">
              <w:marLeft w:val="0"/>
              <w:marRight w:val="0"/>
              <w:marTop w:val="0"/>
              <w:marBottom w:val="0"/>
              <w:divBdr>
                <w:top w:val="none" w:sz="0" w:space="0" w:color="auto"/>
                <w:left w:val="none" w:sz="0" w:space="0" w:color="auto"/>
                <w:bottom w:val="none" w:sz="0" w:space="0" w:color="auto"/>
                <w:right w:val="none" w:sz="0" w:space="0" w:color="auto"/>
              </w:divBdr>
            </w:div>
            <w:div w:id="1696232846">
              <w:marLeft w:val="0"/>
              <w:marRight w:val="0"/>
              <w:marTop w:val="0"/>
              <w:marBottom w:val="0"/>
              <w:divBdr>
                <w:top w:val="none" w:sz="0" w:space="0" w:color="auto"/>
                <w:left w:val="none" w:sz="0" w:space="0" w:color="auto"/>
                <w:bottom w:val="none" w:sz="0" w:space="0" w:color="auto"/>
                <w:right w:val="none" w:sz="0" w:space="0" w:color="auto"/>
              </w:divBdr>
            </w:div>
            <w:div w:id="1888176974">
              <w:marLeft w:val="0"/>
              <w:marRight w:val="0"/>
              <w:marTop w:val="0"/>
              <w:marBottom w:val="0"/>
              <w:divBdr>
                <w:top w:val="none" w:sz="0" w:space="0" w:color="auto"/>
                <w:left w:val="none" w:sz="0" w:space="0" w:color="auto"/>
                <w:bottom w:val="none" w:sz="0" w:space="0" w:color="auto"/>
                <w:right w:val="none" w:sz="0" w:space="0" w:color="auto"/>
              </w:divBdr>
            </w:div>
            <w:div w:id="5169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0828">
      <w:bodyDiv w:val="1"/>
      <w:marLeft w:val="0"/>
      <w:marRight w:val="0"/>
      <w:marTop w:val="0"/>
      <w:marBottom w:val="0"/>
      <w:divBdr>
        <w:top w:val="none" w:sz="0" w:space="0" w:color="auto"/>
        <w:left w:val="none" w:sz="0" w:space="0" w:color="auto"/>
        <w:bottom w:val="none" w:sz="0" w:space="0" w:color="auto"/>
        <w:right w:val="none" w:sz="0" w:space="0" w:color="auto"/>
      </w:divBdr>
    </w:div>
    <w:div w:id="1589729467">
      <w:bodyDiv w:val="1"/>
      <w:marLeft w:val="0"/>
      <w:marRight w:val="0"/>
      <w:marTop w:val="0"/>
      <w:marBottom w:val="0"/>
      <w:divBdr>
        <w:top w:val="none" w:sz="0" w:space="0" w:color="auto"/>
        <w:left w:val="none" w:sz="0" w:space="0" w:color="auto"/>
        <w:bottom w:val="none" w:sz="0" w:space="0" w:color="auto"/>
        <w:right w:val="none" w:sz="0" w:space="0" w:color="auto"/>
      </w:divBdr>
    </w:div>
    <w:div w:id="1638877416">
      <w:bodyDiv w:val="1"/>
      <w:marLeft w:val="0"/>
      <w:marRight w:val="0"/>
      <w:marTop w:val="0"/>
      <w:marBottom w:val="0"/>
      <w:divBdr>
        <w:top w:val="none" w:sz="0" w:space="0" w:color="auto"/>
        <w:left w:val="none" w:sz="0" w:space="0" w:color="auto"/>
        <w:bottom w:val="none" w:sz="0" w:space="0" w:color="auto"/>
        <w:right w:val="none" w:sz="0" w:space="0" w:color="auto"/>
      </w:divBdr>
    </w:div>
    <w:div w:id="1681658540">
      <w:bodyDiv w:val="1"/>
      <w:marLeft w:val="0"/>
      <w:marRight w:val="0"/>
      <w:marTop w:val="0"/>
      <w:marBottom w:val="0"/>
      <w:divBdr>
        <w:top w:val="none" w:sz="0" w:space="0" w:color="auto"/>
        <w:left w:val="none" w:sz="0" w:space="0" w:color="auto"/>
        <w:bottom w:val="none" w:sz="0" w:space="0" w:color="auto"/>
        <w:right w:val="none" w:sz="0" w:space="0" w:color="auto"/>
      </w:divBdr>
    </w:div>
    <w:div w:id="1713453498">
      <w:bodyDiv w:val="1"/>
      <w:marLeft w:val="0"/>
      <w:marRight w:val="0"/>
      <w:marTop w:val="0"/>
      <w:marBottom w:val="0"/>
      <w:divBdr>
        <w:top w:val="none" w:sz="0" w:space="0" w:color="auto"/>
        <w:left w:val="none" w:sz="0" w:space="0" w:color="auto"/>
        <w:bottom w:val="none" w:sz="0" w:space="0" w:color="auto"/>
        <w:right w:val="none" w:sz="0" w:space="0" w:color="auto"/>
      </w:divBdr>
    </w:div>
    <w:div w:id="1727757122">
      <w:bodyDiv w:val="1"/>
      <w:marLeft w:val="0"/>
      <w:marRight w:val="0"/>
      <w:marTop w:val="0"/>
      <w:marBottom w:val="0"/>
      <w:divBdr>
        <w:top w:val="none" w:sz="0" w:space="0" w:color="auto"/>
        <w:left w:val="none" w:sz="0" w:space="0" w:color="auto"/>
        <w:bottom w:val="none" w:sz="0" w:space="0" w:color="auto"/>
        <w:right w:val="none" w:sz="0" w:space="0" w:color="auto"/>
      </w:divBdr>
    </w:div>
    <w:div w:id="1758790056">
      <w:bodyDiv w:val="1"/>
      <w:marLeft w:val="0"/>
      <w:marRight w:val="0"/>
      <w:marTop w:val="0"/>
      <w:marBottom w:val="0"/>
      <w:divBdr>
        <w:top w:val="none" w:sz="0" w:space="0" w:color="auto"/>
        <w:left w:val="none" w:sz="0" w:space="0" w:color="auto"/>
        <w:bottom w:val="none" w:sz="0" w:space="0" w:color="auto"/>
        <w:right w:val="none" w:sz="0" w:space="0" w:color="auto"/>
      </w:divBdr>
    </w:div>
    <w:div w:id="1803647831">
      <w:bodyDiv w:val="1"/>
      <w:marLeft w:val="0"/>
      <w:marRight w:val="0"/>
      <w:marTop w:val="0"/>
      <w:marBottom w:val="0"/>
      <w:divBdr>
        <w:top w:val="none" w:sz="0" w:space="0" w:color="auto"/>
        <w:left w:val="none" w:sz="0" w:space="0" w:color="auto"/>
        <w:bottom w:val="none" w:sz="0" w:space="0" w:color="auto"/>
        <w:right w:val="none" w:sz="0" w:space="0" w:color="auto"/>
      </w:divBdr>
    </w:div>
    <w:div w:id="1814129765">
      <w:bodyDiv w:val="1"/>
      <w:marLeft w:val="0"/>
      <w:marRight w:val="0"/>
      <w:marTop w:val="0"/>
      <w:marBottom w:val="0"/>
      <w:divBdr>
        <w:top w:val="none" w:sz="0" w:space="0" w:color="auto"/>
        <w:left w:val="none" w:sz="0" w:space="0" w:color="auto"/>
        <w:bottom w:val="none" w:sz="0" w:space="0" w:color="auto"/>
        <w:right w:val="none" w:sz="0" w:space="0" w:color="auto"/>
      </w:divBdr>
    </w:div>
    <w:div w:id="1856577375">
      <w:bodyDiv w:val="1"/>
      <w:marLeft w:val="0"/>
      <w:marRight w:val="0"/>
      <w:marTop w:val="0"/>
      <w:marBottom w:val="0"/>
      <w:divBdr>
        <w:top w:val="none" w:sz="0" w:space="0" w:color="auto"/>
        <w:left w:val="none" w:sz="0" w:space="0" w:color="auto"/>
        <w:bottom w:val="none" w:sz="0" w:space="0" w:color="auto"/>
        <w:right w:val="none" w:sz="0" w:space="0" w:color="auto"/>
      </w:divBdr>
      <w:divsChild>
        <w:div w:id="1487549741">
          <w:marLeft w:val="0"/>
          <w:marRight w:val="0"/>
          <w:marTop w:val="0"/>
          <w:marBottom w:val="0"/>
          <w:divBdr>
            <w:top w:val="none" w:sz="0" w:space="0" w:color="auto"/>
            <w:left w:val="none" w:sz="0" w:space="0" w:color="auto"/>
            <w:bottom w:val="none" w:sz="0" w:space="0" w:color="auto"/>
            <w:right w:val="none" w:sz="0" w:space="0" w:color="auto"/>
          </w:divBdr>
          <w:divsChild>
            <w:div w:id="1490831348">
              <w:marLeft w:val="0"/>
              <w:marRight w:val="0"/>
              <w:marTop w:val="0"/>
              <w:marBottom w:val="0"/>
              <w:divBdr>
                <w:top w:val="none" w:sz="0" w:space="0" w:color="auto"/>
                <w:left w:val="none" w:sz="0" w:space="0" w:color="auto"/>
                <w:bottom w:val="none" w:sz="0" w:space="0" w:color="auto"/>
                <w:right w:val="none" w:sz="0" w:space="0" w:color="auto"/>
              </w:divBdr>
            </w:div>
            <w:div w:id="39287178">
              <w:marLeft w:val="0"/>
              <w:marRight w:val="0"/>
              <w:marTop w:val="0"/>
              <w:marBottom w:val="0"/>
              <w:divBdr>
                <w:top w:val="none" w:sz="0" w:space="0" w:color="auto"/>
                <w:left w:val="none" w:sz="0" w:space="0" w:color="auto"/>
                <w:bottom w:val="none" w:sz="0" w:space="0" w:color="auto"/>
                <w:right w:val="none" w:sz="0" w:space="0" w:color="auto"/>
              </w:divBdr>
            </w:div>
            <w:div w:id="1516455494">
              <w:marLeft w:val="0"/>
              <w:marRight w:val="0"/>
              <w:marTop w:val="0"/>
              <w:marBottom w:val="0"/>
              <w:divBdr>
                <w:top w:val="none" w:sz="0" w:space="0" w:color="auto"/>
                <w:left w:val="none" w:sz="0" w:space="0" w:color="auto"/>
                <w:bottom w:val="none" w:sz="0" w:space="0" w:color="auto"/>
                <w:right w:val="none" w:sz="0" w:space="0" w:color="auto"/>
              </w:divBdr>
            </w:div>
            <w:div w:id="385640343">
              <w:marLeft w:val="0"/>
              <w:marRight w:val="0"/>
              <w:marTop w:val="0"/>
              <w:marBottom w:val="0"/>
              <w:divBdr>
                <w:top w:val="none" w:sz="0" w:space="0" w:color="auto"/>
                <w:left w:val="none" w:sz="0" w:space="0" w:color="auto"/>
                <w:bottom w:val="none" w:sz="0" w:space="0" w:color="auto"/>
                <w:right w:val="none" w:sz="0" w:space="0" w:color="auto"/>
              </w:divBdr>
            </w:div>
            <w:div w:id="166409085">
              <w:marLeft w:val="0"/>
              <w:marRight w:val="0"/>
              <w:marTop w:val="0"/>
              <w:marBottom w:val="300"/>
              <w:divBdr>
                <w:top w:val="none" w:sz="0" w:space="0" w:color="auto"/>
                <w:left w:val="none" w:sz="0" w:space="0" w:color="auto"/>
                <w:bottom w:val="none" w:sz="0" w:space="0" w:color="auto"/>
                <w:right w:val="none" w:sz="0" w:space="0" w:color="auto"/>
              </w:divBdr>
              <w:divsChild>
                <w:div w:id="10794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3676">
          <w:marLeft w:val="0"/>
          <w:marRight w:val="0"/>
          <w:marTop w:val="0"/>
          <w:marBottom w:val="0"/>
          <w:divBdr>
            <w:top w:val="none" w:sz="0" w:space="0" w:color="auto"/>
            <w:left w:val="none" w:sz="0" w:space="0" w:color="auto"/>
            <w:bottom w:val="none" w:sz="0" w:space="0" w:color="auto"/>
            <w:right w:val="none" w:sz="0" w:space="0" w:color="auto"/>
          </w:divBdr>
          <w:divsChild>
            <w:div w:id="85077358">
              <w:marLeft w:val="0"/>
              <w:marRight w:val="0"/>
              <w:marTop w:val="0"/>
              <w:marBottom w:val="0"/>
              <w:divBdr>
                <w:top w:val="none" w:sz="0" w:space="0" w:color="auto"/>
                <w:left w:val="none" w:sz="0" w:space="0" w:color="auto"/>
                <w:bottom w:val="none" w:sz="0" w:space="0" w:color="auto"/>
                <w:right w:val="none" w:sz="0" w:space="0" w:color="auto"/>
              </w:divBdr>
            </w:div>
            <w:div w:id="521090269">
              <w:marLeft w:val="0"/>
              <w:marRight w:val="0"/>
              <w:marTop w:val="0"/>
              <w:marBottom w:val="0"/>
              <w:divBdr>
                <w:top w:val="none" w:sz="0" w:space="0" w:color="auto"/>
                <w:left w:val="none" w:sz="0" w:space="0" w:color="auto"/>
                <w:bottom w:val="none" w:sz="0" w:space="0" w:color="auto"/>
                <w:right w:val="none" w:sz="0" w:space="0" w:color="auto"/>
              </w:divBdr>
            </w:div>
            <w:div w:id="5241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1204">
      <w:bodyDiv w:val="1"/>
      <w:marLeft w:val="0"/>
      <w:marRight w:val="0"/>
      <w:marTop w:val="0"/>
      <w:marBottom w:val="0"/>
      <w:divBdr>
        <w:top w:val="none" w:sz="0" w:space="0" w:color="auto"/>
        <w:left w:val="none" w:sz="0" w:space="0" w:color="auto"/>
        <w:bottom w:val="none" w:sz="0" w:space="0" w:color="auto"/>
        <w:right w:val="none" w:sz="0" w:space="0" w:color="auto"/>
      </w:divBdr>
    </w:div>
    <w:div w:id="1902209495">
      <w:bodyDiv w:val="1"/>
      <w:marLeft w:val="0"/>
      <w:marRight w:val="0"/>
      <w:marTop w:val="0"/>
      <w:marBottom w:val="0"/>
      <w:divBdr>
        <w:top w:val="none" w:sz="0" w:space="0" w:color="auto"/>
        <w:left w:val="none" w:sz="0" w:space="0" w:color="auto"/>
        <w:bottom w:val="none" w:sz="0" w:space="0" w:color="auto"/>
        <w:right w:val="none" w:sz="0" w:space="0" w:color="auto"/>
      </w:divBdr>
    </w:div>
    <w:div w:id="1954745996">
      <w:bodyDiv w:val="1"/>
      <w:marLeft w:val="0"/>
      <w:marRight w:val="0"/>
      <w:marTop w:val="0"/>
      <w:marBottom w:val="0"/>
      <w:divBdr>
        <w:top w:val="none" w:sz="0" w:space="0" w:color="auto"/>
        <w:left w:val="none" w:sz="0" w:space="0" w:color="auto"/>
        <w:bottom w:val="none" w:sz="0" w:space="0" w:color="auto"/>
        <w:right w:val="none" w:sz="0" w:space="0" w:color="auto"/>
      </w:divBdr>
    </w:div>
    <w:div w:id="1979066731">
      <w:bodyDiv w:val="1"/>
      <w:marLeft w:val="0"/>
      <w:marRight w:val="0"/>
      <w:marTop w:val="0"/>
      <w:marBottom w:val="0"/>
      <w:divBdr>
        <w:top w:val="none" w:sz="0" w:space="0" w:color="auto"/>
        <w:left w:val="none" w:sz="0" w:space="0" w:color="auto"/>
        <w:bottom w:val="none" w:sz="0" w:space="0" w:color="auto"/>
        <w:right w:val="none" w:sz="0" w:space="0" w:color="auto"/>
      </w:divBdr>
      <w:divsChild>
        <w:div w:id="1665206775">
          <w:marLeft w:val="0"/>
          <w:marRight w:val="0"/>
          <w:marTop w:val="0"/>
          <w:marBottom w:val="0"/>
          <w:divBdr>
            <w:top w:val="none" w:sz="0" w:space="0" w:color="auto"/>
            <w:left w:val="none" w:sz="0" w:space="0" w:color="auto"/>
            <w:bottom w:val="none" w:sz="0" w:space="0" w:color="auto"/>
            <w:right w:val="none" w:sz="0" w:space="0" w:color="auto"/>
          </w:divBdr>
        </w:div>
        <w:div w:id="1282613296">
          <w:marLeft w:val="0"/>
          <w:marRight w:val="0"/>
          <w:marTop w:val="0"/>
          <w:marBottom w:val="0"/>
          <w:divBdr>
            <w:top w:val="none" w:sz="0" w:space="0" w:color="auto"/>
            <w:left w:val="none" w:sz="0" w:space="0" w:color="auto"/>
            <w:bottom w:val="none" w:sz="0" w:space="0" w:color="auto"/>
            <w:right w:val="none" w:sz="0" w:space="0" w:color="auto"/>
          </w:divBdr>
        </w:div>
        <w:div w:id="1541548249">
          <w:marLeft w:val="0"/>
          <w:marRight w:val="0"/>
          <w:marTop w:val="0"/>
          <w:marBottom w:val="0"/>
          <w:divBdr>
            <w:top w:val="none" w:sz="0" w:space="0" w:color="auto"/>
            <w:left w:val="none" w:sz="0" w:space="0" w:color="auto"/>
            <w:bottom w:val="none" w:sz="0" w:space="0" w:color="auto"/>
            <w:right w:val="none" w:sz="0" w:space="0" w:color="auto"/>
          </w:divBdr>
        </w:div>
        <w:div w:id="490801259">
          <w:marLeft w:val="0"/>
          <w:marRight w:val="0"/>
          <w:marTop w:val="0"/>
          <w:marBottom w:val="0"/>
          <w:divBdr>
            <w:top w:val="none" w:sz="0" w:space="0" w:color="auto"/>
            <w:left w:val="none" w:sz="0" w:space="0" w:color="auto"/>
            <w:bottom w:val="none" w:sz="0" w:space="0" w:color="auto"/>
            <w:right w:val="none" w:sz="0" w:space="0" w:color="auto"/>
          </w:divBdr>
        </w:div>
      </w:divsChild>
    </w:div>
    <w:div w:id="1981299746">
      <w:bodyDiv w:val="1"/>
      <w:marLeft w:val="0"/>
      <w:marRight w:val="0"/>
      <w:marTop w:val="0"/>
      <w:marBottom w:val="0"/>
      <w:divBdr>
        <w:top w:val="none" w:sz="0" w:space="0" w:color="auto"/>
        <w:left w:val="none" w:sz="0" w:space="0" w:color="auto"/>
        <w:bottom w:val="none" w:sz="0" w:space="0" w:color="auto"/>
        <w:right w:val="none" w:sz="0" w:space="0" w:color="auto"/>
      </w:divBdr>
      <w:divsChild>
        <w:div w:id="744302574">
          <w:marLeft w:val="0"/>
          <w:marRight w:val="0"/>
          <w:marTop w:val="0"/>
          <w:marBottom w:val="0"/>
          <w:divBdr>
            <w:top w:val="none" w:sz="0" w:space="0" w:color="auto"/>
            <w:left w:val="none" w:sz="0" w:space="0" w:color="auto"/>
            <w:bottom w:val="none" w:sz="0" w:space="0" w:color="auto"/>
            <w:right w:val="none" w:sz="0" w:space="0" w:color="auto"/>
          </w:divBdr>
        </w:div>
      </w:divsChild>
    </w:div>
    <w:div w:id="2042850703">
      <w:bodyDiv w:val="1"/>
      <w:marLeft w:val="0"/>
      <w:marRight w:val="0"/>
      <w:marTop w:val="0"/>
      <w:marBottom w:val="0"/>
      <w:divBdr>
        <w:top w:val="none" w:sz="0" w:space="0" w:color="auto"/>
        <w:left w:val="none" w:sz="0" w:space="0" w:color="auto"/>
        <w:bottom w:val="none" w:sz="0" w:space="0" w:color="auto"/>
        <w:right w:val="none" w:sz="0" w:space="0" w:color="auto"/>
      </w:divBdr>
    </w:div>
    <w:div w:id="2060009672">
      <w:bodyDiv w:val="1"/>
      <w:marLeft w:val="0"/>
      <w:marRight w:val="0"/>
      <w:marTop w:val="0"/>
      <w:marBottom w:val="0"/>
      <w:divBdr>
        <w:top w:val="none" w:sz="0" w:space="0" w:color="auto"/>
        <w:left w:val="none" w:sz="0" w:space="0" w:color="auto"/>
        <w:bottom w:val="none" w:sz="0" w:space="0" w:color="auto"/>
        <w:right w:val="none" w:sz="0" w:space="0" w:color="auto"/>
      </w:divBdr>
    </w:div>
    <w:div w:id="2079861725">
      <w:bodyDiv w:val="1"/>
      <w:marLeft w:val="0"/>
      <w:marRight w:val="0"/>
      <w:marTop w:val="0"/>
      <w:marBottom w:val="0"/>
      <w:divBdr>
        <w:top w:val="none" w:sz="0" w:space="0" w:color="auto"/>
        <w:left w:val="none" w:sz="0" w:space="0" w:color="auto"/>
        <w:bottom w:val="none" w:sz="0" w:space="0" w:color="auto"/>
        <w:right w:val="none" w:sz="0" w:space="0" w:color="auto"/>
      </w:divBdr>
    </w:div>
    <w:div w:id="2083066588">
      <w:bodyDiv w:val="1"/>
      <w:marLeft w:val="0"/>
      <w:marRight w:val="0"/>
      <w:marTop w:val="0"/>
      <w:marBottom w:val="0"/>
      <w:divBdr>
        <w:top w:val="none" w:sz="0" w:space="0" w:color="auto"/>
        <w:left w:val="none" w:sz="0" w:space="0" w:color="auto"/>
        <w:bottom w:val="none" w:sz="0" w:space="0" w:color="auto"/>
        <w:right w:val="none" w:sz="0" w:space="0" w:color="auto"/>
      </w:divBdr>
    </w:div>
    <w:div w:id="2084141880">
      <w:bodyDiv w:val="1"/>
      <w:marLeft w:val="0"/>
      <w:marRight w:val="0"/>
      <w:marTop w:val="0"/>
      <w:marBottom w:val="0"/>
      <w:divBdr>
        <w:top w:val="none" w:sz="0" w:space="0" w:color="auto"/>
        <w:left w:val="none" w:sz="0" w:space="0" w:color="auto"/>
        <w:bottom w:val="none" w:sz="0" w:space="0" w:color="auto"/>
        <w:right w:val="none" w:sz="0" w:space="0" w:color="auto"/>
      </w:divBdr>
    </w:div>
    <w:div w:id="2098939087">
      <w:bodyDiv w:val="1"/>
      <w:marLeft w:val="0"/>
      <w:marRight w:val="0"/>
      <w:marTop w:val="0"/>
      <w:marBottom w:val="0"/>
      <w:divBdr>
        <w:top w:val="none" w:sz="0" w:space="0" w:color="auto"/>
        <w:left w:val="none" w:sz="0" w:space="0" w:color="auto"/>
        <w:bottom w:val="none" w:sz="0" w:space="0" w:color="auto"/>
        <w:right w:val="none" w:sz="0" w:space="0" w:color="auto"/>
      </w:divBdr>
    </w:div>
    <w:div w:id="2111243962">
      <w:bodyDiv w:val="1"/>
      <w:marLeft w:val="0"/>
      <w:marRight w:val="0"/>
      <w:marTop w:val="0"/>
      <w:marBottom w:val="0"/>
      <w:divBdr>
        <w:top w:val="none" w:sz="0" w:space="0" w:color="auto"/>
        <w:left w:val="none" w:sz="0" w:space="0" w:color="auto"/>
        <w:bottom w:val="none" w:sz="0" w:space="0" w:color="auto"/>
        <w:right w:val="none" w:sz="0" w:space="0" w:color="auto"/>
      </w:divBdr>
    </w:div>
    <w:div w:id="211408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guide/topics/manifest/application-element.html" TargetMode="External"/><Relationship Id="rId21" Type="http://schemas.openxmlformats.org/officeDocument/2006/relationships/image" Target="media/image12.png"/><Relationship Id="rId324" Type="http://schemas.openxmlformats.org/officeDocument/2006/relationships/hyperlink" Target="https://developer.android.com/reference/android/app/Service.html" TargetMode="External"/><Relationship Id="rId531" Type="http://schemas.openxmlformats.org/officeDocument/2006/relationships/image" Target="media/image49.png"/><Relationship Id="rId170" Type="http://schemas.openxmlformats.org/officeDocument/2006/relationships/hyperlink" Target="http://www.vogella.com/tutorials/AndroidIntent/article.html" TargetMode="External"/><Relationship Id="rId268" Type="http://schemas.openxmlformats.org/officeDocument/2006/relationships/hyperlink" Target="https://developer.android.com/reference/android/app/Service.html" TargetMode="External"/><Relationship Id="rId475" Type="http://schemas.openxmlformats.org/officeDocument/2006/relationships/hyperlink" Target="https://developer.android.com/reference/android/content/Context.html" TargetMode="External"/><Relationship Id="rId32" Type="http://schemas.openxmlformats.org/officeDocument/2006/relationships/image" Target="media/image23.png"/><Relationship Id="rId128" Type="http://schemas.openxmlformats.org/officeDocument/2006/relationships/hyperlink" Target="https://developer.android.com/guide/topics/manifest/service-element.html" TargetMode="External"/><Relationship Id="rId335" Type="http://schemas.openxmlformats.org/officeDocument/2006/relationships/hyperlink" Target="https://developer.android.com/reference/android/app/Service.html" TargetMode="External"/><Relationship Id="rId542" Type="http://schemas.openxmlformats.org/officeDocument/2006/relationships/hyperlink" Target="http://developer.android.com/tools/performance/heap-viewer/index.html" TargetMode="External"/><Relationship Id="rId181" Type="http://schemas.openxmlformats.org/officeDocument/2006/relationships/hyperlink" Target="https://developer.android.com/reference/android/app/Activity.html" TargetMode="External"/><Relationship Id="rId402" Type="http://schemas.openxmlformats.org/officeDocument/2006/relationships/hyperlink" Target="https://developer.android.com/guide/topics/resources/color-list-resource.html" TargetMode="External"/><Relationship Id="rId279" Type="http://schemas.openxmlformats.org/officeDocument/2006/relationships/hyperlink" Target="https://developer.android.com/reference/android/app/IntentService.html" TargetMode="External"/><Relationship Id="rId486" Type="http://schemas.openxmlformats.org/officeDocument/2006/relationships/hyperlink" Target="https://developer.android.com/guide/topics/manifest/activity-element.html" TargetMode="External"/><Relationship Id="rId43" Type="http://schemas.openxmlformats.org/officeDocument/2006/relationships/image" Target="media/image34.png"/><Relationship Id="rId139" Type="http://schemas.openxmlformats.org/officeDocument/2006/relationships/hyperlink" Target="https://developer.android.com/reference/android/content/Intent.html" TargetMode="External"/><Relationship Id="rId346" Type="http://schemas.openxmlformats.org/officeDocument/2006/relationships/hyperlink" Target="https://developer.android.com/reference/android/app/Service.html" TargetMode="External"/><Relationship Id="rId553" Type="http://schemas.openxmlformats.org/officeDocument/2006/relationships/hyperlink" Target="https://developer.android.com/topic/arc/index.html" TargetMode="External"/><Relationship Id="rId192" Type="http://schemas.openxmlformats.org/officeDocument/2006/relationships/hyperlink" Target="https://developer.android.com/reference/android/app/job/JobScheduler.html" TargetMode="External"/><Relationship Id="rId206" Type="http://schemas.openxmlformats.org/officeDocument/2006/relationships/hyperlink" Target="https://developer.android.com/reference/android/app/job/JobScheduler.html" TargetMode="External"/><Relationship Id="rId413" Type="http://schemas.openxmlformats.org/officeDocument/2006/relationships/hyperlink" Target="https://developer.android.com/reference/android/view/View.html" TargetMode="External"/><Relationship Id="rId497" Type="http://schemas.openxmlformats.org/officeDocument/2006/relationships/hyperlink" Target="http://code.google.com/p/microbridge-pic/" TargetMode="External"/><Relationship Id="rId357" Type="http://schemas.openxmlformats.org/officeDocument/2006/relationships/hyperlink" Target="https://developer.android.com/reference/android/app/Service.html" TargetMode="External"/><Relationship Id="rId54" Type="http://schemas.openxmlformats.org/officeDocument/2006/relationships/hyperlink" Target="https://developer.android.com/guide/topics/manifest/instrumentation-element.html" TargetMode="External"/><Relationship Id="rId217" Type="http://schemas.openxmlformats.org/officeDocument/2006/relationships/hyperlink" Target="https://developer.android.com/reference/android/app/Activity.html" TargetMode="External"/><Relationship Id="rId564" Type="http://schemas.openxmlformats.org/officeDocument/2006/relationships/header" Target="header1.xml"/><Relationship Id="rId424" Type="http://schemas.openxmlformats.org/officeDocument/2006/relationships/hyperlink" Target="https://developer.android.com/reference/android/view/View.html" TargetMode="External"/><Relationship Id="rId270" Type="http://schemas.openxmlformats.org/officeDocument/2006/relationships/hyperlink" Target="https://developer.android.com/reference/android/app/IntentService.html" TargetMode="External"/><Relationship Id="rId65" Type="http://schemas.openxmlformats.org/officeDocument/2006/relationships/hyperlink" Target="https://developer.android.com/guide/topics/manifest/category-element.html" TargetMode="External"/><Relationship Id="rId130" Type="http://schemas.openxmlformats.org/officeDocument/2006/relationships/hyperlink" Target="https://developer.android.com/guide/topics/manifest/provider-element.html" TargetMode="External"/><Relationship Id="rId368" Type="http://schemas.openxmlformats.org/officeDocument/2006/relationships/hyperlink" Target="https://developer.android.com/reference/android/content/Context.html" TargetMode="External"/><Relationship Id="rId172" Type="http://schemas.openxmlformats.org/officeDocument/2006/relationships/hyperlink" Target="http://www.vogella.com/tutorials/AndroidIntent/article.html" TargetMode="External"/><Relationship Id="rId228" Type="http://schemas.openxmlformats.org/officeDocument/2006/relationships/hyperlink" Target="https://developer.android.com/reference/android/content/Context.html" TargetMode="External"/><Relationship Id="rId435" Type="http://schemas.openxmlformats.org/officeDocument/2006/relationships/hyperlink" Target="http://www.learn-android.com/projects/LayoutDemo.zip" TargetMode="External"/><Relationship Id="rId477" Type="http://schemas.openxmlformats.org/officeDocument/2006/relationships/hyperlink" Target="https://developer.android.com/guide/components/services.html" TargetMode="External"/><Relationship Id="rId281" Type="http://schemas.openxmlformats.org/officeDocument/2006/relationships/hyperlink" Target="https://developer.android.com/reference/android/app/IntentService.html" TargetMode="External"/><Relationship Id="rId337" Type="http://schemas.openxmlformats.org/officeDocument/2006/relationships/hyperlink" Target="https://developer.android.com/reference/android/app/Service.html" TargetMode="External"/><Relationship Id="rId502" Type="http://schemas.openxmlformats.org/officeDocument/2006/relationships/hyperlink" Target="http://marioboehmer.blogspot.com/2011/05/android-adk-with-standard-arduino-uno.html" TargetMode="External"/><Relationship Id="rId34" Type="http://schemas.openxmlformats.org/officeDocument/2006/relationships/image" Target="media/image25.jpeg"/><Relationship Id="rId76" Type="http://schemas.openxmlformats.org/officeDocument/2006/relationships/hyperlink" Target="https://developer.android.com/guide/topics/manifest/intent-filter-element.html" TargetMode="External"/><Relationship Id="rId141" Type="http://schemas.openxmlformats.org/officeDocument/2006/relationships/hyperlink" Target="https://developer.android.com/reference/android/content/Intent.html" TargetMode="External"/><Relationship Id="rId379" Type="http://schemas.openxmlformats.org/officeDocument/2006/relationships/hyperlink" Target="http://developer.android.com/reference/android/content/ContentProvider.html" TargetMode="External"/><Relationship Id="rId544" Type="http://schemas.openxmlformats.org/officeDocument/2006/relationships/hyperlink" Target="http://android.git.kernel.org/?p=platform/packages/apps/Browser.git;a=blob;f=AndroidManifest.xml;h=3d970ab3984bb06057a6ca756cb59b7738581967;hb=HEAD" TargetMode="External"/><Relationship Id="rId7" Type="http://schemas.openxmlformats.org/officeDocument/2006/relationships/image" Target="media/image1.jpeg"/><Relationship Id="rId183" Type="http://schemas.openxmlformats.org/officeDocument/2006/relationships/hyperlink" Target="https://developer.android.com/reference/android/content/Context.html" TargetMode="External"/><Relationship Id="rId239" Type="http://schemas.openxmlformats.org/officeDocument/2006/relationships/hyperlink" Target="https://developer.android.com/reference/android/app/Service.html" TargetMode="External"/><Relationship Id="rId390" Type="http://schemas.openxmlformats.org/officeDocument/2006/relationships/hyperlink" Target="http://developer.android.com/reference/android/media/MediaScannerConnection.html" TargetMode="External"/><Relationship Id="rId404" Type="http://schemas.openxmlformats.org/officeDocument/2006/relationships/hyperlink" Target="https://developer.android.com/guide/topics/resources/layout-resource.html" TargetMode="External"/><Relationship Id="rId446" Type="http://schemas.openxmlformats.org/officeDocument/2006/relationships/hyperlink" Target="https://developer.android.com/reference/android/widget/Button.html" TargetMode="External"/><Relationship Id="rId250" Type="http://schemas.openxmlformats.org/officeDocument/2006/relationships/hyperlink" Target="http://android-developers.blogspot.com/2011/06/things-that-cannot-change.html" TargetMode="External"/><Relationship Id="rId292" Type="http://schemas.openxmlformats.org/officeDocument/2006/relationships/hyperlink" Target="https://developer.android.com/reference/android/app/Service.html" TargetMode="External"/><Relationship Id="rId306" Type="http://schemas.openxmlformats.org/officeDocument/2006/relationships/hyperlink" Target="https://developer.android.com/reference/android/app/Service.html" TargetMode="External"/><Relationship Id="rId488" Type="http://schemas.openxmlformats.org/officeDocument/2006/relationships/hyperlink" Target="https://developer.android.com/guide/topics/manifest/receiver-element.html" TargetMode="External"/><Relationship Id="rId45" Type="http://schemas.openxmlformats.org/officeDocument/2006/relationships/hyperlink" Target="http://www.vogella.com/tutorials/AndroidLifeCycle/article.html" TargetMode="External"/><Relationship Id="rId87" Type="http://schemas.openxmlformats.org/officeDocument/2006/relationships/hyperlink" Target="https://developer.android.com/guide/topics/manifest/meta-data-element.html" TargetMode="External"/><Relationship Id="rId110" Type="http://schemas.openxmlformats.org/officeDocument/2006/relationships/hyperlink" Target="https://developer.android.com/guide/topics/manifest/supports-screens-element.html" TargetMode="External"/><Relationship Id="rId348" Type="http://schemas.openxmlformats.org/officeDocument/2006/relationships/hyperlink" Target="https://developer.android.com/reference/android/content/Context.html" TargetMode="External"/><Relationship Id="rId513" Type="http://schemas.openxmlformats.org/officeDocument/2006/relationships/hyperlink" Target="https://developer.android.com/guide/topics/connectivity/nfc/nfc.html" TargetMode="External"/><Relationship Id="rId555" Type="http://schemas.openxmlformats.org/officeDocument/2006/relationships/hyperlink" Target="http://developer.android.com/reference/android/app/ActivityManager.html" TargetMode="External"/><Relationship Id="rId152" Type="http://schemas.openxmlformats.org/officeDocument/2006/relationships/hyperlink" Target="https://developer.android.com/guide/topics/manifest/uses-permission-element.html" TargetMode="External"/><Relationship Id="rId194" Type="http://schemas.openxmlformats.org/officeDocument/2006/relationships/hyperlink" Target="https://developer.android.com/reference/android/content/Intent.html" TargetMode="External"/><Relationship Id="rId208" Type="http://schemas.openxmlformats.org/officeDocument/2006/relationships/hyperlink" Target="https://developer.android.com/reference/android/app/job/JobScheduler.html" TargetMode="External"/><Relationship Id="rId415" Type="http://schemas.openxmlformats.org/officeDocument/2006/relationships/hyperlink" Target="https://developer.android.com/reference/android/view/View.html" TargetMode="External"/><Relationship Id="rId457" Type="http://schemas.openxmlformats.org/officeDocument/2006/relationships/hyperlink" Target="https://developer.android.com/reference/android/content/Intent.html" TargetMode="External"/><Relationship Id="rId261" Type="http://schemas.openxmlformats.org/officeDocument/2006/relationships/hyperlink" Target="https://developer.android.com/reference/android/content/Intent.html" TargetMode="External"/><Relationship Id="rId499" Type="http://schemas.openxmlformats.org/officeDocument/2006/relationships/hyperlink" Target="http://www.allthingsgeek.com/" TargetMode="External"/><Relationship Id="rId14" Type="http://schemas.openxmlformats.org/officeDocument/2006/relationships/image" Target="media/image5.jpeg"/><Relationship Id="rId56" Type="http://schemas.openxmlformats.org/officeDocument/2006/relationships/hyperlink" Target="https://developer.android.com/guide/topics/manifest/uses-configuration-element.html" TargetMode="External"/><Relationship Id="rId317" Type="http://schemas.openxmlformats.org/officeDocument/2006/relationships/hyperlink" Target="https://developer.android.com/reference/android/app/Service.html" TargetMode="External"/><Relationship Id="rId359" Type="http://schemas.openxmlformats.org/officeDocument/2006/relationships/hyperlink" Target="https://developer.android.com/reference/android/content/Context.html" TargetMode="External"/><Relationship Id="rId524" Type="http://schemas.openxmlformats.org/officeDocument/2006/relationships/hyperlink" Target="https://www.icanlocalize.com/site/tutorials/android-application-localization-tutorial/" TargetMode="External"/><Relationship Id="rId566" Type="http://schemas.openxmlformats.org/officeDocument/2006/relationships/fontTable" Target="fontTable.xml"/><Relationship Id="rId98" Type="http://schemas.openxmlformats.org/officeDocument/2006/relationships/hyperlink" Target="https://developer.android.com/guide/topics/manifest/data-element.html" TargetMode="External"/><Relationship Id="rId121" Type="http://schemas.openxmlformats.org/officeDocument/2006/relationships/hyperlink" Target="https://developer.android.com/guide/topics/manifest/activity-alias-element.html" TargetMode="External"/><Relationship Id="rId163" Type="http://schemas.openxmlformats.org/officeDocument/2006/relationships/hyperlink" Target="http://www.vogella.com/tutorials/AndroidIntent/article.html" TargetMode="External"/><Relationship Id="rId219" Type="http://schemas.openxmlformats.org/officeDocument/2006/relationships/hyperlink" Target="https://developer.android.com/reference/android/os/HandlerThread.html" TargetMode="External"/><Relationship Id="rId370" Type="http://schemas.openxmlformats.org/officeDocument/2006/relationships/hyperlink" Target="https://developer.android.com/reference/android/app/Service.html" TargetMode="External"/><Relationship Id="rId426" Type="http://schemas.openxmlformats.org/officeDocument/2006/relationships/hyperlink" Target="https://developer.android.com/training/appbar/index.html" TargetMode="External"/><Relationship Id="rId230" Type="http://schemas.openxmlformats.org/officeDocument/2006/relationships/hyperlink" Target="https://developer.android.com/reference/android/app/Service.html" TargetMode="External"/><Relationship Id="rId468" Type="http://schemas.openxmlformats.org/officeDocument/2006/relationships/hyperlink" Target="https://developer.android.com/reference/android/app/Service.html" TargetMode="External"/><Relationship Id="rId25" Type="http://schemas.openxmlformats.org/officeDocument/2006/relationships/image" Target="media/image16.jpeg"/><Relationship Id="rId67" Type="http://schemas.openxmlformats.org/officeDocument/2006/relationships/hyperlink" Target="https://developer.android.com/guide/topics/manifest/intent-filter-element.html" TargetMode="External"/><Relationship Id="rId272" Type="http://schemas.openxmlformats.org/officeDocument/2006/relationships/hyperlink" Target="https://developer.android.com/reference/android/app/Service.html" TargetMode="External"/><Relationship Id="rId328" Type="http://schemas.openxmlformats.org/officeDocument/2006/relationships/hyperlink" Target="https://developer.android.com/reference/android/content/Context.html" TargetMode="External"/><Relationship Id="rId535" Type="http://schemas.openxmlformats.org/officeDocument/2006/relationships/hyperlink" Target="https://developer.android.com/training/testing/ui-testing/uiautomator-testing.html" TargetMode="External"/><Relationship Id="rId132" Type="http://schemas.openxmlformats.org/officeDocument/2006/relationships/hyperlink" Target="https://developer.android.com/reference/android/app/Service.html" TargetMode="External"/><Relationship Id="rId174" Type="http://schemas.openxmlformats.org/officeDocument/2006/relationships/hyperlink" Target="http://www.vogella.com/tutorials/AndroidIntent/article.html" TargetMode="External"/><Relationship Id="rId381" Type="http://schemas.openxmlformats.org/officeDocument/2006/relationships/hyperlink" Target="https://developer.android.com/reference/android/database/sqlite/package-summary.html" TargetMode="External"/><Relationship Id="rId241" Type="http://schemas.openxmlformats.org/officeDocument/2006/relationships/hyperlink" Target="https://developer.android.com/reference/android/app/Service.html" TargetMode="External"/><Relationship Id="rId437" Type="http://schemas.openxmlformats.org/officeDocument/2006/relationships/hyperlink" Target="https://developer.android.com/guide/components/activities.html" TargetMode="External"/><Relationship Id="rId479" Type="http://schemas.openxmlformats.org/officeDocument/2006/relationships/hyperlink" Target="https://developer.android.com/guide/components/processes-and-threads.html" TargetMode="External"/><Relationship Id="rId36" Type="http://schemas.openxmlformats.org/officeDocument/2006/relationships/image" Target="media/image27.jpeg"/><Relationship Id="rId283" Type="http://schemas.openxmlformats.org/officeDocument/2006/relationships/hyperlink" Target="https://developer.android.com/reference/android/app/IntentService.html" TargetMode="External"/><Relationship Id="rId339" Type="http://schemas.openxmlformats.org/officeDocument/2006/relationships/hyperlink" Target="https://developer.android.com/reference/android/content/Context.html" TargetMode="External"/><Relationship Id="rId490" Type="http://schemas.openxmlformats.org/officeDocument/2006/relationships/hyperlink" Target="https://developer.android.com/guide/topics/manifest/application-element.html" TargetMode="External"/><Relationship Id="rId504" Type="http://schemas.openxmlformats.org/officeDocument/2006/relationships/hyperlink" Target="http://www.diyphonegadgets.com/2011/10/ioio-over-bluetooth-released-officially.html" TargetMode="External"/><Relationship Id="rId546" Type="http://schemas.openxmlformats.org/officeDocument/2006/relationships/hyperlink" Target="http://android.git.kernel.org/?p=platform/packages/apps/Browser.git;a=blob;f=src/com/android/browser/BrowserActivity.java;h=60dffac9e075748a01d8d761d087bbbcb687b9d0;hb=HEAD" TargetMode="External"/><Relationship Id="rId78" Type="http://schemas.openxmlformats.org/officeDocument/2006/relationships/hyperlink" Target="https://developer.android.com/guide/topics/manifest/meta-data-element.html" TargetMode="External"/><Relationship Id="rId101" Type="http://schemas.openxmlformats.org/officeDocument/2006/relationships/hyperlink" Target="https://developer.android.com/guide/topics/manifest/intent-filter-element.html" TargetMode="External"/><Relationship Id="rId143" Type="http://schemas.openxmlformats.org/officeDocument/2006/relationships/hyperlink" Target="https://developer.android.com/guide/topics/manifest/permission-element.html" TargetMode="External"/><Relationship Id="rId185" Type="http://schemas.openxmlformats.org/officeDocument/2006/relationships/hyperlink" Target="https://developer.android.com/reference/android/app/Activity.html" TargetMode="External"/><Relationship Id="rId350" Type="http://schemas.openxmlformats.org/officeDocument/2006/relationships/hyperlink" Target="https://developer.android.com/guide/topics/ui/notifiers/toasts.html" TargetMode="External"/><Relationship Id="rId406" Type="http://schemas.openxmlformats.org/officeDocument/2006/relationships/hyperlink" Target="https://developer.android.com/guide/topics/resources/string-resource.html" TargetMode="External"/><Relationship Id="rId9" Type="http://schemas.openxmlformats.org/officeDocument/2006/relationships/hyperlink" Target="https://www.android.com/intl/en_in/wear/" TargetMode="External"/><Relationship Id="rId210" Type="http://schemas.openxmlformats.org/officeDocument/2006/relationships/hyperlink" Target="https://developer.android.com/reference/android/content/Context.html" TargetMode="External"/><Relationship Id="rId392" Type="http://schemas.openxmlformats.org/officeDocument/2006/relationships/hyperlink" Target="http://developer.android.com/reference/android/provider/MediaStore.MediaColumns.html" TargetMode="External"/><Relationship Id="rId448" Type="http://schemas.openxmlformats.org/officeDocument/2006/relationships/hyperlink" Target="https://developer.android.com/reference/android/app/job/JobScheduler.html" TargetMode="External"/><Relationship Id="rId252" Type="http://schemas.openxmlformats.org/officeDocument/2006/relationships/hyperlink" Target="https://developer.android.com/reference/android/content/Context.html" TargetMode="External"/><Relationship Id="rId294" Type="http://schemas.openxmlformats.org/officeDocument/2006/relationships/hyperlink" Target="https://developer.android.com/reference/android/app/IntentService.html" TargetMode="External"/><Relationship Id="rId308" Type="http://schemas.openxmlformats.org/officeDocument/2006/relationships/hyperlink" Target="https://developer.android.com/reference/android/app/Service.html" TargetMode="External"/><Relationship Id="rId515" Type="http://schemas.openxmlformats.org/officeDocument/2006/relationships/hyperlink" Target="http://developer.android.com/guide/components/intents-filters.html" TargetMode="External"/><Relationship Id="rId47" Type="http://schemas.openxmlformats.org/officeDocument/2006/relationships/hyperlink" Target="http://www.vogella.com/tutorials/AndroidLifeCycle/article.html" TargetMode="External"/><Relationship Id="rId89" Type="http://schemas.openxmlformats.org/officeDocument/2006/relationships/hyperlink" Target="https://developer.android.com/guide/topics/manifest/provider-element.html" TargetMode="External"/><Relationship Id="rId112" Type="http://schemas.openxmlformats.org/officeDocument/2006/relationships/hyperlink" Target="https://developer.android.com/guide/topics/manifest/uses-feature-element.html" TargetMode="External"/><Relationship Id="rId154" Type="http://schemas.openxmlformats.org/officeDocument/2006/relationships/hyperlink" Target="https://developer.android.com/guide/topics/manifest/permission-group-element.html" TargetMode="External"/><Relationship Id="rId361" Type="http://schemas.openxmlformats.org/officeDocument/2006/relationships/hyperlink" Target="https://developer.android.com/reference/android/content/Context.html" TargetMode="External"/><Relationship Id="rId557" Type="http://schemas.openxmlformats.org/officeDocument/2006/relationships/hyperlink" Target="https://developer.android.com/guide/topics/appwidgets/index.html" TargetMode="External"/><Relationship Id="rId196" Type="http://schemas.openxmlformats.org/officeDocument/2006/relationships/hyperlink" Target="https://developer.android.com/reference/android/content/Intent.html" TargetMode="External"/><Relationship Id="rId417" Type="http://schemas.openxmlformats.org/officeDocument/2006/relationships/hyperlink" Target="https://developer.android.com/reference/android/view/View.html" TargetMode="External"/><Relationship Id="rId459" Type="http://schemas.openxmlformats.org/officeDocument/2006/relationships/hyperlink" Target="https://developer.android.com/reference/android/app/Service.html" TargetMode="External"/><Relationship Id="rId16" Type="http://schemas.openxmlformats.org/officeDocument/2006/relationships/image" Target="media/image7.png"/><Relationship Id="rId221" Type="http://schemas.openxmlformats.org/officeDocument/2006/relationships/hyperlink" Target="https://developer.android.com/guide/components/processes-and-threads.html" TargetMode="External"/><Relationship Id="rId263" Type="http://schemas.openxmlformats.org/officeDocument/2006/relationships/hyperlink" Target="https://developer.android.com/reference/android/app/Service.html" TargetMode="External"/><Relationship Id="rId319" Type="http://schemas.openxmlformats.org/officeDocument/2006/relationships/hyperlink" Target="https://developer.android.com/reference/android/content/Context.html" TargetMode="External"/><Relationship Id="rId470" Type="http://schemas.openxmlformats.org/officeDocument/2006/relationships/hyperlink" Target="https://developer.android.com/reference/android/app/Service.html" TargetMode="External"/><Relationship Id="rId526" Type="http://schemas.openxmlformats.org/officeDocument/2006/relationships/hyperlink" Target="https://www.icanlocalize.com/site/tutorials/android-application-localization-tutorial/" TargetMode="External"/><Relationship Id="rId58" Type="http://schemas.openxmlformats.org/officeDocument/2006/relationships/hyperlink" Target="https://developer.android.com/guide/topics/manifest/supports-screens-element.html" TargetMode="External"/><Relationship Id="rId123" Type="http://schemas.openxmlformats.org/officeDocument/2006/relationships/hyperlink" Target="https://developer.android.com/guide/topics/manifest/application-element.html" TargetMode="External"/><Relationship Id="rId330" Type="http://schemas.openxmlformats.org/officeDocument/2006/relationships/hyperlink" Target="https://developer.android.com/reference/android/content/Context.html" TargetMode="External"/><Relationship Id="rId165" Type="http://schemas.openxmlformats.org/officeDocument/2006/relationships/hyperlink" Target="http://www.vogella.com/tutorials/AndroidIntent/article.html" TargetMode="External"/><Relationship Id="rId372" Type="http://schemas.openxmlformats.org/officeDocument/2006/relationships/hyperlink" Target="https://en.wikipedia.org/wiki/Publish%E2%80%93subscribe_pattern" TargetMode="External"/><Relationship Id="rId428" Type="http://schemas.openxmlformats.org/officeDocument/2006/relationships/hyperlink" Target="https://developer.android.com/guide/topics/ui/notifiers/notifications.html" TargetMode="External"/><Relationship Id="rId232" Type="http://schemas.openxmlformats.org/officeDocument/2006/relationships/hyperlink" Target="https://developer.android.com/reference/android/app/Service.html" TargetMode="External"/><Relationship Id="rId274" Type="http://schemas.openxmlformats.org/officeDocument/2006/relationships/hyperlink" Target="https://developer.android.com/reference/android/app/Service.html" TargetMode="External"/><Relationship Id="rId481" Type="http://schemas.openxmlformats.org/officeDocument/2006/relationships/hyperlink" Target="https://developer.android.com/reference/android/os/Handler.html" TargetMode="External"/><Relationship Id="rId27" Type="http://schemas.openxmlformats.org/officeDocument/2006/relationships/image" Target="media/image18.jpeg"/><Relationship Id="rId69" Type="http://schemas.openxmlformats.org/officeDocument/2006/relationships/hyperlink" Target="https://developer.android.com/guide/topics/manifest/activity-element.html" TargetMode="External"/><Relationship Id="rId134" Type="http://schemas.openxmlformats.org/officeDocument/2006/relationships/hyperlink" Target="https://developer.android.com/reference/android/content/ContentProvider.html" TargetMode="External"/><Relationship Id="rId537" Type="http://schemas.openxmlformats.org/officeDocument/2006/relationships/hyperlink" Target="http://stackoverflow.com/a/20487527/5154829" TargetMode="External"/><Relationship Id="rId80" Type="http://schemas.openxmlformats.org/officeDocument/2006/relationships/hyperlink" Target="https://developer.android.com/guide/topics/manifest/receiver-element.html" TargetMode="External"/><Relationship Id="rId176" Type="http://schemas.openxmlformats.org/officeDocument/2006/relationships/hyperlink" Target="http://www.vogella.com/tutorials/AndroidIntent/article.html" TargetMode="External"/><Relationship Id="rId341" Type="http://schemas.openxmlformats.org/officeDocument/2006/relationships/hyperlink" Target="https://developer.android.com/reference/android/app/Service.html" TargetMode="External"/><Relationship Id="rId383" Type="http://schemas.openxmlformats.org/officeDocument/2006/relationships/hyperlink" Target="http://www.vogella.com/tutorials/AndroidMedia/article.html" TargetMode="External"/><Relationship Id="rId439" Type="http://schemas.openxmlformats.org/officeDocument/2006/relationships/image" Target="media/image44.jpeg"/><Relationship Id="rId201" Type="http://schemas.openxmlformats.org/officeDocument/2006/relationships/hyperlink" Target="https://developer.android.com/reference/android/content/Context.html" TargetMode="External"/><Relationship Id="rId243" Type="http://schemas.openxmlformats.org/officeDocument/2006/relationships/hyperlink" Target="https://developer.android.com/reference/android/content/Context.html" TargetMode="External"/><Relationship Id="rId285" Type="http://schemas.openxmlformats.org/officeDocument/2006/relationships/hyperlink" Target="https://developer.android.com/reference/android/app/IntentService.html" TargetMode="External"/><Relationship Id="rId450" Type="http://schemas.openxmlformats.org/officeDocument/2006/relationships/hyperlink" Target="https://developer.android.com/reference/android/app/job/JobScheduler.html" TargetMode="External"/><Relationship Id="rId506" Type="http://schemas.openxmlformats.org/officeDocument/2006/relationships/hyperlink" Target="http://www.sparkfun.com/products/10745" TargetMode="External"/><Relationship Id="rId38" Type="http://schemas.openxmlformats.org/officeDocument/2006/relationships/image" Target="media/image29.png"/><Relationship Id="rId103" Type="http://schemas.openxmlformats.org/officeDocument/2006/relationships/hyperlink" Target="https://developer.android.com/guide/topics/manifest/meta-data-element.html" TargetMode="External"/><Relationship Id="rId310" Type="http://schemas.openxmlformats.org/officeDocument/2006/relationships/hyperlink" Target="https://developer.android.com/reference/android/content/Context.html" TargetMode="External"/><Relationship Id="rId492" Type="http://schemas.openxmlformats.org/officeDocument/2006/relationships/hyperlink" Target="http://code.google.com/p/cellbots/" TargetMode="External"/><Relationship Id="rId548" Type="http://schemas.openxmlformats.org/officeDocument/2006/relationships/hyperlink" Target="http://developer.android.com/reference/android/app/Activity.html" TargetMode="External"/><Relationship Id="rId91" Type="http://schemas.openxmlformats.org/officeDocument/2006/relationships/hyperlink" Target="https://developer.android.com/guide/topics/manifest/application-element.html" TargetMode="External"/><Relationship Id="rId145" Type="http://schemas.openxmlformats.org/officeDocument/2006/relationships/hyperlink" Target="https://developer.android.com/guide/topics/manifest/activity-element.html" TargetMode="External"/><Relationship Id="rId187" Type="http://schemas.openxmlformats.org/officeDocument/2006/relationships/hyperlink" Target="https://developer.android.com/reference/android/app/Activity.html" TargetMode="External"/><Relationship Id="rId352" Type="http://schemas.openxmlformats.org/officeDocument/2006/relationships/hyperlink" Target="https://developer.android.com/guide/topics/ui/notifiers/toasts.html" TargetMode="External"/><Relationship Id="rId394" Type="http://schemas.openxmlformats.org/officeDocument/2006/relationships/image" Target="media/image42.png"/><Relationship Id="rId408" Type="http://schemas.openxmlformats.org/officeDocument/2006/relationships/hyperlink" Target="https://developer.android.com/guide/topics/resources/more-resources.html" TargetMode="External"/><Relationship Id="rId212" Type="http://schemas.openxmlformats.org/officeDocument/2006/relationships/hyperlink" Target="https://developer.android.com/reference/android/app/Service.html" TargetMode="External"/><Relationship Id="rId254" Type="http://schemas.openxmlformats.org/officeDocument/2006/relationships/hyperlink" Target="https://developer.android.com/guide/topics/manifest/service-element.html" TargetMode="External"/><Relationship Id="rId49" Type="http://schemas.openxmlformats.org/officeDocument/2006/relationships/hyperlink" Target="https://developer.android.com/guide/topics/manifest/manifest-element.html" TargetMode="External"/><Relationship Id="rId114" Type="http://schemas.openxmlformats.org/officeDocument/2006/relationships/hyperlink" Target="https://developer.android.com/guide/topics/manifest/uses-permission-element.html" TargetMode="External"/><Relationship Id="rId296" Type="http://schemas.openxmlformats.org/officeDocument/2006/relationships/hyperlink" Target="https://developer.android.com/reference/android/app/Service.html" TargetMode="External"/><Relationship Id="rId461" Type="http://schemas.openxmlformats.org/officeDocument/2006/relationships/hyperlink" Target="https://developer.android.com/reference/android/content/Context.html" TargetMode="External"/><Relationship Id="rId517" Type="http://schemas.openxmlformats.org/officeDocument/2006/relationships/hyperlink" Target="https://github.com/amitshekhariitbhu/Fast-Android-Networking" TargetMode="External"/><Relationship Id="rId559" Type="http://schemas.openxmlformats.org/officeDocument/2006/relationships/hyperlink" Target="https://developer.android.com/guide/components/fragments.html" TargetMode="External"/><Relationship Id="rId60" Type="http://schemas.openxmlformats.org/officeDocument/2006/relationships/hyperlink" Target="https://developer.android.com/guide/topics/manifest/supports-gl-texture-element.html" TargetMode="External"/><Relationship Id="rId156" Type="http://schemas.openxmlformats.org/officeDocument/2006/relationships/hyperlink" Target="https://developer.android.com/guide/topics/manifest/permission-group-element.html" TargetMode="External"/><Relationship Id="rId198" Type="http://schemas.openxmlformats.org/officeDocument/2006/relationships/hyperlink" Target="https://developer.android.com/reference/android/content/Context.html" TargetMode="External"/><Relationship Id="rId321" Type="http://schemas.openxmlformats.org/officeDocument/2006/relationships/hyperlink" Target="https://developer.android.com/reference/android/app/PendingIntent.html" TargetMode="External"/><Relationship Id="rId363" Type="http://schemas.openxmlformats.org/officeDocument/2006/relationships/hyperlink" Target="https://developer.android.com/reference/android/os/IBinder.html" TargetMode="External"/><Relationship Id="rId419" Type="http://schemas.openxmlformats.org/officeDocument/2006/relationships/image" Target="media/image43.png"/><Relationship Id="rId223" Type="http://schemas.openxmlformats.org/officeDocument/2006/relationships/hyperlink" Target="https://developer.android.com/reference/android/app/Service.html" TargetMode="External"/><Relationship Id="rId430" Type="http://schemas.openxmlformats.org/officeDocument/2006/relationships/hyperlink" Target="http://www.learn-android.com/2010/01/05/android-layout-tutorial/3/" TargetMode="External"/><Relationship Id="rId18" Type="http://schemas.openxmlformats.org/officeDocument/2006/relationships/image" Target="media/image9.png"/><Relationship Id="rId265" Type="http://schemas.openxmlformats.org/officeDocument/2006/relationships/hyperlink" Target="https://developer.android.com/reference/android/app/Service.html" TargetMode="External"/><Relationship Id="rId472" Type="http://schemas.openxmlformats.org/officeDocument/2006/relationships/hyperlink" Target="https://developer.android.com/reference/android/app/Service.html" TargetMode="External"/><Relationship Id="rId528" Type="http://schemas.openxmlformats.org/officeDocument/2006/relationships/hyperlink" Target="https://www.icanlocalize.com/site/tutorials/android-application-localization-tutorial/" TargetMode="External"/><Relationship Id="rId125" Type="http://schemas.openxmlformats.org/officeDocument/2006/relationships/hyperlink" Target="https://developer.android.com/guide/topics/manifest/manifest-element.html" TargetMode="External"/><Relationship Id="rId167" Type="http://schemas.openxmlformats.org/officeDocument/2006/relationships/hyperlink" Target="http://www.vogella.com/tutorials/AndroidIntent/article.html" TargetMode="External"/><Relationship Id="rId332" Type="http://schemas.openxmlformats.org/officeDocument/2006/relationships/hyperlink" Target="https://developer.android.com/reference/android/app/Service.html" TargetMode="External"/><Relationship Id="rId374" Type="http://schemas.openxmlformats.org/officeDocument/2006/relationships/hyperlink" Target="http://codetheory.in/android-intents/" TargetMode="External"/><Relationship Id="rId71" Type="http://schemas.openxmlformats.org/officeDocument/2006/relationships/hyperlink" Target="https://developer.android.com/guide/topics/manifest/intent-filter-element.html" TargetMode="External"/><Relationship Id="rId234" Type="http://schemas.openxmlformats.org/officeDocument/2006/relationships/hyperlink" Target="https://developer.android.com/reference/android/content/Context.html" TargetMode="External"/><Relationship Id="rId2" Type="http://schemas.openxmlformats.org/officeDocument/2006/relationships/styles" Target="styles.xml"/><Relationship Id="rId29" Type="http://schemas.openxmlformats.org/officeDocument/2006/relationships/image" Target="media/image20.png"/><Relationship Id="rId276" Type="http://schemas.openxmlformats.org/officeDocument/2006/relationships/hyperlink" Target="https://developer.android.com/reference/android/app/IntentService.html" TargetMode="External"/><Relationship Id="rId441" Type="http://schemas.openxmlformats.org/officeDocument/2006/relationships/hyperlink" Target="https://developer.android.com/training/custom-views/create-view.html" TargetMode="External"/><Relationship Id="rId483" Type="http://schemas.openxmlformats.org/officeDocument/2006/relationships/hyperlink" Target="https://developer.android.com/reference/java/util/concurrent/ThreadPoolExecutor.html" TargetMode="External"/><Relationship Id="rId539" Type="http://schemas.openxmlformats.org/officeDocument/2006/relationships/image" Target="media/image50.png"/><Relationship Id="rId40" Type="http://schemas.openxmlformats.org/officeDocument/2006/relationships/image" Target="media/image31.png"/><Relationship Id="rId136" Type="http://schemas.openxmlformats.org/officeDocument/2006/relationships/hyperlink" Target="https://developer.android.com/guide/topics/manifest/manifest-element.html" TargetMode="External"/><Relationship Id="rId178" Type="http://schemas.openxmlformats.org/officeDocument/2006/relationships/hyperlink" Target="https://developer.android.com/reference/android/content/Intent.html" TargetMode="External"/><Relationship Id="rId301" Type="http://schemas.openxmlformats.org/officeDocument/2006/relationships/hyperlink" Target="https://developer.android.com/reference/android/app/Service.html" TargetMode="External"/><Relationship Id="rId343" Type="http://schemas.openxmlformats.org/officeDocument/2006/relationships/hyperlink" Target="https://developer.android.com/reference/android/content/Context.html" TargetMode="External"/><Relationship Id="rId550" Type="http://schemas.openxmlformats.org/officeDocument/2006/relationships/hyperlink" Target="http://android.git.kernel.org/?p=platform/packages/apps/AlarmClock.git;a=blob;f=src/com/android/alarmclock/AlarmAlert.java;h=89a866a991ebecce2a0114f2d5c3f08c378ff826;hb=HEAD" TargetMode="External"/><Relationship Id="rId82" Type="http://schemas.openxmlformats.org/officeDocument/2006/relationships/hyperlink" Target="https://developer.android.com/guide/topics/manifest/intent-filter-element.html" TargetMode="External"/><Relationship Id="rId203" Type="http://schemas.openxmlformats.org/officeDocument/2006/relationships/hyperlink" Target="https://developer.android.com/reference/android/app/Service.html" TargetMode="External"/><Relationship Id="rId385" Type="http://schemas.openxmlformats.org/officeDocument/2006/relationships/hyperlink" Target="http://www.vogella.com/tutorials/AndroidMedia/article.html" TargetMode="External"/><Relationship Id="rId245" Type="http://schemas.openxmlformats.org/officeDocument/2006/relationships/hyperlink" Target="https://developer.android.com/guide/topics/manifest/service-element.html" TargetMode="External"/><Relationship Id="rId287" Type="http://schemas.openxmlformats.org/officeDocument/2006/relationships/hyperlink" Target="https://developer.android.com/reference/android/app/IntentService.html" TargetMode="External"/><Relationship Id="rId410" Type="http://schemas.openxmlformats.org/officeDocument/2006/relationships/hyperlink" Target="https://developer.android.com/reference/android/view/ViewGroup.html" TargetMode="External"/><Relationship Id="rId452" Type="http://schemas.openxmlformats.org/officeDocument/2006/relationships/hyperlink" Target="https://developer.android.com/reference/android/app/job/JobScheduler.html" TargetMode="External"/><Relationship Id="rId494" Type="http://schemas.openxmlformats.org/officeDocument/2006/relationships/hyperlink" Target="http://ytai-mer.blogspot.com/2011/04/meet-ioio-io-for-android.html" TargetMode="External"/><Relationship Id="rId508" Type="http://schemas.openxmlformats.org/officeDocument/2006/relationships/hyperlink" Target="https://developer.android.com/reference/java/lang/Object.html" TargetMode="External"/><Relationship Id="rId105" Type="http://schemas.openxmlformats.org/officeDocument/2006/relationships/hyperlink" Target="https://developer.android.com/guide/topics/manifest/permission-group-element.html" TargetMode="External"/><Relationship Id="rId147" Type="http://schemas.openxmlformats.org/officeDocument/2006/relationships/hyperlink" Target="https://developer.android.com/guide/topics/manifest/application-element.html" TargetMode="External"/><Relationship Id="rId312" Type="http://schemas.openxmlformats.org/officeDocument/2006/relationships/hyperlink" Target="https://developer.android.com/reference/android/content/Intent.html" TargetMode="External"/><Relationship Id="rId354" Type="http://schemas.openxmlformats.org/officeDocument/2006/relationships/hyperlink" Target="https://developer.android.com/reference/android/app/Service.html" TargetMode="External"/><Relationship Id="rId51" Type="http://schemas.openxmlformats.org/officeDocument/2006/relationships/hyperlink" Target="https://developer.android.com/guide/topics/manifest/permission-element.html" TargetMode="External"/><Relationship Id="rId93" Type="http://schemas.openxmlformats.org/officeDocument/2006/relationships/hyperlink" Target="https://developer.android.com/guide/topics/manifest/action-element.html" TargetMode="External"/><Relationship Id="rId189" Type="http://schemas.openxmlformats.org/officeDocument/2006/relationships/hyperlink" Target="https://developer.android.com/reference/android/app/Service.html" TargetMode="External"/><Relationship Id="rId396" Type="http://schemas.openxmlformats.org/officeDocument/2006/relationships/hyperlink" Target="https://developer.android.com/guide/topics/resources/accessing-resources.html" TargetMode="External"/><Relationship Id="rId561" Type="http://schemas.openxmlformats.org/officeDocument/2006/relationships/hyperlink" Target="http://stackoverflow.com/questions/18305945/how-to-resume-fragment-from-backstack-if-exists" TargetMode="External"/><Relationship Id="rId214" Type="http://schemas.openxmlformats.org/officeDocument/2006/relationships/hyperlink" Target="https://developer.android.com/guide/components/services.html" TargetMode="External"/><Relationship Id="rId256" Type="http://schemas.openxmlformats.org/officeDocument/2006/relationships/hyperlink" Target="https://developer.android.com/reference/android/content/Context.html" TargetMode="External"/><Relationship Id="rId298" Type="http://schemas.openxmlformats.org/officeDocument/2006/relationships/hyperlink" Target="https://developer.android.com/reference/android/app/IntentService.html" TargetMode="External"/><Relationship Id="rId421" Type="http://schemas.openxmlformats.org/officeDocument/2006/relationships/hyperlink" Target="https://developer.android.com/reference/android/widget/TextView.html" TargetMode="External"/><Relationship Id="rId463" Type="http://schemas.openxmlformats.org/officeDocument/2006/relationships/hyperlink" Target="https://developer.android.com/reference/android/content/Context.html" TargetMode="External"/><Relationship Id="rId519" Type="http://schemas.openxmlformats.org/officeDocument/2006/relationships/hyperlink" Target="http://code.google.com/p/ksoap2-android/" TargetMode="External"/><Relationship Id="rId116" Type="http://schemas.openxmlformats.org/officeDocument/2006/relationships/hyperlink" Target="https://developer.android.com/guide/topics/manifest/manifest-element.html" TargetMode="External"/><Relationship Id="rId158" Type="http://schemas.openxmlformats.org/officeDocument/2006/relationships/hyperlink" Target="https://developer.android.com/guide/topics/manifest/uses-library-element.html" TargetMode="External"/><Relationship Id="rId323" Type="http://schemas.openxmlformats.org/officeDocument/2006/relationships/hyperlink" Target="https://developer.android.com/reference/android/app/Service.html" TargetMode="External"/><Relationship Id="rId530" Type="http://schemas.openxmlformats.org/officeDocument/2006/relationships/hyperlink" Target="https://medium.com/@nileshjarad/why-developers-scared-to-refactor-code-47efd1b854e7" TargetMode="External"/><Relationship Id="rId20" Type="http://schemas.openxmlformats.org/officeDocument/2006/relationships/image" Target="media/image11.jpeg"/><Relationship Id="rId62" Type="http://schemas.openxmlformats.org/officeDocument/2006/relationships/hyperlink" Target="https://developer.android.com/guide/topics/manifest/activity-element.html" TargetMode="External"/><Relationship Id="rId365" Type="http://schemas.openxmlformats.org/officeDocument/2006/relationships/hyperlink" Target="https://developer.android.com/reference/android/content/Context.html" TargetMode="External"/><Relationship Id="rId225" Type="http://schemas.openxmlformats.org/officeDocument/2006/relationships/hyperlink" Target="https://developer.android.com/reference/android/app/Service.html" TargetMode="External"/><Relationship Id="rId267" Type="http://schemas.openxmlformats.org/officeDocument/2006/relationships/hyperlink" Target="https://developer.android.com/reference/android/app/IntentService.html" TargetMode="External"/><Relationship Id="rId432" Type="http://schemas.openxmlformats.org/officeDocument/2006/relationships/hyperlink" Target="http://www.learn-android.com/2010/01/05/android-layout-tutorial/5/" TargetMode="External"/><Relationship Id="rId474" Type="http://schemas.openxmlformats.org/officeDocument/2006/relationships/hyperlink" Target="https://developer.android.com/reference/android/content/Context.html" TargetMode="External"/><Relationship Id="rId127" Type="http://schemas.openxmlformats.org/officeDocument/2006/relationships/hyperlink" Target="https://developer.android.com/guide/topics/manifest/activity-element.html" TargetMode="External"/><Relationship Id="rId31" Type="http://schemas.openxmlformats.org/officeDocument/2006/relationships/image" Target="media/image22.png"/><Relationship Id="rId73" Type="http://schemas.openxmlformats.org/officeDocument/2006/relationships/hyperlink" Target="https://developer.android.com/guide/topics/manifest/meta-data-element.html" TargetMode="External"/><Relationship Id="rId169" Type="http://schemas.openxmlformats.org/officeDocument/2006/relationships/hyperlink" Target="http://www.vogella.com/tutorials/AndroidIntent/article.html" TargetMode="External"/><Relationship Id="rId334" Type="http://schemas.openxmlformats.org/officeDocument/2006/relationships/hyperlink" Target="https://developer.android.com/reference/android/app/Service.html" TargetMode="External"/><Relationship Id="rId376" Type="http://schemas.openxmlformats.org/officeDocument/2006/relationships/image" Target="media/image39.jpeg"/><Relationship Id="rId541" Type="http://schemas.openxmlformats.org/officeDocument/2006/relationships/hyperlink" Target="http://developer.android.com/tools/performance/memory-monitor/index.html" TargetMode="External"/><Relationship Id="rId4" Type="http://schemas.openxmlformats.org/officeDocument/2006/relationships/webSettings" Target="webSettings.xml"/><Relationship Id="rId180" Type="http://schemas.openxmlformats.org/officeDocument/2006/relationships/hyperlink" Target="https://developer.android.com/reference/android/app/Activity.html" TargetMode="External"/><Relationship Id="rId236" Type="http://schemas.openxmlformats.org/officeDocument/2006/relationships/hyperlink" Target="https://developer.android.com/reference/android/app/Service.html" TargetMode="External"/><Relationship Id="rId278" Type="http://schemas.openxmlformats.org/officeDocument/2006/relationships/hyperlink" Target="https://developer.android.com/reference/android/app/IntentService.html" TargetMode="External"/><Relationship Id="rId401" Type="http://schemas.openxmlformats.org/officeDocument/2006/relationships/hyperlink" Target="https://developer.android.com/guide/topics/resources/animation-resource.html" TargetMode="External"/><Relationship Id="rId443" Type="http://schemas.openxmlformats.org/officeDocument/2006/relationships/hyperlink" Target="https://developer.android.com/training/custom-views/making-interactive.html" TargetMode="External"/><Relationship Id="rId303" Type="http://schemas.openxmlformats.org/officeDocument/2006/relationships/hyperlink" Target="https://developer.android.com/reference/android/app/Service.html" TargetMode="External"/><Relationship Id="rId485" Type="http://schemas.openxmlformats.org/officeDocument/2006/relationships/image" Target="media/image45.jpeg"/><Relationship Id="rId42" Type="http://schemas.openxmlformats.org/officeDocument/2006/relationships/image" Target="media/image33.png"/><Relationship Id="rId84" Type="http://schemas.openxmlformats.org/officeDocument/2006/relationships/hyperlink" Target="https://developer.android.com/guide/topics/manifest/receiver-element.html" TargetMode="External"/><Relationship Id="rId138" Type="http://schemas.openxmlformats.org/officeDocument/2006/relationships/hyperlink" Target="https://developer.android.com/reference/android/content/Intent.html" TargetMode="External"/><Relationship Id="rId345" Type="http://schemas.openxmlformats.org/officeDocument/2006/relationships/hyperlink" Target="https://developer.android.com/reference/android/os/IBinder.html" TargetMode="External"/><Relationship Id="rId387" Type="http://schemas.openxmlformats.org/officeDocument/2006/relationships/hyperlink" Target="http://stackoverflow.com/questions/18926633/list-of-albums-from-mediastore-to-adapter-listview" TargetMode="External"/><Relationship Id="rId510" Type="http://schemas.openxmlformats.org/officeDocument/2006/relationships/hyperlink" Target="https://developer.android.com/reference/android/telephony/TelephonyManager.html" TargetMode="External"/><Relationship Id="rId552" Type="http://schemas.openxmlformats.org/officeDocument/2006/relationships/hyperlink" Target="https://developer.android.com/guide/topics/ui/multi-window.html" TargetMode="External"/><Relationship Id="rId191" Type="http://schemas.openxmlformats.org/officeDocument/2006/relationships/hyperlink" Target="https://developer.android.com/reference/android/app/job/JobScheduler.html" TargetMode="External"/><Relationship Id="rId205" Type="http://schemas.openxmlformats.org/officeDocument/2006/relationships/hyperlink" Target="https://developer.android.com/reference/android/app/job/JobScheduler.html" TargetMode="External"/><Relationship Id="rId247" Type="http://schemas.openxmlformats.org/officeDocument/2006/relationships/hyperlink" Target="https://developer.android.com/guide/topics/manifest/service-element.html" TargetMode="External"/><Relationship Id="rId412" Type="http://schemas.openxmlformats.org/officeDocument/2006/relationships/hyperlink" Target="https://developer.android.com/reference/android/view/ViewGroup.html" TargetMode="External"/><Relationship Id="rId107" Type="http://schemas.openxmlformats.org/officeDocument/2006/relationships/hyperlink" Target="https://developer.android.com/guide/topics/manifest/provider-element.html" TargetMode="External"/><Relationship Id="rId289" Type="http://schemas.openxmlformats.org/officeDocument/2006/relationships/hyperlink" Target="https://developer.android.com/reference/android/app/IntentService.html" TargetMode="External"/><Relationship Id="rId454" Type="http://schemas.openxmlformats.org/officeDocument/2006/relationships/hyperlink" Target="https://developer.android.com/reference/android/content/Context.html" TargetMode="External"/><Relationship Id="rId496" Type="http://schemas.openxmlformats.org/officeDocument/2006/relationships/hyperlink" Target="http://code.google.com/p/microbridge/" TargetMode="External"/><Relationship Id="rId11" Type="http://schemas.openxmlformats.org/officeDocument/2006/relationships/image" Target="media/image2.png"/><Relationship Id="rId53" Type="http://schemas.openxmlformats.org/officeDocument/2006/relationships/hyperlink" Target="https://developer.android.com/guide/topics/manifest/permission-group-element.html" TargetMode="External"/><Relationship Id="rId149" Type="http://schemas.openxmlformats.org/officeDocument/2006/relationships/hyperlink" Target="https://developer.android.com/guide/topics/manifest/permission-element.html" TargetMode="External"/><Relationship Id="rId314" Type="http://schemas.openxmlformats.org/officeDocument/2006/relationships/hyperlink" Target="https://developer.android.com/reference/android/content/Context.html" TargetMode="External"/><Relationship Id="rId356" Type="http://schemas.openxmlformats.org/officeDocument/2006/relationships/hyperlink" Target="https://developer.android.com/reference/android/app/Service.html" TargetMode="External"/><Relationship Id="rId398" Type="http://schemas.openxmlformats.org/officeDocument/2006/relationships/hyperlink" Target="https://developer.android.com/guide/topics/resources/localization.html" TargetMode="External"/><Relationship Id="rId521" Type="http://schemas.openxmlformats.org/officeDocument/2006/relationships/image" Target="media/image47.png"/><Relationship Id="rId563" Type="http://schemas.openxmlformats.org/officeDocument/2006/relationships/hyperlink" Target="http://developer.android.com/guide/components/fragments.html" TargetMode="External"/><Relationship Id="rId95" Type="http://schemas.openxmlformats.org/officeDocument/2006/relationships/hyperlink" Target="https://developer.android.com/guide/topics/manifest/activity-alias-element.html" TargetMode="External"/><Relationship Id="rId160" Type="http://schemas.openxmlformats.org/officeDocument/2006/relationships/hyperlink" Target="http://www.vogella.com/tutorials/AndroidIntent/article.html" TargetMode="External"/><Relationship Id="rId216" Type="http://schemas.openxmlformats.org/officeDocument/2006/relationships/hyperlink" Target="https://developer.android.com/reference/android/app/Activity.html" TargetMode="External"/><Relationship Id="rId423" Type="http://schemas.openxmlformats.org/officeDocument/2006/relationships/hyperlink" Target="https://developer.android.com/guide/topics/ui/declaring-layout.html" TargetMode="External"/><Relationship Id="rId258" Type="http://schemas.openxmlformats.org/officeDocument/2006/relationships/hyperlink" Target="https://developer.android.com/reference/android/app/Service.html" TargetMode="External"/><Relationship Id="rId465" Type="http://schemas.openxmlformats.org/officeDocument/2006/relationships/hyperlink" Target="https://developer.android.com/reference/android/content/Context.html" TargetMode="External"/><Relationship Id="rId22" Type="http://schemas.openxmlformats.org/officeDocument/2006/relationships/image" Target="media/image13.jpeg"/><Relationship Id="rId64" Type="http://schemas.openxmlformats.org/officeDocument/2006/relationships/hyperlink" Target="https://developer.android.com/guide/topics/manifest/action-element.html" TargetMode="External"/><Relationship Id="rId118" Type="http://schemas.openxmlformats.org/officeDocument/2006/relationships/hyperlink" Target="https://developer.android.com/guide/topics/manifest/activity-element.html" TargetMode="External"/><Relationship Id="rId325" Type="http://schemas.openxmlformats.org/officeDocument/2006/relationships/hyperlink" Target="https://developer.android.com/reference/android/content/Context.html" TargetMode="External"/><Relationship Id="rId367" Type="http://schemas.openxmlformats.org/officeDocument/2006/relationships/hyperlink" Target="https://developer.android.com/reference/android/content/Intent.html" TargetMode="External"/><Relationship Id="rId532" Type="http://schemas.openxmlformats.org/officeDocument/2006/relationships/hyperlink" Target="http://junit.org/junit4/" TargetMode="External"/><Relationship Id="rId171" Type="http://schemas.openxmlformats.org/officeDocument/2006/relationships/hyperlink" Target="http://www.vogella.com/tutorials/AndroidIntent/article.html" TargetMode="External"/><Relationship Id="rId227" Type="http://schemas.openxmlformats.org/officeDocument/2006/relationships/hyperlink" Target="https://developer.android.com/reference/android/app/Service.html" TargetMode="External"/><Relationship Id="rId269" Type="http://schemas.openxmlformats.org/officeDocument/2006/relationships/hyperlink" Target="https://developer.android.com/reference/android/app/IntentService.html" TargetMode="External"/><Relationship Id="rId434" Type="http://schemas.openxmlformats.org/officeDocument/2006/relationships/hyperlink" Target="http://www.learn-android.com/2009/12/05/lots-of-lists-1-simple/" TargetMode="External"/><Relationship Id="rId476" Type="http://schemas.openxmlformats.org/officeDocument/2006/relationships/hyperlink" Target="https://developer.android.com/reference/android/app/Service.html" TargetMode="External"/><Relationship Id="rId33" Type="http://schemas.openxmlformats.org/officeDocument/2006/relationships/image" Target="media/image24.jpeg"/><Relationship Id="rId129" Type="http://schemas.openxmlformats.org/officeDocument/2006/relationships/hyperlink" Target="https://developer.android.com/guide/topics/manifest/receiver-element.html" TargetMode="External"/><Relationship Id="rId280" Type="http://schemas.openxmlformats.org/officeDocument/2006/relationships/hyperlink" Target="https://developer.android.com/reference/android/app/IntentService.html" TargetMode="External"/><Relationship Id="rId336" Type="http://schemas.openxmlformats.org/officeDocument/2006/relationships/hyperlink" Target="https://developer.android.com/reference/android/content/Context.html" TargetMode="External"/><Relationship Id="rId501" Type="http://schemas.openxmlformats.org/officeDocument/2006/relationships/hyperlink" Target="http://diydrones.com/profiles/blogs/new-diy-drones-product-preview" TargetMode="External"/><Relationship Id="rId543" Type="http://schemas.openxmlformats.org/officeDocument/2006/relationships/hyperlink" Target="http://developer.android.com/tools/performance/allocation-tracker/index.html" TargetMode="External"/><Relationship Id="rId75" Type="http://schemas.openxmlformats.org/officeDocument/2006/relationships/hyperlink" Target="https://developer.android.com/guide/topics/manifest/service-element.html" TargetMode="External"/><Relationship Id="rId140" Type="http://schemas.openxmlformats.org/officeDocument/2006/relationships/hyperlink" Target="https://developer.android.com/guide/topics/manifest/intent-filter-element.html" TargetMode="External"/><Relationship Id="rId182" Type="http://schemas.openxmlformats.org/officeDocument/2006/relationships/hyperlink" Target="https://developer.android.com/reference/android/content/Intent.html" TargetMode="External"/><Relationship Id="rId378" Type="http://schemas.openxmlformats.org/officeDocument/2006/relationships/image" Target="media/image40.png"/><Relationship Id="rId403" Type="http://schemas.openxmlformats.org/officeDocument/2006/relationships/hyperlink" Target="https://developer.android.com/guide/topics/resources/drawable-resource.html" TargetMode="External"/><Relationship Id="rId6" Type="http://schemas.openxmlformats.org/officeDocument/2006/relationships/endnotes" Target="endnotes.xml"/><Relationship Id="rId238" Type="http://schemas.openxmlformats.org/officeDocument/2006/relationships/hyperlink" Target="https://developer.android.com/reference/android/content/Context.html" TargetMode="External"/><Relationship Id="rId445" Type="http://schemas.openxmlformats.org/officeDocument/2006/relationships/hyperlink" Target="https://developer.android.com/reference/android/view/View.html" TargetMode="External"/><Relationship Id="rId487" Type="http://schemas.openxmlformats.org/officeDocument/2006/relationships/hyperlink" Target="https://developer.android.com/guide/topics/manifest/service-element.html" TargetMode="External"/><Relationship Id="rId291" Type="http://schemas.openxmlformats.org/officeDocument/2006/relationships/hyperlink" Target="https://developer.android.com/reference/android/app/IntentService.html" TargetMode="External"/><Relationship Id="rId305" Type="http://schemas.openxmlformats.org/officeDocument/2006/relationships/hyperlink" Target="https://developer.android.com/reference/android/app/Service.html" TargetMode="External"/><Relationship Id="rId347" Type="http://schemas.openxmlformats.org/officeDocument/2006/relationships/hyperlink" Target="https://developer.android.com/reference/android/os/IBinder.html" TargetMode="External"/><Relationship Id="rId512" Type="http://schemas.openxmlformats.org/officeDocument/2006/relationships/hyperlink" Target="https://developer.android.com/guide/topics/connectivity/nfc/nfc.html" TargetMode="External"/><Relationship Id="rId44" Type="http://schemas.openxmlformats.org/officeDocument/2006/relationships/image" Target="media/image35.png"/><Relationship Id="rId86" Type="http://schemas.openxmlformats.org/officeDocument/2006/relationships/hyperlink" Target="https://developer.android.com/guide/topics/manifest/grant-uri-permission-element.html" TargetMode="External"/><Relationship Id="rId151" Type="http://schemas.openxmlformats.org/officeDocument/2006/relationships/hyperlink" Target="https://developer.android.com/guide/topics/manifest/permission-element.html" TargetMode="External"/><Relationship Id="rId389" Type="http://schemas.openxmlformats.org/officeDocument/2006/relationships/hyperlink" Target="http://developer.android.com/reference/android/provider/MediaStore.html" TargetMode="External"/><Relationship Id="rId554" Type="http://schemas.openxmlformats.org/officeDocument/2006/relationships/hyperlink" Target="http://developer.android.com/training/basics/activity-lifecycle/index.html" TargetMode="External"/><Relationship Id="rId193" Type="http://schemas.openxmlformats.org/officeDocument/2006/relationships/hyperlink" Target="https://developer.android.com/reference/android/app/Service.html" TargetMode="External"/><Relationship Id="rId207" Type="http://schemas.openxmlformats.org/officeDocument/2006/relationships/hyperlink" Target="https://developer.android.com/reference/android/app/job/JobScheduler.html" TargetMode="External"/><Relationship Id="rId249" Type="http://schemas.openxmlformats.org/officeDocument/2006/relationships/hyperlink" Target="https://developer.android.com/guide/topics/manifest/service-element.html" TargetMode="External"/><Relationship Id="rId414" Type="http://schemas.openxmlformats.org/officeDocument/2006/relationships/hyperlink" Target="https://developer.android.com/reference/android/view/ViewGroup.html" TargetMode="External"/><Relationship Id="rId456" Type="http://schemas.openxmlformats.org/officeDocument/2006/relationships/hyperlink" Target="https://developer.android.com/reference/android/app/Service.html" TargetMode="External"/><Relationship Id="rId498" Type="http://schemas.openxmlformats.org/officeDocument/2006/relationships/hyperlink" Target="http://developer.android.com/guide/topics/usb/adk.html" TargetMode="External"/><Relationship Id="rId13" Type="http://schemas.openxmlformats.org/officeDocument/2006/relationships/image" Target="media/image4.jpeg"/><Relationship Id="rId109" Type="http://schemas.openxmlformats.org/officeDocument/2006/relationships/hyperlink" Target="https://developer.android.com/guide/topics/manifest/service-element.html" TargetMode="External"/><Relationship Id="rId260" Type="http://schemas.openxmlformats.org/officeDocument/2006/relationships/hyperlink" Target="https://developer.android.com/reference/android/content/Context.html" TargetMode="External"/><Relationship Id="rId316" Type="http://schemas.openxmlformats.org/officeDocument/2006/relationships/hyperlink" Target="https://developer.android.com/reference/android/app/Service.html" TargetMode="External"/><Relationship Id="rId523" Type="http://schemas.openxmlformats.org/officeDocument/2006/relationships/hyperlink" Target="https://en.wikipedia.org/wiki/Geo-fence" TargetMode="External"/><Relationship Id="rId55" Type="http://schemas.openxmlformats.org/officeDocument/2006/relationships/hyperlink" Target="https://developer.android.com/guide/topics/manifest/uses-sdk-element.html" TargetMode="External"/><Relationship Id="rId97" Type="http://schemas.openxmlformats.org/officeDocument/2006/relationships/hyperlink" Target="https://developer.android.com/guide/topics/manifest/category-element.html" TargetMode="External"/><Relationship Id="rId120" Type="http://schemas.openxmlformats.org/officeDocument/2006/relationships/hyperlink" Target="https://developer.android.com/guide/topics/manifest/service-element.html" TargetMode="External"/><Relationship Id="rId358" Type="http://schemas.openxmlformats.org/officeDocument/2006/relationships/hyperlink" Target="https://developer.android.com/guide/topics/ui/notifiers/notifications.html" TargetMode="External"/><Relationship Id="rId565" Type="http://schemas.openxmlformats.org/officeDocument/2006/relationships/footer" Target="footer1.xml"/><Relationship Id="rId162" Type="http://schemas.openxmlformats.org/officeDocument/2006/relationships/hyperlink" Target="http://www.vogella.com/tutorials/AndroidIntent/article.html" TargetMode="External"/><Relationship Id="rId218" Type="http://schemas.openxmlformats.org/officeDocument/2006/relationships/hyperlink" Target="https://developer.android.com/reference/android/os/AsyncTask.html" TargetMode="External"/><Relationship Id="rId425" Type="http://schemas.openxmlformats.org/officeDocument/2006/relationships/hyperlink" Target="https://developer.android.com/reference/android/view/ViewGroup.html" TargetMode="External"/><Relationship Id="rId467" Type="http://schemas.openxmlformats.org/officeDocument/2006/relationships/hyperlink" Target="https://developer.android.com/reference/android/app/Service.html" TargetMode="External"/><Relationship Id="rId271" Type="http://schemas.openxmlformats.org/officeDocument/2006/relationships/hyperlink" Target="https://developer.android.com/reference/android/app/IntentService.html" TargetMode="External"/><Relationship Id="rId24" Type="http://schemas.openxmlformats.org/officeDocument/2006/relationships/image" Target="media/image15.jpeg"/><Relationship Id="rId66" Type="http://schemas.openxmlformats.org/officeDocument/2006/relationships/hyperlink" Target="https://developer.android.com/guide/topics/manifest/data-element.html" TargetMode="External"/><Relationship Id="rId131" Type="http://schemas.openxmlformats.org/officeDocument/2006/relationships/hyperlink" Target="https://developer.android.com/reference/android/app/Activity.html" TargetMode="External"/><Relationship Id="rId327" Type="http://schemas.openxmlformats.org/officeDocument/2006/relationships/hyperlink" Target="https://developer.android.com/reference/android/app/Service.html" TargetMode="External"/><Relationship Id="rId369" Type="http://schemas.openxmlformats.org/officeDocument/2006/relationships/hyperlink" Target="https://developer.android.com/reference/android/content/Context.html" TargetMode="External"/><Relationship Id="rId534" Type="http://schemas.openxmlformats.org/officeDocument/2006/relationships/hyperlink" Target="https://github.com/codepath/android_guides/wiki/UI-Testing-with-Espresso" TargetMode="External"/><Relationship Id="rId173" Type="http://schemas.openxmlformats.org/officeDocument/2006/relationships/hyperlink" Target="http://www.vogella.com/tutorials/AndroidIntent/article.html" TargetMode="External"/><Relationship Id="rId229" Type="http://schemas.openxmlformats.org/officeDocument/2006/relationships/hyperlink" Target="https://developer.android.com/reference/android/os/IBinder.html" TargetMode="External"/><Relationship Id="rId380" Type="http://schemas.openxmlformats.org/officeDocument/2006/relationships/hyperlink" Target="http://developer.android.com/guide/topics/providers/content-provider-creating.html" TargetMode="External"/><Relationship Id="rId436" Type="http://schemas.openxmlformats.org/officeDocument/2006/relationships/hyperlink" Target="http://www.learn-android.com/2010/01/05/android-layout-tutorial/2/" TargetMode="External"/><Relationship Id="rId240" Type="http://schemas.openxmlformats.org/officeDocument/2006/relationships/hyperlink" Target="https://developer.android.com/guide/components/services.html" TargetMode="External"/><Relationship Id="rId478" Type="http://schemas.openxmlformats.org/officeDocument/2006/relationships/hyperlink" Target="https://developer.android.com/reference/android/app/Service.html" TargetMode="External"/><Relationship Id="rId35" Type="http://schemas.openxmlformats.org/officeDocument/2006/relationships/image" Target="media/image26.jpeg"/><Relationship Id="rId77" Type="http://schemas.openxmlformats.org/officeDocument/2006/relationships/hyperlink" Target="https://developer.android.com/guide/topics/manifest/intent-filter-element.html" TargetMode="External"/><Relationship Id="rId100" Type="http://schemas.openxmlformats.org/officeDocument/2006/relationships/hyperlink" Target="https://developer.android.com/guide/topics/manifest/instrumentation-element.html" TargetMode="External"/><Relationship Id="rId282" Type="http://schemas.openxmlformats.org/officeDocument/2006/relationships/hyperlink" Target="https://developer.android.com/reference/android/app/IntentService.html" TargetMode="External"/><Relationship Id="rId338" Type="http://schemas.openxmlformats.org/officeDocument/2006/relationships/hyperlink" Target="https://developer.android.com/guide/components/services.html" TargetMode="External"/><Relationship Id="rId503" Type="http://schemas.openxmlformats.org/officeDocument/2006/relationships/hyperlink" Target="http://developer.android.com/guide/topics/usb/host.html" TargetMode="External"/><Relationship Id="rId545" Type="http://schemas.openxmlformats.org/officeDocument/2006/relationships/hyperlink" Target="http://android.git.kernel.org/?p=platform/packages/apps/AlarmClock.git;a=blob;f=AndroidManifest.xml;h=d7310097bf2c247314ec1aa38ffaa7da952e6fa0;hb=HEAD" TargetMode="External"/><Relationship Id="rId8" Type="http://schemas.openxmlformats.org/officeDocument/2006/relationships/hyperlink" Target="https://www.google.com/design/spec/material-design/introduction.html" TargetMode="External"/><Relationship Id="rId142" Type="http://schemas.openxmlformats.org/officeDocument/2006/relationships/hyperlink" Target="https://developer.android.com/guide/components/intents-filters.html" TargetMode="External"/><Relationship Id="rId184" Type="http://schemas.openxmlformats.org/officeDocument/2006/relationships/hyperlink" Target="https://developer.android.com/reference/android/content/Intent.html" TargetMode="External"/><Relationship Id="rId391" Type="http://schemas.openxmlformats.org/officeDocument/2006/relationships/hyperlink" Target="http://developer.android.com/reference/android/content/ContentResolver.html" TargetMode="External"/><Relationship Id="rId405" Type="http://schemas.openxmlformats.org/officeDocument/2006/relationships/hyperlink" Target="https://developer.android.com/guide/topics/resources/menu-resource.html" TargetMode="External"/><Relationship Id="rId447" Type="http://schemas.openxmlformats.org/officeDocument/2006/relationships/hyperlink" Target="https://developer.android.com/reference/android/content/Context.html" TargetMode="External"/><Relationship Id="rId251" Type="http://schemas.openxmlformats.org/officeDocument/2006/relationships/hyperlink" Target="https://developer.android.com/reference/android/app/Service.html" TargetMode="External"/><Relationship Id="rId489" Type="http://schemas.openxmlformats.org/officeDocument/2006/relationships/hyperlink" Target="https://developer.android.com/guide/topics/manifest/provider-element.html" TargetMode="External"/><Relationship Id="rId46" Type="http://schemas.openxmlformats.org/officeDocument/2006/relationships/image" Target="media/image36.png"/><Relationship Id="rId293" Type="http://schemas.openxmlformats.org/officeDocument/2006/relationships/hyperlink" Target="https://developer.android.com/reference/android/app/Service.html" TargetMode="External"/><Relationship Id="rId307" Type="http://schemas.openxmlformats.org/officeDocument/2006/relationships/hyperlink" Target="https://developer.android.com/reference/android/app/Service.html" TargetMode="External"/><Relationship Id="rId349" Type="http://schemas.openxmlformats.org/officeDocument/2006/relationships/hyperlink" Target="https://developer.android.com/guide/components/bound-services.html" TargetMode="External"/><Relationship Id="rId514" Type="http://schemas.openxmlformats.org/officeDocument/2006/relationships/hyperlink" Target="https://developer.android.com/guide/topics/connectivity/nfc/nfc.html" TargetMode="External"/><Relationship Id="rId556" Type="http://schemas.openxmlformats.org/officeDocument/2006/relationships/hyperlink" Target="https://developer.android.com/guide/topics/ui/notifiers/notifications.html" TargetMode="External"/><Relationship Id="rId88" Type="http://schemas.openxmlformats.org/officeDocument/2006/relationships/hyperlink" Target="https://developer.android.com/guide/topics/manifest/path-permission-element.html" TargetMode="External"/><Relationship Id="rId111" Type="http://schemas.openxmlformats.org/officeDocument/2006/relationships/hyperlink" Target="https://developer.android.com/guide/topics/manifest/uses-configuration-element.html" TargetMode="External"/><Relationship Id="rId153" Type="http://schemas.openxmlformats.org/officeDocument/2006/relationships/hyperlink" Target="https://developer.android.com/guide/topics/manifest/permission-tree-element.html" TargetMode="External"/><Relationship Id="rId195" Type="http://schemas.openxmlformats.org/officeDocument/2006/relationships/hyperlink" Target="https://developer.android.com/reference/android/content/Context.html" TargetMode="External"/><Relationship Id="rId209" Type="http://schemas.openxmlformats.org/officeDocument/2006/relationships/hyperlink" Target="https://developer.android.com/reference/android/content/Context.html" TargetMode="External"/><Relationship Id="rId360" Type="http://schemas.openxmlformats.org/officeDocument/2006/relationships/hyperlink" Target="https://developer.android.com/reference/android/app/Service.html" TargetMode="External"/><Relationship Id="rId416" Type="http://schemas.openxmlformats.org/officeDocument/2006/relationships/hyperlink" Target="https://developer.android.com/reference/android/view/ViewGroup.html" TargetMode="External"/><Relationship Id="rId220" Type="http://schemas.openxmlformats.org/officeDocument/2006/relationships/hyperlink" Target="https://developer.android.com/reference/java/lang/Thread.html" TargetMode="External"/><Relationship Id="rId458" Type="http://schemas.openxmlformats.org/officeDocument/2006/relationships/hyperlink" Target="https://developer.android.com/guide/components/services.html" TargetMode="External"/><Relationship Id="rId15" Type="http://schemas.openxmlformats.org/officeDocument/2006/relationships/image" Target="media/image6.jpeg"/><Relationship Id="rId57" Type="http://schemas.openxmlformats.org/officeDocument/2006/relationships/hyperlink" Target="https://developer.android.com/guide/topics/manifest/uses-feature-element.html" TargetMode="External"/><Relationship Id="rId262" Type="http://schemas.openxmlformats.org/officeDocument/2006/relationships/hyperlink" Target="https://developer.android.com/reference/android/content/Intent.html" TargetMode="External"/><Relationship Id="rId318" Type="http://schemas.openxmlformats.org/officeDocument/2006/relationships/hyperlink" Target="https://developer.android.com/reference/android/app/Service.html" TargetMode="External"/><Relationship Id="rId525" Type="http://schemas.openxmlformats.org/officeDocument/2006/relationships/hyperlink" Target="https://www.icanlocalize.com/site/tutorials/android-application-localization-tutorial/" TargetMode="External"/><Relationship Id="rId567" Type="http://schemas.openxmlformats.org/officeDocument/2006/relationships/theme" Target="theme/theme1.xml"/><Relationship Id="rId99" Type="http://schemas.openxmlformats.org/officeDocument/2006/relationships/hyperlink" Target="https://developer.android.com/guide/topics/manifest/grant-uri-permission-element.html" TargetMode="External"/><Relationship Id="rId122" Type="http://schemas.openxmlformats.org/officeDocument/2006/relationships/hyperlink" Target="https://developer.android.com/guide/topics/manifest/activity-element.html" TargetMode="External"/><Relationship Id="rId164" Type="http://schemas.openxmlformats.org/officeDocument/2006/relationships/hyperlink" Target="http://www.vogella.com/tutorials/AndroidIntent/article.html" TargetMode="External"/><Relationship Id="rId371" Type="http://schemas.openxmlformats.org/officeDocument/2006/relationships/image" Target="media/image38.png"/><Relationship Id="rId427" Type="http://schemas.openxmlformats.org/officeDocument/2006/relationships/hyperlink" Target="https://developer.android.com/guide/topics/ui/dialogs.html" TargetMode="External"/><Relationship Id="rId469" Type="http://schemas.openxmlformats.org/officeDocument/2006/relationships/hyperlink" Target="https://developer.android.com/reference/android/app/Service.html" TargetMode="External"/><Relationship Id="rId26" Type="http://schemas.openxmlformats.org/officeDocument/2006/relationships/image" Target="media/image17.jpeg"/><Relationship Id="rId231" Type="http://schemas.openxmlformats.org/officeDocument/2006/relationships/hyperlink" Target="https://developer.android.com/reference/android/app/Service.html" TargetMode="External"/><Relationship Id="rId273" Type="http://schemas.openxmlformats.org/officeDocument/2006/relationships/hyperlink" Target="https://developer.android.com/reference/android/app/IntentService.html" TargetMode="External"/><Relationship Id="rId329" Type="http://schemas.openxmlformats.org/officeDocument/2006/relationships/hyperlink" Target="https://developer.android.com/reference/android/app/Service.html" TargetMode="External"/><Relationship Id="rId480" Type="http://schemas.openxmlformats.org/officeDocument/2006/relationships/hyperlink" Target="https://developer.android.com/reference/java/lang/Thread.html" TargetMode="External"/><Relationship Id="rId536" Type="http://schemas.openxmlformats.org/officeDocument/2006/relationships/hyperlink" Target="https://github.com/codepath/android_guides/wiki/UI-Testing-with-Robotium" TargetMode="External"/><Relationship Id="rId68" Type="http://schemas.openxmlformats.org/officeDocument/2006/relationships/hyperlink" Target="https://developer.android.com/guide/topics/manifest/meta-data-element.html" TargetMode="External"/><Relationship Id="rId133" Type="http://schemas.openxmlformats.org/officeDocument/2006/relationships/hyperlink" Target="https://developer.android.com/reference/android/content/BroadcastReceiver.html" TargetMode="External"/><Relationship Id="rId175" Type="http://schemas.openxmlformats.org/officeDocument/2006/relationships/hyperlink" Target="http://www.vogella.com/tutorials/AndroidIntent/article.html" TargetMode="External"/><Relationship Id="rId340" Type="http://schemas.openxmlformats.org/officeDocument/2006/relationships/hyperlink" Target="https://developer.android.com/reference/android/content/Context.html" TargetMode="External"/><Relationship Id="rId200" Type="http://schemas.openxmlformats.org/officeDocument/2006/relationships/hyperlink" Target="https://developer.android.com/reference/android/content/Intent.html" TargetMode="External"/><Relationship Id="rId382" Type="http://schemas.openxmlformats.org/officeDocument/2006/relationships/hyperlink" Target="http://www.vogella.com/tutorials/AndroidMedia/article.html" TargetMode="External"/><Relationship Id="rId438" Type="http://schemas.openxmlformats.org/officeDocument/2006/relationships/hyperlink" Target="https://developer.android.com/guide/topics/appwidgets/index.html" TargetMode="External"/><Relationship Id="rId242" Type="http://schemas.openxmlformats.org/officeDocument/2006/relationships/hyperlink" Target="https://developer.android.com/guide/components/processes-and-threads.html" TargetMode="External"/><Relationship Id="rId284" Type="http://schemas.openxmlformats.org/officeDocument/2006/relationships/hyperlink" Target="https://developer.android.com/reference/android/app/IntentService.html" TargetMode="External"/><Relationship Id="rId491" Type="http://schemas.openxmlformats.org/officeDocument/2006/relationships/hyperlink" Target="http://developer.android.com/guide/practices/responsiveness.html" TargetMode="External"/><Relationship Id="rId505" Type="http://schemas.openxmlformats.org/officeDocument/2006/relationships/hyperlink" Target="http://www.raspberrypi.org/" TargetMode="External"/><Relationship Id="rId37" Type="http://schemas.openxmlformats.org/officeDocument/2006/relationships/image" Target="media/image28.png"/><Relationship Id="rId79" Type="http://schemas.openxmlformats.org/officeDocument/2006/relationships/hyperlink" Target="https://developer.android.com/guide/topics/manifest/service-element.html" TargetMode="External"/><Relationship Id="rId102" Type="http://schemas.openxmlformats.org/officeDocument/2006/relationships/hyperlink" Target="https://developer.android.com/guide/topics/manifest/manifest-element.html" TargetMode="External"/><Relationship Id="rId144" Type="http://schemas.openxmlformats.org/officeDocument/2006/relationships/hyperlink" Target="https://developer.android.com/guide/topics/manifest/application-element.html" TargetMode="External"/><Relationship Id="rId547" Type="http://schemas.openxmlformats.org/officeDocument/2006/relationships/hyperlink" Target="http://android.git.kernel.org/?p=platform/packages/apps/Browser.git;a=blob;f=src/com/android/browser/BrowserBookmarksPage.java;h=6ab011bfadd147f430050e174c8b86eb33299c97;hb=HEAD" TargetMode="External"/><Relationship Id="rId90" Type="http://schemas.openxmlformats.org/officeDocument/2006/relationships/hyperlink" Target="https://developer.android.com/guide/topics/manifest/uses-library-element.html" TargetMode="External"/><Relationship Id="rId186" Type="http://schemas.openxmlformats.org/officeDocument/2006/relationships/hyperlink" Target="https://developer.android.com/reference/android/content/Intent.html" TargetMode="External"/><Relationship Id="rId351" Type="http://schemas.openxmlformats.org/officeDocument/2006/relationships/hyperlink" Target="https://developer.android.com/guide/topics/ui/notifiers/notifications.html" TargetMode="External"/><Relationship Id="rId393" Type="http://schemas.openxmlformats.org/officeDocument/2006/relationships/image" Target="media/image41.png"/><Relationship Id="rId407" Type="http://schemas.openxmlformats.org/officeDocument/2006/relationships/hyperlink" Target="https://developer.android.com/guide/topics/resources/style-resource.html" TargetMode="External"/><Relationship Id="rId449" Type="http://schemas.openxmlformats.org/officeDocument/2006/relationships/hyperlink" Target="https://developer.android.com/reference/android/app/job/JobScheduler.html" TargetMode="External"/><Relationship Id="rId211" Type="http://schemas.openxmlformats.org/officeDocument/2006/relationships/hyperlink" Target="https://developer.android.com/reference/android/app/Service.html" TargetMode="External"/><Relationship Id="rId253" Type="http://schemas.openxmlformats.org/officeDocument/2006/relationships/hyperlink" Target="https://developer.android.com/guide/topics/manifest/service-element.html" TargetMode="External"/><Relationship Id="rId295" Type="http://schemas.openxmlformats.org/officeDocument/2006/relationships/hyperlink" Target="https://developer.android.com/reference/android/app/IntentService.html" TargetMode="External"/><Relationship Id="rId309" Type="http://schemas.openxmlformats.org/officeDocument/2006/relationships/hyperlink" Target="https://developer.android.com/reference/android/content/Intent.html" TargetMode="External"/><Relationship Id="rId460" Type="http://schemas.openxmlformats.org/officeDocument/2006/relationships/hyperlink" Target="https://developer.android.com/reference/android/app/Service.html" TargetMode="External"/><Relationship Id="rId516" Type="http://schemas.openxmlformats.org/officeDocument/2006/relationships/image" Target="media/image46.png"/><Relationship Id="rId48" Type="http://schemas.openxmlformats.org/officeDocument/2006/relationships/hyperlink" Target="https://developer.android.com/reference/android/content/Intent.html" TargetMode="External"/><Relationship Id="rId113" Type="http://schemas.openxmlformats.org/officeDocument/2006/relationships/hyperlink" Target="https://developer.android.com/guide/topics/manifest/uses-library-element.html" TargetMode="External"/><Relationship Id="rId320" Type="http://schemas.openxmlformats.org/officeDocument/2006/relationships/hyperlink" Target="https://developer.android.com/reference/android/app/PendingIntent.html" TargetMode="External"/><Relationship Id="rId558" Type="http://schemas.openxmlformats.org/officeDocument/2006/relationships/hyperlink" Target="https://developer.android.com/training/implementing-navigation/nav-drawer.html" TargetMode="External"/><Relationship Id="rId155" Type="http://schemas.openxmlformats.org/officeDocument/2006/relationships/hyperlink" Target="https://developer.android.com/guide/topics/manifest/permission-element.html" TargetMode="External"/><Relationship Id="rId197" Type="http://schemas.openxmlformats.org/officeDocument/2006/relationships/hyperlink" Target="https://developer.android.com/reference/android/content/Intent.html" TargetMode="External"/><Relationship Id="rId362" Type="http://schemas.openxmlformats.org/officeDocument/2006/relationships/hyperlink" Target="https://developer.android.com/reference/android/content/Context.html" TargetMode="External"/><Relationship Id="rId418" Type="http://schemas.openxmlformats.org/officeDocument/2006/relationships/hyperlink" Target="https://developer.android.com/reference/android/view/ViewGroup.html" TargetMode="External"/><Relationship Id="rId222" Type="http://schemas.openxmlformats.org/officeDocument/2006/relationships/hyperlink" Target="https://developer.android.com/reference/android/app/Service.html" TargetMode="External"/><Relationship Id="rId264" Type="http://schemas.openxmlformats.org/officeDocument/2006/relationships/hyperlink" Target="https://developer.android.com/reference/android/content/Context.html" TargetMode="External"/><Relationship Id="rId471" Type="http://schemas.openxmlformats.org/officeDocument/2006/relationships/hyperlink" Target="https://developer.android.com/reference/android/content/Context.html" TargetMode="External"/><Relationship Id="rId17" Type="http://schemas.openxmlformats.org/officeDocument/2006/relationships/image" Target="media/image8.jpeg"/><Relationship Id="rId59" Type="http://schemas.openxmlformats.org/officeDocument/2006/relationships/hyperlink" Target="https://developer.android.com/guide/topics/manifest/compatible-screens-element.html" TargetMode="External"/><Relationship Id="rId124" Type="http://schemas.openxmlformats.org/officeDocument/2006/relationships/hyperlink" Target="https://developer.android.com/guide/topics/manifest/manifest-element.html" TargetMode="External"/><Relationship Id="rId527" Type="http://schemas.openxmlformats.org/officeDocument/2006/relationships/hyperlink" Target="https://www.icanlocalize.com/site/tutorials/android-application-localization-tutorial/" TargetMode="External"/><Relationship Id="rId70" Type="http://schemas.openxmlformats.org/officeDocument/2006/relationships/hyperlink" Target="https://developer.android.com/guide/topics/manifest/activity-alias-element.html" TargetMode="External"/><Relationship Id="rId166" Type="http://schemas.openxmlformats.org/officeDocument/2006/relationships/hyperlink" Target="http://www.vogella.com/tutorials/AndroidIntent/article.html" TargetMode="External"/><Relationship Id="rId331" Type="http://schemas.openxmlformats.org/officeDocument/2006/relationships/hyperlink" Target="https://developer.android.com/reference/android/app/Service.html" TargetMode="External"/><Relationship Id="rId373" Type="http://schemas.openxmlformats.org/officeDocument/2006/relationships/hyperlink" Target="http://developer.android.com/reference/android/content/BroadcastReceiver.html" TargetMode="External"/><Relationship Id="rId429" Type="http://schemas.openxmlformats.org/officeDocument/2006/relationships/hyperlink" Target="http://www.learn-android.com/2010/01/05/android-layout-tutorial/2/" TargetMode="External"/><Relationship Id="rId1" Type="http://schemas.openxmlformats.org/officeDocument/2006/relationships/numbering" Target="numbering.xml"/><Relationship Id="rId233" Type="http://schemas.openxmlformats.org/officeDocument/2006/relationships/hyperlink" Target="https://developer.android.com/reference/android/app/Service.html" TargetMode="External"/><Relationship Id="rId440" Type="http://schemas.openxmlformats.org/officeDocument/2006/relationships/hyperlink" Target="http://www.vogella.com/tutorials/AndroidCustomViews/article.html" TargetMode="External"/><Relationship Id="rId28" Type="http://schemas.openxmlformats.org/officeDocument/2006/relationships/image" Target="media/image19.png"/><Relationship Id="rId275" Type="http://schemas.openxmlformats.org/officeDocument/2006/relationships/hyperlink" Target="https://developer.android.com/reference/android/app/IntentService.html" TargetMode="External"/><Relationship Id="rId300" Type="http://schemas.openxmlformats.org/officeDocument/2006/relationships/hyperlink" Target="https://developer.android.com/reference/android/app/Service.html" TargetMode="External"/><Relationship Id="rId482" Type="http://schemas.openxmlformats.org/officeDocument/2006/relationships/hyperlink" Target="https://developer.android.com/reference/java/util/concurrent/Executor.html" TargetMode="External"/><Relationship Id="rId538" Type="http://schemas.openxmlformats.org/officeDocument/2006/relationships/hyperlink" Target="http://selendroid.io/" TargetMode="External"/><Relationship Id="rId81" Type="http://schemas.openxmlformats.org/officeDocument/2006/relationships/hyperlink" Target="https://developer.android.com/guide/topics/manifest/intent-filter-element.html" TargetMode="External"/><Relationship Id="rId135" Type="http://schemas.openxmlformats.org/officeDocument/2006/relationships/hyperlink" Target="https://developer.android.com/reference/android/app/Service.html" TargetMode="External"/><Relationship Id="rId177" Type="http://schemas.openxmlformats.org/officeDocument/2006/relationships/hyperlink" Target="http://www.vogella.com/tutorials/AndroidIntent/article.html" TargetMode="External"/><Relationship Id="rId342" Type="http://schemas.openxmlformats.org/officeDocument/2006/relationships/hyperlink" Target="https://developer.android.com/reference/android/os/IBinder.html" TargetMode="External"/><Relationship Id="rId384" Type="http://schemas.openxmlformats.org/officeDocument/2006/relationships/hyperlink" Target="http://www.vogella.com/tutorials/AndroidMedia/article.html" TargetMode="External"/><Relationship Id="rId202" Type="http://schemas.openxmlformats.org/officeDocument/2006/relationships/hyperlink" Target="https://developer.android.com/reference/android/content/Context.html" TargetMode="External"/><Relationship Id="rId244" Type="http://schemas.openxmlformats.org/officeDocument/2006/relationships/hyperlink" Target="https://developer.android.com/reference/android/content/Context.html" TargetMode="External"/><Relationship Id="rId39" Type="http://schemas.openxmlformats.org/officeDocument/2006/relationships/image" Target="media/image30.png"/><Relationship Id="rId286" Type="http://schemas.openxmlformats.org/officeDocument/2006/relationships/hyperlink" Target="https://developer.android.com/reference/android/app/IntentService.html" TargetMode="External"/><Relationship Id="rId451" Type="http://schemas.openxmlformats.org/officeDocument/2006/relationships/hyperlink" Target="https://developer.android.com/reference/android/app/job/JobScheduler.html" TargetMode="External"/><Relationship Id="rId493" Type="http://schemas.openxmlformats.org/officeDocument/2006/relationships/hyperlink" Target="http://www.irdroid.com/purchase/?ap_id=1004" TargetMode="External"/><Relationship Id="rId507" Type="http://schemas.openxmlformats.org/officeDocument/2006/relationships/hyperlink" Target="https://developer.android.com/reference/java/lang/Object.html" TargetMode="External"/><Relationship Id="rId549" Type="http://schemas.openxmlformats.org/officeDocument/2006/relationships/hyperlink" Target="http://android.git.kernel.org/?p=platform/packages/apps/AlarmClock.git;a=blob;f=src/com/android/alarmclock/AlarmClock.java;h=75477fd01568d438c543facb34e8f8c877459611;hb=HEAD" TargetMode="External"/><Relationship Id="rId50" Type="http://schemas.openxmlformats.org/officeDocument/2006/relationships/hyperlink" Target="https://developer.android.com/guide/topics/manifest/uses-permission-element.html" TargetMode="External"/><Relationship Id="rId104" Type="http://schemas.openxmlformats.org/officeDocument/2006/relationships/hyperlink" Target="https://developer.android.com/guide/topics/manifest/permission-element.html" TargetMode="External"/><Relationship Id="rId146" Type="http://schemas.openxmlformats.org/officeDocument/2006/relationships/hyperlink" Target="https://developer.android.com/guide/topics/manifest/intent-filter-element.html" TargetMode="External"/><Relationship Id="rId188" Type="http://schemas.openxmlformats.org/officeDocument/2006/relationships/hyperlink" Target="https://developer.android.com/guide/components/activities.html" TargetMode="External"/><Relationship Id="rId311" Type="http://schemas.openxmlformats.org/officeDocument/2006/relationships/hyperlink" Target="https://developer.android.com/reference/android/app/Service.html" TargetMode="External"/><Relationship Id="rId353" Type="http://schemas.openxmlformats.org/officeDocument/2006/relationships/hyperlink" Target="https://developer.android.com/guide/topics/ui/notifiers/notifications.html" TargetMode="External"/><Relationship Id="rId395" Type="http://schemas.openxmlformats.org/officeDocument/2006/relationships/hyperlink" Target="https://developer.android.com/guide/topics/resources/providing-resources.html" TargetMode="External"/><Relationship Id="rId409" Type="http://schemas.openxmlformats.org/officeDocument/2006/relationships/hyperlink" Target="https://developer.android.com/reference/android/view/View.html" TargetMode="External"/><Relationship Id="rId560" Type="http://schemas.openxmlformats.org/officeDocument/2006/relationships/hyperlink" Target="https://developer.android.com/reference/android/webkit/WebView.html" TargetMode="External"/><Relationship Id="rId92" Type="http://schemas.openxmlformats.org/officeDocument/2006/relationships/hyperlink" Target="https://developer.android.com/guide/topics/manifest/manifest-element.html" TargetMode="External"/><Relationship Id="rId213" Type="http://schemas.openxmlformats.org/officeDocument/2006/relationships/hyperlink" Target="https://developer.android.com/reference/android/content/Intent.html" TargetMode="External"/><Relationship Id="rId420" Type="http://schemas.openxmlformats.org/officeDocument/2006/relationships/hyperlink" Target="https://developer.android.com/reference/android/view/View.html" TargetMode="External"/><Relationship Id="rId255" Type="http://schemas.openxmlformats.org/officeDocument/2006/relationships/hyperlink" Target="https://developer.android.com/guide/topics/manifest/service-element.html" TargetMode="External"/><Relationship Id="rId297" Type="http://schemas.openxmlformats.org/officeDocument/2006/relationships/hyperlink" Target="https://developer.android.com/reference/android/app/Service.html" TargetMode="External"/><Relationship Id="rId462" Type="http://schemas.openxmlformats.org/officeDocument/2006/relationships/hyperlink" Target="https://developer.android.com/reference/android/app/Service.html" TargetMode="External"/><Relationship Id="rId518" Type="http://schemas.openxmlformats.org/officeDocument/2006/relationships/hyperlink" Target="http://square.github.io/okhttp/" TargetMode="External"/><Relationship Id="rId115" Type="http://schemas.openxmlformats.org/officeDocument/2006/relationships/hyperlink" Target="https://developer.android.com/guide/topics/manifest/uses-sdk-element.html" TargetMode="External"/><Relationship Id="rId157" Type="http://schemas.openxmlformats.org/officeDocument/2006/relationships/hyperlink" Target="https://developer.android.com/guide/topics/manifest/permission-element.html" TargetMode="External"/><Relationship Id="rId322" Type="http://schemas.openxmlformats.org/officeDocument/2006/relationships/hyperlink" Target="https://developer.android.com/reference/android/content/Intent.html" TargetMode="External"/><Relationship Id="rId364" Type="http://schemas.openxmlformats.org/officeDocument/2006/relationships/hyperlink" Target="https://developer.android.com/reference/android/content/Context.html" TargetMode="External"/><Relationship Id="rId61" Type="http://schemas.openxmlformats.org/officeDocument/2006/relationships/hyperlink" Target="https://developer.android.com/guide/topics/manifest/application-element.html" TargetMode="External"/><Relationship Id="rId199" Type="http://schemas.openxmlformats.org/officeDocument/2006/relationships/hyperlink" Target="https://developer.android.com/guide/components/services.html" TargetMode="External"/><Relationship Id="rId19" Type="http://schemas.openxmlformats.org/officeDocument/2006/relationships/image" Target="media/image10.jpeg"/><Relationship Id="rId224" Type="http://schemas.openxmlformats.org/officeDocument/2006/relationships/hyperlink" Target="https://developer.android.com/reference/android/content/Context.html" TargetMode="External"/><Relationship Id="rId266" Type="http://schemas.openxmlformats.org/officeDocument/2006/relationships/hyperlink" Target="https://developer.android.com/reference/android/app/Service.html" TargetMode="External"/><Relationship Id="rId431" Type="http://schemas.openxmlformats.org/officeDocument/2006/relationships/hyperlink" Target="http://www.learn-android.com/2010/01/05/android-layout-tutorial/4/" TargetMode="External"/><Relationship Id="rId473" Type="http://schemas.openxmlformats.org/officeDocument/2006/relationships/hyperlink" Target="https://developer.android.com/reference/android/app/Service.html" TargetMode="External"/><Relationship Id="rId529" Type="http://schemas.openxmlformats.org/officeDocument/2006/relationships/hyperlink" Target="https://www.icanlocalize.com/site/tutorials/android-application-localization-tutorial/" TargetMode="External"/><Relationship Id="rId30" Type="http://schemas.openxmlformats.org/officeDocument/2006/relationships/image" Target="media/image21.png"/><Relationship Id="rId126" Type="http://schemas.openxmlformats.org/officeDocument/2006/relationships/hyperlink" Target="https://developer.android.com/guide/topics/manifest/application-element.html" TargetMode="External"/><Relationship Id="rId168" Type="http://schemas.openxmlformats.org/officeDocument/2006/relationships/hyperlink" Target="http://www.vogella.com/tutorials/AndroidIntent/article.html" TargetMode="External"/><Relationship Id="rId333" Type="http://schemas.openxmlformats.org/officeDocument/2006/relationships/hyperlink" Target="https://developer.android.com/reference/android/app/Service.html" TargetMode="External"/><Relationship Id="rId540" Type="http://schemas.openxmlformats.org/officeDocument/2006/relationships/hyperlink" Target="https://developer.android.com/reference/java/lang/ref/Reference.html" TargetMode="External"/><Relationship Id="rId72" Type="http://schemas.openxmlformats.org/officeDocument/2006/relationships/hyperlink" Target="https://developer.android.com/guide/topics/manifest/intent-filter-element.html" TargetMode="External"/><Relationship Id="rId375" Type="http://schemas.openxmlformats.org/officeDocument/2006/relationships/hyperlink" Target="http://codetheory.in/android-intent-filters/" TargetMode="External"/><Relationship Id="rId3" Type="http://schemas.openxmlformats.org/officeDocument/2006/relationships/settings" Target="settings.xml"/><Relationship Id="rId235" Type="http://schemas.openxmlformats.org/officeDocument/2006/relationships/hyperlink" Target="https://developer.android.com/reference/android/app/Service.html" TargetMode="External"/><Relationship Id="rId277" Type="http://schemas.openxmlformats.org/officeDocument/2006/relationships/hyperlink" Target="https://developer.android.com/reference/android/app/IntentService.html" TargetMode="External"/><Relationship Id="rId400" Type="http://schemas.openxmlformats.org/officeDocument/2006/relationships/hyperlink" Target="https://developer.android.com/guide/topics/resources/available-resources.html" TargetMode="External"/><Relationship Id="rId442" Type="http://schemas.openxmlformats.org/officeDocument/2006/relationships/hyperlink" Target="https://developer.android.com/training/custom-views/custom-drawing.html" TargetMode="External"/><Relationship Id="rId484" Type="http://schemas.openxmlformats.org/officeDocument/2006/relationships/hyperlink" Target="https://developer.android.com/reference/java/util/concurrent/FutureTask.html" TargetMode="External"/><Relationship Id="rId137" Type="http://schemas.openxmlformats.org/officeDocument/2006/relationships/hyperlink" Target="https://developer.android.com/guide/topics/manifest/manifest-element.html" TargetMode="External"/><Relationship Id="rId302" Type="http://schemas.openxmlformats.org/officeDocument/2006/relationships/hyperlink" Target="https://developer.android.com/reference/android/app/Service.html" TargetMode="External"/><Relationship Id="rId344" Type="http://schemas.openxmlformats.org/officeDocument/2006/relationships/hyperlink" Target="https://developer.android.com/reference/android/app/Service.html" TargetMode="External"/><Relationship Id="rId41" Type="http://schemas.openxmlformats.org/officeDocument/2006/relationships/image" Target="media/image32.jpeg"/><Relationship Id="rId83" Type="http://schemas.openxmlformats.org/officeDocument/2006/relationships/hyperlink" Target="https://developer.android.com/guide/topics/manifest/meta-data-element.html" TargetMode="External"/><Relationship Id="rId179" Type="http://schemas.openxmlformats.org/officeDocument/2006/relationships/hyperlink" Target="https://developer.android.com/guide/components/fundamentals.html" TargetMode="External"/><Relationship Id="rId386" Type="http://schemas.openxmlformats.org/officeDocument/2006/relationships/hyperlink" Target="http://developer.android.com/guide/appendix/media-formats.html" TargetMode="External"/><Relationship Id="rId551" Type="http://schemas.openxmlformats.org/officeDocument/2006/relationships/hyperlink" Target="http://stackoverflow.com/questions/25773928/setting-launchmode-singletask-vs-setting-activity-launchmode-singletop" TargetMode="External"/><Relationship Id="rId190" Type="http://schemas.openxmlformats.org/officeDocument/2006/relationships/hyperlink" Target="https://developer.android.com/reference/android/app/job/JobScheduler.html" TargetMode="External"/><Relationship Id="rId204" Type="http://schemas.openxmlformats.org/officeDocument/2006/relationships/hyperlink" Target="https://developer.android.com/reference/android/app/job/JobScheduler.html" TargetMode="External"/><Relationship Id="rId246" Type="http://schemas.openxmlformats.org/officeDocument/2006/relationships/hyperlink" Target="https://developer.android.com/guide/topics/manifest/application-element.html" TargetMode="External"/><Relationship Id="rId288" Type="http://schemas.openxmlformats.org/officeDocument/2006/relationships/hyperlink" Target="https://developer.android.com/reference/android/app/IntentService.html" TargetMode="External"/><Relationship Id="rId411" Type="http://schemas.openxmlformats.org/officeDocument/2006/relationships/hyperlink" Target="https://developer.android.com/reference/android/view/View.html" TargetMode="External"/><Relationship Id="rId453" Type="http://schemas.openxmlformats.org/officeDocument/2006/relationships/hyperlink" Target="https://developer.android.com/reference/android/content/Context.html" TargetMode="External"/><Relationship Id="rId509" Type="http://schemas.openxmlformats.org/officeDocument/2006/relationships/hyperlink" Target="https://developer.android.com/reference/android/content/Context.html" TargetMode="External"/><Relationship Id="rId106" Type="http://schemas.openxmlformats.org/officeDocument/2006/relationships/hyperlink" Target="https://developer.android.com/guide/topics/manifest/permission-tree-element.html" TargetMode="External"/><Relationship Id="rId313" Type="http://schemas.openxmlformats.org/officeDocument/2006/relationships/hyperlink" Target="https://developer.android.com/reference/android/app/Service.html" TargetMode="External"/><Relationship Id="rId495" Type="http://schemas.openxmlformats.org/officeDocument/2006/relationships/hyperlink" Target="http://www.diyphonegadgets.com/2013/10/udoo-best-tool-so-far-to-create-diy.html" TargetMode="External"/><Relationship Id="rId10" Type="http://schemas.openxmlformats.org/officeDocument/2006/relationships/hyperlink" Target="http://developer.android.com/wear/index.html" TargetMode="External"/><Relationship Id="rId52" Type="http://schemas.openxmlformats.org/officeDocument/2006/relationships/hyperlink" Target="https://developer.android.com/guide/topics/manifest/permission-tree-element.html" TargetMode="External"/><Relationship Id="rId94" Type="http://schemas.openxmlformats.org/officeDocument/2006/relationships/hyperlink" Target="https://developer.android.com/guide/topics/manifest/activity-element.html" TargetMode="External"/><Relationship Id="rId148" Type="http://schemas.openxmlformats.org/officeDocument/2006/relationships/hyperlink" Target="https://developer.android.com/guide/topics/manifest/uses-permission-element.html" TargetMode="External"/><Relationship Id="rId355" Type="http://schemas.openxmlformats.org/officeDocument/2006/relationships/hyperlink" Target="https://developer.android.com/reference/android/app/Notification.html" TargetMode="External"/><Relationship Id="rId397" Type="http://schemas.openxmlformats.org/officeDocument/2006/relationships/hyperlink" Target="https://developer.android.com/guide/topics/resources/runtime-changes.html" TargetMode="External"/><Relationship Id="rId520" Type="http://schemas.openxmlformats.org/officeDocument/2006/relationships/hyperlink" Target="http://naveenbalani.com/index.php/2010/05/deliver-web-services-to-mobiles/" TargetMode="External"/><Relationship Id="rId562" Type="http://schemas.openxmlformats.org/officeDocument/2006/relationships/hyperlink" Target="http://stackoverflow.com/questions/29585449/fragment-back-stack-management-on-android" TargetMode="External"/><Relationship Id="rId215" Type="http://schemas.openxmlformats.org/officeDocument/2006/relationships/hyperlink" Target="https://developer.android.com/reference/android/app/Activity.html" TargetMode="External"/><Relationship Id="rId257" Type="http://schemas.openxmlformats.org/officeDocument/2006/relationships/hyperlink" Target="https://developer.android.com/reference/android/app/Service.html" TargetMode="External"/><Relationship Id="rId422" Type="http://schemas.openxmlformats.org/officeDocument/2006/relationships/hyperlink" Target="https://developer.android.com/reference/android/widget/LinearLayout.html" TargetMode="External"/><Relationship Id="rId464" Type="http://schemas.openxmlformats.org/officeDocument/2006/relationships/hyperlink" Target="https://developer.android.com/reference/android/app/Service.html" TargetMode="External"/><Relationship Id="rId299" Type="http://schemas.openxmlformats.org/officeDocument/2006/relationships/hyperlink" Target="https://developer.android.com/reference/android/app/Service.html" TargetMode="External"/><Relationship Id="rId63" Type="http://schemas.openxmlformats.org/officeDocument/2006/relationships/hyperlink" Target="https://developer.android.com/guide/topics/manifest/intent-filter-element.html" TargetMode="External"/><Relationship Id="rId159" Type="http://schemas.openxmlformats.org/officeDocument/2006/relationships/image" Target="media/image37.jpeg"/><Relationship Id="rId366" Type="http://schemas.openxmlformats.org/officeDocument/2006/relationships/hyperlink" Target="https://developer.android.com/reference/android/content/Context.html" TargetMode="External"/><Relationship Id="rId226" Type="http://schemas.openxmlformats.org/officeDocument/2006/relationships/hyperlink" Target="https://developer.android.com/reference/android/content/Context.html" TargetMode="External"/><Relationship Id="rId433" Type="http://schemas.openxmlformats.org/officeDocument/2006/relationships/hyperlink" Target="http://www.learn-android.com/2010/01/05/android-layout-tutorial/6/" TargetMode="External"/><Relationship Id="rId74" Type="http://schemas.openxmlformats.org/officeDocument/2006/relationships/hyperlink" Target="https://developer.android.com/guide/topics/manifest/activity-alias-element.html" TargetMode="External"/><Relationship Id="rId377" Type="http://schemas.openxmlformats.org/officeDocument/2006/relationships/hyperlink" Target="https://developer.android.com/reference/android/content/ContentProvider.html" TargetMode="External"/><Relationship Id="rId500" Type="http://schemas.openxmlformats.org/officeDocument/2006/relationships/hyperlink" Target="http://www.google.com/url?sa=D&amp;q=http://www.amarino-toolkit.net/&amp;usg=AFQjCNG-FOL0-0lFtFu2ir-vMJDEigdvnw" TargetMode="External"/><Relationship Id="rId5" Type="http://schemas.openxmlformats.org/officeDocument/2006/relationships/footnotes" Target="footnotes.xml"/><Relationship Id="rId237" Type="http://schemas.openxmlformats.org/officeDocument/2006/relationships/hyperlink" Target="https://developer.android.com/reference/android/content/Context.html" TargetMode="External"/><Relationship Id="rId444" Type="http://schemas.openxmlformats.org/officeDocument/2006/relationships/hyperlink" Target="https://developer.android.com/training/custom-views/optimizing-view.html" TargetMode="External"/><Relationship Id="rId290" Type="http://schemas.openxmlformats.org/officeDocument/2006/relationships/hyperlink" Target="https://developer.android.com/reference/android/app/Service.html" TargetMode="External"/><Relationship Id="rId304" Type="http://schemas.openxmlformats.org/officeDocument/2006/relationships/hyperlink" Target="https://developer.android.com/reference/android/app/Service.html" TargetMode="External"/><Relationship Id="rId388" Type="http://schemas.openxmlformats.org/officeDocument/2006/relationships/hyperlink" Target="https://play.google.com/store/apps/details?id=com.flyingdutchman.playlistmanager&amp;hl=en" TargetMode="External"/><Relationship Id="rId511" Type="http://schemas.openxmlformats.org/officeDocument/2006/relationships/hyperlink" Target="https://developer.android.com/guide/topics/connectivity/bluetooth-le.html" TargetMode="External"/><Relationship Id="rId85" Type="http://schemas.openxmlformats.org/officeDocument/2006/relationships/hyperlink" Target="https://developer.android.com/guide/topics/manifest/provider-element.html" TargetMode="External"/><Relationship Id="rId150" Type="http://schemas.openxmlformats.org/officeDocument/2006/relationships/hyperlink" Target="https://developer.android.com/guide/topics/manifest/uses-permission-element.html" TargetMode="External"/><Relationship Id="rId248" Type="http://schemas.openxmlformats.org/officeDocument/2006/relationships/hyperlink" Target="https://developer.android.com/guide/topics/manifest/service-element.html" TargetMode="External"/><Relationship Id="rId455" Type="http://schemas.openxmlformats.org/officeDocument/2006/relationships/hyperlink" Target="https://developer.android.com/reference/android/app/Service.html" TargetMode="External"/><Relationship Id="rId12" Type="http://schemas.openxmlformats.org/officeDocument/2006/relationships/image" Target="media/image3.jpeg"/><Relationship Id="rId108" Type="http://schemas.openxmlformats.org/officeDocument/2006/relationships/hyperlink" Target="https://developer.android.com/guide/topics/manifest/receiver-element.html" TargetMode="External"/><Relationship Id="rId315" Type="http://schemas.openxmlformats.org/officeDocument/2006/relationships/hyperlink" Target="https://developer.android.com/reference/android/content/Context.html" TargetMode="External"/><Relationship Id="rId522" Type="http://schemas.openxmlformats.org/officeDocument/2006/relationships/image" Target="media/image48.png"/><Relationship Id="rId96" Type="http://schemas.openxmlformats.org/officeDocument/2006/relationships/hyperlink" Target="https://developer.android.com/guide/topics/manifest/application-element.html" TargetMode="External"/><Relationship Id="rId161" Type="http://schemas.openxmlformats.org/officeDocument/2006/relationships/hyperlink" Target="http://www.vogella.com/tutorials/AndroidIntent/article.html" TargetMode="External"/><Relationship Id="rId399" Type="http://schemas.openxmlformats.org/officeDocument/2006/relationships/hyperlink" Target="https://developer.android.com/guide/topics/resources/complex-xml-resources.html" TargetMode="External"/><Relationship Id="rId259" Type="http://schemas.openxmlformats.org/officeDocument/2006/relationships/hyperlink" Target="https://developer.android.com/reference/android/content/Context.html" TargetMode="External"/><Relationship Id="rId466" Type="http://schemas.openxmlformats.org/officeDocument/2006/relationships/hyperlink" Target="https://developer.android.com/reference/android/os/IBinder.html" TargetMode="External"/><Relationship Id="rId23" Type="http://schemas.openxmlformats.org/officeDocument/2006/relationships/image" Target="media/image14.jpeg"/><Relationship Id="rId119" Type="http://schemas.openxmlformats.org/officeDocument/2006/relationships/hyperlink" Target="https://developer.android.com/guide/topics/manifest/provider-element.html" TargetMode="External"/><Relationship Id="rId326" Type="http://schemas.openxmlformats.org/officeDocument/2006/relationships/hyperlink" Target="https://developer.android.com/reference/android/app/Service.html" TargetMode="External"/><Relationship Id="rId533" Type="http://schemas.openxmlformats.org/officeDocument/2006/relationships/hyperlink" Target="http://robolectri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136</Pages>
  <Words>45495</Words>
  <Characters>259324</Characters>
  <Application>Microsoft Office Word</Application>
  <DocSecurity>0</DocSecurity>
  <Lines>2161</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dc:creator>
  <cp:lastModifiedBy>pariweshg@gmail.com</cp:lastModifiedBy>
  <cp:revision>9</cp:revision>
  <dcterms:created xsi:type="dcterms:W3CDTF">2017-12-26T03:11:00Z</dcterms:created>
  <dcterms:modified xsi:type="dcterms:W3CDTF">2025-07-04T11:12:00Z</dcterms:modified>
</cp:coreProperties>
</file>